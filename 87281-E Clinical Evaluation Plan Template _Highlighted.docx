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A89BE8" w14:textId="77777777" w:rsidR="005E2B2D" w:rsidRPr="00FE3FE5" w:rsidRDefault="005E2B2D" w:rsidP="002021CC">
      <w:pPr>
        <w:pStyle w:val="Heading1"/>
        <w:numPr>
          <w:ilvl w:val="0"/>
          <w:numId w:val="0"/>
        </w:numPr>
        <w:ind w:left="720"/>
        <w:rPr>
          <w:szCs w:val="24"/>
        </w:rPr>
      </w:pPr>
      <w:bookmarkStart w:id="0" w:name="ItemTitle2"/>
    </w:p>
    <w:p w14:paraId="0F6B8ABE" w14:textId="77777777" w:rsidR="005E2B2D" w:rsidRPr="00FE3FE5" w:rsidRDefault="005E2B2D" w:rsidP="00AC26BD">
      <w:pPr>
        <w:pStyle w:val="BT1BodyTextI1"/>
        <w:rPr>
          <w:rFonts w:cs="Arial"/>
        </w:rPr>
      </w:pPr>
    </w:p>
    <w:p w14:paraId="2B564CCF" w14:textId="77777777" w:rsidR="00FE3FE5" w:rsidRDefault="007D1604" w:rsidP="00C22541">
      <w:pPr>
        <w:pStyle w:val="BT1BodyTextI1"/>
        <w:jc w:val="center"/>
        <w:rPr>
          <w:rFonts w:cs="Arial"/>
          <w:b/>
        </w:rPr>
      </w:pPr>
      <w:r w:rsidRPr="00FE3FE5">
        <w:rPr>
          <w:rFonts w:cs="Arial"/>
        </w:rPr>
        <w:br/>
      </w:r>
      <w:bookmarkStart w:id="1" w:name="DocTitle"/>
      <w:r w:rsidR="005E2B2D" w:rsidRPr="00FE3FE5">
        <w:rPr>
          <w:rFonts w:cs="Arial"/>
          <w:b/>
        </w:rPr>
        <w:t>Clinical Evaluation Plan for</w:t>
      </w:r>
    </w:p>
    <w:p w14:paraId="5AD4CD4D" w14:textId="3A1AA5C5" w:rsidR="009E010B" w:rsidRPr="00FE3FE5" w:rsidRDefault="005E2B2D" w:rsidP="00C22541">
      <w:pPr>
        <w:pStyle w:val="BT1BodyTextI1"/>
        <w:jc w:val="center"/>
        <w:rPr>
          <w:ins w:id="2" w:author="Madhura Ramojwar" w:date="2021-04-21T18:06:00Z"/>
          <w:rFonts w:cs="Arial"/>
          <w:b/>
        </w:rPr>
      </w:pPr>
      <w:r w:rsidRPr="00FE3FE5">
        <w:rPr>
          <w:rFonts w:cs="Arial"/>
          <w:b/>
        </w:rPr>
        <w:t xml:space="preserve"> </w:t>
      </w:r>
      <w:ins w:id="3" w:author="Madhura Ramojwar" w:date="2021-04-21T18:06:00Z">
        <w:r w:rsidR="009E010B" w:rsidRPr="00FE3FE5">
          <w:rPr>
            <w:rFonts w:cs="Arial"/>
            <w:b/>
          </w:rPr>
          <w:t>Axium Neurostimulator System</w:t>
        </w:r>
      </w:ins>
    </w:p>
    <w:bookmarkEnd w:id="1"/>
    <w:p w14:paraId="5D633682" w14:textId="6E61FB4F" w:rsidR="005E2B2D" w:rsidRPr="00FE3FE5" w:rsidRDefault="007D1604" w:rsidP="00FE3FE5">
      <w:pPr>
        <w:pStyle w:val="BT1BodyTextI1"/>
        <w:jc w:val="center"/>
        <w:rPr>
          <w:rFonts w:cs="Arial"/>
          <w:b/>
        </w:rPr>
      </w:pPr>
      <w:r w:rsidRPr="00FE3FE5">
        <w:rPr>
          <w:rFonts w:cs="Arial"/>
          <w:b/>
        </w:rPr>
        <w:br/>
      </w:r>
    </w:p>
    <w:bookmarkEnd w:id="0"/>
    <w:p w14:paraId="31FE30FE" w14:textId="77777777" w:rsidR="00E33087" w:rsidRPr="00FE3FE5" w:rsidRDefault="00E33087" w:rsidP="00AC26BD">
      <w:pPr>
        <w:pStyle w:val="BT1BodyTextI1"/>
        <w:rPr>
          <w:rFonts w:cs="Arial"/>
        </w:rPr>
      </w:pPr>
    </w:p>
    <w:p w14:paraId="5CE07A90" w14:textId="7A29FEF3" w:rsidR="009E11D0" w:rsidRPr="00FE3FE5" w:rsidRDefault="00E33087" w:rsidP="00AC26BD">
      <w:pPr>
        <w:pStyle w:val="BT1BodyTextI1"/>
        <w:rPr>
          <w:rFonts w:cs="Arial"/>
          <w:b/>
        </w:rPr>
      </w:pPr>
      <w:bookmarkStart w:id="4" w:name="_Toc478131997"/>
      <w:bookmarkStart w:id="5" w:name="_Toc478132069"/>
      <w:r w:rsidRPr="00FE3FE5">
        <w:rPr>
          <w:rFonts w:cs="Arial"/>
          <w:b/>
        </w:rPr>
        <w:t>A</w:t>
      </w:r>
      <w:r w:rsidR="004B2780" w:rsidRPr="00FE3FE5">
        <w:rPr>
          <w:rFonts w:cs="Arial"/>
          <w:b/>
        </w:rPr>
        <w:t>pproval:</w:t>
      </w:r>
      <w:bookmarkEnd w:id="4"/>
      <w:bookmarkEnd w:id="5"/>
    </w:p>
    <w:tbl>
      <w:tblPr>
        <w:tblStyle w:val="TableGrid"/>
        <w:tblW w:w="10080" w:type="dxa"/>
        <w:tblLayout w:type="fixed"/>
        <w:tblLook w:val="01E0" w:firstRow="1" w:lastRow="1" w:firstColumn="1" w:lastColumn="1" w:noHBand="0" w:noVBand="0"/>
      </w:tblPr>
      <w:tblGrid>
        <w:gridCol w:w="2070"/>
        <w:gridCol w:w="2970"/>
        <w:gridCol w:w="5040"/>
      </w:tblGrid>
      <w:tr w:rsidR="00730E11" w:rsidRPr="00FE3FE5" w14:paraId="13545ED0" w14:textId="77777777" w:rsidTr="000F2D37">
        <w:trPr>
          <w:ins w:id="6" w:author="Madhura Ramojwar" w:date="2021-04-22T15:59:00Z"/>
        </w:trPr>
        <w:tc>
          <w:tcPr>
            <w:tcW w:w="2070" w:type="dxa"/>
            <w:vAlign w:val="center"/>
          </w:tcPr>
          <w:p w14:paraId="3DA92EAA" w14:textId="77777777" w:rsidR="00730E11" w:rsidRPr="00FE3FE5" w:rsidRDefault="00730E11" w:rsidP="000F2D37">
            <w:pPr>
              <w:pStyle w:val="TableHeader"/>
              <w:rPr>
                <w:ins w:id="7" w:author="Madhura Ramojwar" w:date="2021-04-22T15:59:00Z"/>
                <w:rFonts w:cs="Arial"/>
                <w:sz w:val="24"/>
                <w:szCs w:val="24"/>
              </w:rPr>
            </w:pPr>
            <w:ins w:id="8" w:author="Madhura Ramojwar" w:date="2021-04-22T15:59:00Z">
              <w:r w:rsidRPr="00FE3FE5">
                <w:rPr>
                  <w:rFonts w:cs="Arial"/>
                  <w:sz w:val="24"/>
                  <w:szCs w:val="24"/>
                </w:rPr>
                <w:t>Role</w:t>
              </w:r>
            </w:ins>
          </w:p>
        </w:tc>
        <w:tc>
          <w:tcPr>
            <w:tcW w:w="2970" w:type="dxa"/>
            <w:vAlign w:val="center"/>
          </w:tcPr>
          <w:p w14:paraId="1E700182" w14:textId="77777777" w:rsidR="00730E11" w:rsidRPr="00FE3FE5" w:rsidRDefault="00730E11" w:rsidP="000F2D37">
            <w:pPr>
              <w:pStyle w:val="TableHeader"/>
              <w:rPr>
                <w:ins w:id="9" w:author="Madhura Ramojwar" w:date="2021-04-22T15:59:00Z"/>
                <w:rFonts w:cs="Arial"/>
                <w:sz w:val="24"/>
                <w:szCs w:val="24"/>
              </w:rPr>
            </w:pPr>
            <w:ins w:id="10" w:author="Madhura Ramojwar" w:date="2021-04-22T15:59:00Z">
              <w:r w:rsidRPr="00FE3FE5">
                <w:rPr>
                  <w:rFonts w:cs="Arial"/>
                  <w:sz w:val="24"/>
                  <w:szCs w:val="24"/>
                </w:rPr>
                <w:t>Approver</w:t>
              </w:r>
            </w:ins>
          </w:p>
        </w:tc>
        <w:tc>
          <w:tcPr>
            <w:tcW w:w="5040" w:type="dxa"/>
            <w:vAlign w:val="center"/>
          </w:tcPr>
          <w:p w14:paraId="49F69239" w14:textId="77777777" w:rsidR="00730E11" w:rsidRPr="00FE3FE5" w:rsidRDefault="00730E11" w:rsidP="000F2D37">
            <w:pPr>
              <w:pStyle w:val="TableHeader"/>
              <w:rPr>
                <w:ins w:id="11" w:author="Madhura Ramojwar" w:date="2021-04-22T15:59:00Z"/>
                <w:rFonts w:cs="Arial"/>
                <w:sz w:val="24"/>
                <w:szCs w:val="24"/>
              </w:rPr>
            </w:pPr>
            <w:ins w:id="12" w:author="Madhura Ramojwar" w:date="2021-04-22T15:59:00Z">
              <w:r w:rsidRPr="00FE3FE5">
                <w:rPr>
                  <w:rFonts w:cs="Arial"/>
                  <w:sz w:val="24"/>
                  <w:szCs w:val="24"/>
                </w:rPr>
                <w:t>Signature/Date (</w:t>
              </w:r>
              <w:proofErr w:type="spellStart"/>
              <w:r w:rsidRPr="00FE3FE5">
                <w:rPr>
                  <w:rFonts w:cs="Arial"/>
                  <w:sz w:val="24"/>
                  <w:szCs w:val="24"/>
                </w:rPr>
                <w:t>ddMMMyyyy</w:t>
              </w:r>
              <w:proofErr w:type="spellEnd"/>
              <w:r w:rsidRPr="00FE3FE5">
                <w:rPr>
                  <w:rFonts w:cs="Arial"/>
                  <w:sz w:val="24"/>
                  <w:szCs w:val="24"/>
                </w:rPr>
                <w:t>)</w:t>
              </w:r>
            </w:ins>
          </w:p>
        </w:tc>
      </w:tr>
      <w:tr w:rsidR="00730E11" w:rsidRPr="00FE3FE5" w14:paraId="284C3782" w14:textId="77777777" w:rsidTr="000F2D37">
        <w:tblPrEx>
          <w:tblLook w:val="04A0" w:firstRow="1" w:lastRow="0" w:firstColumn="1" w:lastColumn="0" w:noHBand="0" w:noVBand="1"/>
        </w:tblPrEx>
        <w:trPr>
          <w:trHeight w:hRule="exact" w:val="1005"/>
          <w:ins w:id="13" w:author="Madhura Ramojwar" w:date="2021-04-22T15:59:00Z"/>
        </w:trPr>
        <w:tc>
          <w:tcPr>
            <w:tcW w:w="2070" w:type="dxa"/>
            <w:vAlign w:val="center"/>
          </w:tcPr>
          <w:p w14:paraId="26C61DB1" w14:textId="77777777" w:rsidR="00730E11" w:rsidRPr="00FE3FE5" w:rsidRDefault="00730E11" w:rsidP="000F2D37">
            <w:pPr>
              <w:pStyle w:val="TableEntry"/>
              <w:rPr>
                <w:ins w:id="14" w:author="Madhura Ramojwar" w:date="2021-04-22T15:59:00Z"/>
                <w:rFonts w:cs="Arial"/>
                <w:sz w:val="24"/>
                <w:szCs w:val="24"/>
              </w:rPr>
            </w:pPr>
            <w:ins w:id="15" w:author="Madhura Ramojwar" w:date="2021-04-22T15:59:00Z">
              <w:r w:rsidRPr="00FE3FE5">
                <w:rPr>
                  <w:rFonts w:cs="Arial"/>
                  <w:sz w:val="24"/>
                  <w:szCs w:val="24"/>
                </w:rPr>
                <w:t>Global Regulatory Operations-Clinical Evaluation (GRO-CE) /Author</w:t>
              </w:r>
            </w:ins>
          </w:p>
        </w:tc>
        <w:tc>
          <w:tcPr>
            <w:tcW w:w="2970" w:type="dxa"/>
            <w:vAlign w:val="center"/>
          </w:tcPr>
          <w:p w14:paraId="196DD7C2" w14:textId="77777777" w:rsidR="00730E11" w:rsidRPr="00FE3FE5" w:rsidRDefault="00730E11" w:rsidP="000F2D37">
            <w:pPr>
              <w:pStyle w:val="TableEntry"/>
              <w:rPr>
                <w:ins w:id="16" w:author="Madhura Ramojwar" w:date="2021-04-22T15:59:00Z"/>
                <w:rFonts w:cs="Arial"/>
                <w:sz w:val="24"/>
                <w:szCs w:val="24"/>
              </w:rPr>
            </w:pPr>
            <w:ins w:id="17" w:author="Madhura Ramojwar" w:date="2021-04-22T15:59:00Z">
              <w:r w:rsidRPr="00FE3FE5">
                <w:rPr>
                  <w:rFonts w:cs="Arial"/>
                  <w:sz w:val="24"/>
                  <w:szCs w:val="24"/>
                </w:rPr>
                <w:t>Amy Liu</w:t>
              </w:r>
            </w:ins>
          </w:p>
        </w:tc>
        <w:tc>
          <w:tcPr>
            <w:tcW w:w="5040" w:type="dxa"/>
            <w:vAlign w:val="center"/>
          </w:tcPr>
          <w:p w14:paraId="25FAF9C1" w14:textId="77777777" w:rsidR="00730E11" w:rsidRPr="00FE3FE5" w:rsidRDefault="00730E11" w:rsidP="000F2D37">
            <w:pPr>
              <w:pStyle w:val="TableEntry"/>
              <w:rPr>
                <w:ins w:id="18" w:author="Madhura Ramojwar" w:date="2021-04-22T15:59:00Z"/>
                <w:rFonts w:cs="Arial"/>
                <w:sz w:val="24"/>
                <w:szCs w:val="24"/>
              </w:rPr>
            </w:pPr>
            <w:ins w:id="19" w:author="Madhura Ramojwar" w:date="2021-04-22T15:59:00Z">
              <w:r w:rsidRPr="00FE3FE5">
                <w:rPr>
                  <w:rFonts w:cs="Arial"/>
                  <w:sz w:val="24"/>
                  <w:szCs w:val="24"/>
                </w:rPr>
                <w:t>See electronic signature in Windchill</w:t>
              </w:r>
            </w:ins>
          </w:p>
        </w:tc>
      </w:tr>
      <w:tr w:rsidR="00730E11" w:rsidRPr="00FE3FE5" w14:paraId="39E1E8EE" w14:textId="77777777" w:rsidTr="000F2D37">
        <w:tblPrEx>
          <w:tblLook w:val="04A0" w:firstRow="1" w:lastRow="0" w:firstColumn="1" w:lastColumn="0" w:noHBand="0" w:noVBand="1"/>
        </w:tblPrEx>
        <w:trPr>
          <w:trHeight w:hRule="exact" w:val="987"/>
          <w:ins w:id="20" w:author="Madhura Ramojwar" w:date="2021-04-22T15:59:00Z"/>
        </w:trPr>
        <w:tc>
          <w:tcPr>
            <w:tcW w:w="2070" w:type="dxa"/>
            <w:vAlign w:val="center"/>
          </w:tcPr>
          <w:p w14:paraId="0EFA3A44" w14:textId="77777777" w:rsidR="00730E11" w:rsidRPr="00FE3FE5" w:rsidRDefault="00730E11" w:rsidP="000F2D37">
            <w:pPr>
              <w:pStyle w:val="TableEntry"/>
              <w:rPr>
                <w:ins w:id="21" w:author="Madhura Ramojwar" w:date="2021-04-22T15:59:00Z"/>
                <w:rFonts w:cs="Arial"/>
                <w:sz w:val="24"/>
                <w:szCs w:val="24"/>
              </w:rPr>
            </w:pPr>
            <w:ins w:id="22" w:author="Madhura Ramojwar" w:date="2021-04-22T15:59:00Z">
              <w:r w:rsidRPr="00FE3FE5">
                <w:rPr>
                  <w:rFonts w:cs="Arial"/>
                  <w:sz w:val="24"/>
                  <w:szCs w:val="24"/>
                </w:rPr>
                <w:t>Global Regulatory Operations-Clinical Evaluation (GRO-CE) Medical Writer</w:t>
              </w:r>
            </w:ins>
          </w:p>
        </w:tc>
        <w:tc>
          <w:tcPr>
            <w:tcW w:w="2970" w:type="dxa"/>
            <w:vAlign w:val="center"/>
          </w:tcPr>
          <w:p w14:paraId="3099F37C" w14:textId="77777777" w:rsidR="00730E11" w:rsidRPr="00FE3FE5" w:rsidRDefault="00730E11" w:rsidP="000F2D37">
            <w:pPr>
              <w:pStyle w:val="TableEntry"/>
              <w:rPr>
                <w:ins w:id="23" w:author="Madhura Ramojwar" w:date="2021-04-22T15:59:00Z"/>
                <w:rFonts w:cs="Arial"/>
                <w:sz w:val="24"/>
                <w:szCs w:val="24"/>
              </w:rPr>
            </w:pPr>
            <w:ins w:id="24" w:author="Madhura Ramojwar" w:date="2021-04-22T15:59:00Z">
              <w:r w:rsidRPr="00FE3FE5">
                <w:rPr>
                  <w:rFonts w:cs="Arial"/>
                  <w:sz w:val="24"/>
                  <w:szCs w:val="24"/>
                </w:rPr>
                <w:t xml:space="preserve">Mary </w:t>
              </w:r>
              <w:proofErr w:type="spellStart"/>
              <w:r w:rsidRPr="00FE3FE5">
                <w:rPr>
                  <w:rFonts w:cs="Arial"/>
                  <w:sz w:val="24"/>
                  <w:szCs w:val="24"/>
                </w:rPr>
                <w:t>Fautsch</w:t>
              </w:r>
              <w:proofErr w:type="spellEnd"/>
              <w:r w:rsidRPr="00FE3FE5">
                <w:rPr>
                  <w:rFonts w:cs="Arial"/>
                  <w:sz w:val="24"/>
                  <w:szCs w:val="24"/>
                </w:rPr>
                <w:t xml:space="preserve"> </w:t>
              </w:r>
            </w:ins>
          </w:p>
        </w:tc>
        <w:tc>
          <w:tcPr>
            <w:tcW w:w="5040" w:type="dxa"/>
            <w:vAlign w:val="center"/>
          </w:tcPr>
          <w:p w14:paraId="1D1E990A" w14:textId="77777777" w:rsidR="00730E11" w:rsidRPr="00FE3FE5" w:rsidRDefault="00730E11" w:rsidP="000F2D37">
            <w:pPr>
              <w:pStyle w:val="TableEntry"/>
              <w:rPr>
                <w:ins w:id="25" w:author="Madhura Ramojwar" w:date="2021-04-22T15:59:00Z"/>
                <w:rFonts w:cs="Arial"/>
                <w:sz w:val="24"/>
                <w:szCs w:val="24"/>
              </w:rPr>
            </w:pPr>
            <w:ins w:id="26" w:author="Madhura Ramojwar" w:date="2021-04-22T15:59:00Z">
              <w:r w:rsidRPr="00FE3FE5">
                <w:rPr>
                  <w:rFonts w:cs="Arial"/>
                  <w:sz w:val="24"/>
                  <w:szCs w:val="24"/>
                </w:rPr>
                <w:t>See electronic signature in Windchill</w:t>
              </w:r>
            </w:ins>
          </w:p>
        </w:tc>
      </w:tr>
      <w:tr w:rsidR="00730E11" w:rsidRPr="00FE3FE5" w14:paraId="41DC6D54" w14:textId="77777777" w:rsidTr="000F2D37">
        <w:tblPrEx>
          <w:tblLook w:val="04A0" w:firstRow="1" w:lastRow="0" w:firstColumn="1" w:lastColumn="0" w:noHBand="0" w:noVBand="1"/>
        </w:tblPrEx>
        <w:trPr>
          <w:trHeight w:hRule="exact" w:val="720"/>
          <w:ins w:id="27" w:author="Madhura Ramojwar" w:date="2021-04-22T15:59:00Z"/>
        </w:trPr>
        <w:tc>
          <w:tcPr>
            <w:tcW w:w="2070" w:type="dxa"/>
            <w:vAlign w:val="center"/>
          </w:tcPr>
          <w:p w14:paraId="2AB1B333" w14:textId="77777777" w:rsidR="00730E11" w:rsidRPr="00FE3FE5" w:rsidRDefault="00730E11" w:rsidP="000F2D37">
            <w:pPr>
              <w:pStyle w:val="TableEntry"/>
              <w:rPr>
                <w:ins w:id="28" w:author="Madhura Ramojwar" w:date="2021-04-22T15:59:00Z"/>
                <w:rFonts w:cs="Arial"/>
                <w:sz w:val="24"/>
                <w:szCs w:val="24"/>
              </w:rPr>
            </w:pPr>
            <w:ins w:id="29" w:author="Madhura Ramojwar" w:date="2021-04-22T15:59:00Z">
              <w:r w:rsidRPr="00FE3FE5">
                <w:rPr>
                  <w:rFonts w:cs="Arial"/>
                  <w:sz w:val="24"/>
                  <w:szCs w:val="24"/>
                </w:rPr>
                <w:t>GRO-CE PM/Director</w:t>
              </w:r>
            </w:ins>
          </w:p>
        </w:tc>
        <w:tc>
          <w:tcPr>
            <w:tcW w:w="2970" w:type="dxa"/>
            <w:vAlign w:val="center"/>
          </w:tcPr>
          <w:p w14:paraId="7E3482F7" w14:textId="77777777" w:rsidR="00730E11" w:rsidRPr="00FE3FE5" w:rsidRDefault="00730E11" w:rsidP="000F2D37">
            <w:pPr>
              <w:pStyle w:val="TableEntry"/>
              <w:rPr>
                <w:ins w:id="30" w:author="Madhura Ramojwar" w:date="2021-04-22T15:59:00Z"/>
                <w:rFonts w:cs="Arial"/>
                <w:sz w:val="24"/>
                <w:szCs w:val="24"/>
              </w:rPr>
            </w:pPr>
            <w:ins w:id="31" w:author="Madhura Ramojwar" w:date="2021-04-22T15:59:00Z">
              <w:r w:rsidRPr="00FE3FE5">
                <w:rPr>
                  <w:rFonts w:cs="Arial"/>
                  <w:sz w:val="24"/>
                  <w:szCs w:val="24"/>
                </w:rPr>
                <w:t xml:space="preserve">Sangeeta </w:t>
              </w:r>
              <w:proofErr w:type="spellStart"/>
              <w:r w:rsidRPr="00FE3FE5">
                <w:rPr>
                  <w:rFonts w:cs="Arial"/>
                  <w:sz w:val="24"/>
                  <w:szCs w:val="24"/>
                </w:rPr>
                <w:t>Mantripragada</w:t>
              </w:r>
              <w:proofErr w:type="spellEnd"/>
            </w:ins>
          </w:p>
        </w:tc>
        <w:tc>
          <w:tcPr>
            <w:tcW w:w="5040" w:type="dxa"/>
            <w:vAlign w:val="center"/>
          </w:tcPr>
          <w:p w14:paraId="3F913CF6" w14:textId="77777777" w:rsidR="00730E11" w:rsidRPr="00FE3FE5" w:rsidRDefault="00730E11" w:rsidP="000F2D37">
            <w:pPr>
              <w:pStyle w:val="TableEntry"/>
              <w:rPr>
                <w:ins w:id="32" w:author="Madhura Ramojwar" w:date="2021-04-22T15:59:00Z"/>
                <w:rFonts w:cs="Arial"/>
                <w:sz w:val="24"/>
                <w:szCs w:val="24"/>
              </w:rPr>
            </w:pPr>
            <w:ins w:id="33" w:author="Madhura Ramojwar" w:date="2021-04-22T15:59:00Z">
              <w:r w:rsidRPr="00FE3FE5">
                <w:rPr>
                  <w:rFonts w:cs="Arial"/>
                  <w:sz w:val="24"/>
                  <w:szCs w:val="24"/>
                </w:rPr>
                <w:t>See electronic signature in Windchill</w:t>
              </w:r>
            </w:ins>
          </w:p>
        </w:tc>
      </w:tr>
      <w:tr w:rsidR="00730E11" w:rsidRPr="00FE3FE5" w14:paraId="07D01839" w14:textId="77777777" w:rsidTr="000F2D37">
        <w:tblPrEx>
          <w:tblLook w:val="04A0" w:firstRow="1" w:lastRow="0" w:firstColumn="1" w:lastColumn="0" w:noHBand="0" w:noVBand="1"/>
        </w:tblPrEx>
        <w:trPr>
          <w:trHeight w:hRule="exact" w:val="720"/>
          <w:ins w:id="34" w:author="Madhura Ramojwar" w:date="2021-04-22T15:59:00Z"/>
        </w:trPr>
        <w:tc>
          <w:tcPr>
            <w:tcW w:w="2070" w:type="dxa"/>
            <w:vAlign w:val="center"/>
          </w:tcPr>
          <w:p w14:paraId="405AFFB0" w14:textId="77777777" w:rsidR="00730E11" w:rsidRPr="00FE3FE5" w:rsidRDefault="00730E11" w:rsidP="000F2D37">
            <w:pPr>
              <w:pStyle w:val="TableEntry"/>
              <w:rPr>
                <w:ins w:id="35" w:author="Madhura Ramojwar" w:date="2021-04-22T15:59:00Z"/>
                <w:rFonts w:cs="Arial"/>
                <w:sz w:val="24"/>
                <w:szCs w:val="24"/>
              </w:rPr>
            </w:pPr>
            <w:ins w:id="36" w:author="Madhura Ramojwar" w:date="2021-04-22T15:59:00Z">
              <w:r w:rsidRPr="00FE3FE5">
                <w:rPr>
                  <w:rFonts w:cs="Arial"/>
                  <w:sz w:val="24"/>
                  <w:szCs w:val="24"/>
                </w:rPr>
                <w:t>R&amp;D/Clinical Engineering</w:t>
              </w:r>
            </w:ins>
          </w:p>
        </w:tc>
        <w:tc>
          <w:tcPr>
            <w:tcW w:w="2970" w:type="dxa"/>
            <w:vAlign w:val="center"/>
          </w:tcPr>
          <w:p w14:paraId="7E0FEA69" w14:textId="77777777" w:rsidR="00730E11" w:rsidRPr="00FE3FE5" w:rsidRDefault="00730E11" w:rsidP="000F2D37">
            <w:pPr>
              <w:pStyle w:val="TableEntry"/>
              <w:rPr>
                <w:ins w:id="37" w:author="Madhura Ramojwar" w:date="2021-04-22T15:59:00Z"/>
                <w:rFonts w:cs="Arial"/>
                <w:sz w:val="24"/>
                <w:szCs w:val="24"/>
              </w:rPr>
            </w:pPr>
            <w:proofErr w:type="spellStart"/>
            <w:ins w:id="38" w:author="Madhura Ramojwar" w:date="2021-04-22T15:59:00Z">
              <w:r w:rsidRPr="00FE3FE5">
                <w:rPr>
                  <w:rFonts w:cs="Arial"/>
                  <w:sz w:val="24"/>
                  <w:szCs w:val="24"/>
                </w:rPr>
                <w:t>Tj</w:t>
              </w:r>
              <w:proofErr w:type="spellEnd"/>
              <w:r w:rsidRPr="00FE3FE5">
                <w:rPr>
                  <w:rFonts w:cs="Arial"/>
                  <w:sz w:val="24"/>
                  <w:szCs w:val="24"/>
                </w:rPr>
                <w:t xml:space="preserve"> Baggett</w:t>
              </w:r>
            </w:ins>
          </w:p>
        </w:tc>
        <w:tc>
          <w:tcPr>
            <w:tcW w:w="5040" w:type="dxa"/>
            <w:vAlign w:val="center"/>
          </w:tcPr>
          <w:p w14:paraId="43A0B86D" w14:textId="77777777" w:rsidR="00730E11" w:rsidRPr="00FE3FE5" w:rsidRDefault="00730E11" w:rsidP="000F2D37">
            <w:pPr>
              <w:pStyle w:val="TableEntry"/>
              <w:rPr>
                <w:ins w:id="39" w:author="Madhura Ramojwar" w:date="2021-04-22T15:59:00Z"/>
                <w:rFonts w:cs="Arial"/>
                <w:sz w:val="24"/>
                <w:szCs w:val="24"/>
              </w:rPr>
            </w:pPr>
            <w:ins w:id="40" w:author="Madhura Ramojwar" w:date="2021-04-22T15:59:00Z">
              <w:r w:rsidRPr="00FE3FE5">
                <w:rPr>
                  <w:rFonts w:cs="Arial"/>
                  <w:sz w:val="24"/>
                  <w:szCs w:val="24"/>
                </w:rPr>
                <w:t>See electronic signature in Windchill</w:t>
              </w:r>
            </w:ins>
          </w:p>
        </w:tc>
      </w:tr>
      <w:tr w:rsidR="00730E11" w:rsidRPr="00FE3FE5" w14:paraId="26E4E3CB" w14:textId="77777777" w:rsidTr="000F2D37">
        <w:tblPrEx>
          <w:tblLook w:val="04A0" w:firstRow="1" w:lastRow="0" w:firstColumn="1" w:lastColumn="0" w:noHBand="0" w:noVBand="1"/>
        </w:tblPrEx>
        <w:trPr>
          <w:trHeight w:hRule="exact" w:val="720"/>
          <w:ins w:id="41" w:author="Madhura Ramojwar" w:date="2021-04-22T15:59:00Z"/>
        </w:trPr>
        <w:tc>
          <w:tcPr>
            <w:tcW w:w="2070" w:type="dxa"/>
            <w:vAlign w:val="center"/>
          </w:tcPr>
          <w:p w14:paraId="553E0864" w14:textId="77777777" w:rsidR="00730E11" w:rsidRPr="00FE3FE5" w:rsidRDefault="00730E11" w:rsidP="000F2D37">
            <w:pPr>
              <w:pStyle w:val="TableEntry"/>
              <w:rPr>
                <w:ins w:id="42" w:author="Madhura Ramojwar" w:date="2021-04-22T15:59:00Z"/>
                <w:rFonts w:cs="Arial"/>
                <w:sz w:val="24"/>
                <w:szCs w:val="24"/>
              </w:rPr>
            </w:pPr>
            <w:ins w:id="43" w:author="Madhura Ramojwar" w:date="2021-04-22T15:59:00Z">
              <w:r w:rsidRPr="00FE3FE5">
                <w:rPr>
                  <w:rFonts w:cs="Arial"/>
                  <w:sz w:val="24"/>
                  <w:szCs w:val="24"/>
                </w:rPr>
                <w:t>Regulatory Affairs</w:t>
              </w:r>
            </w:ins>
          </w:p>
        </w:tc>
        <w:tc>
          <w:tcPr>
            <w:tcW w:w="2970" w:type="dxa"/>
            <w:vAlign w:val="center"/>
          </w:tcPr>
          <w:p w14:paraId="47D4BB52" w14:textId="77777777" w:rsidR="00730E11" w:rsidRPr="00FE3FE5" w:rsidRDefault="00730E11" w:rsidP="000F2D37">
            <w:pPr>
              <w:pStyle w:val="TableEntry"/>
              <w:rPr>
                <w:ins w:id="44" w:author="Madhura Ramojwar" w:date="2021-04-22T15:59:00Z"/>
                <w:rFonts w:cs="Arial"/>
                <w:sz w:val="24"/>
                <w:szCs w:val="24"/>
              </w:rPr>
            </w:pPr>
            <w:ins w:id="45" w:author="Madhura Ramojwar" w:date="2021-04-22T15:59:00Z">
              <w:r w:rsidRPr="00FE3FE5">
                <w:rPr>
                  <w:rFonts w:cs="Arial"/>
                  <w:sz w:val="24"/>
                  <w:szCs w:val="24"/>
                </w:rPr>
                <w:t>Jordan Hanson</w:t>
              </w:r>
            </w:ins>
          </w:p>
        </w:tc>
        <w:tc>
          <w:tcPr>
            <w:tcW w:w="5040" w:type="dxa"/>
            <w:vAlign w:val="center"/>
          </w:tcPr>
          <w:p w14:paraId="47230E35" w14:textId="77777777" w:rsidR="00730E11" w:rsidRPr="00FE3FE5" w:rsidRDefault="00730E11" w:rsidP="000F2D37">
            <w:pPr>
              <w:pStyle w:val="TableEntry"/>
              <w:rPr>
                <w:ins w:id="46" w:author="Madhura Ramojwar" w:date="2021-04-22T15:59:00Z"/>
                <w:rFonts w:cs="Arial"/>
                <w:sz w:val="24"/>
                <w:szCs w:val="24"/>
              </w:rPr>
            </w:pPr>
            <w:ins w:id="47" w:author="Madhura Ramojwar" w:date="2021-04-22T15:59:00Z">
              <w:r w:rsidRPr="00FE3FE5">
                <w:rPr>
                  <w:rFonts w:cs="Arial"/>
                  <w:sz w:val="24"/>
                  <w:szCs w:val="24"/>
                </w:rPr>
                <w:t>See electronic signature in Windchill</w:t>
              </w:r>
            </w:ins>
          </w:p>
        </w:tc>
      </w:tr>
      <w:tr w:rsidR="00730E11" w:rsidRPr="00FE3FE5" w14:paraId="555F0493" w14:textId="77777777" w:rsidTr="000F2D37">
        <w:tblPrEx>
          <w:tblLook w:val="04A0" w:firstRow="1" w:lastRow="0" w:firstColumn="1" w:lastColumn="0" w:noHBand="0" w:noVBand="1"/>
        </w:tblPrEx>
        <w:trPr>
          <w:trHeight w:hRule="exact" w:val="720"/>
          <w:ins w:id="48" w:author="Madhura Ramojwar" w:date="2021-04-22T15:59:00Z"/>
        </w:trPr>
        <w:tc>
          <w:tcPr>
            <w:tcW w:w="2070" w:type="dxa"/>
            <w:vAlign w:val="center"/>
          </w:tcPr>
          <w:p w14:paraId="3603A2BC" w14:textId="77777777" w:rsidR="00730E11" w:rsidRPr="00FE3FE5" w:rsidRDefault="00730E11" w:rsidP="000F2D37">
            <w:pPr>
              <w:pStyle w:val="TableEntry"/>
              <w:rPr>
                <w:ins w:id="49" w:author="Madhura Ramojwar" w:date="2021-04-22T15:59:00Z"/>
                <w:rFonts w:cs="Arial"/>
                <w:sz w:val="24"/>
                <w:szCs w:val="24"/>
              </w:rPr>
            </w:pPr>
            <w:ins w:id="50" w:author="Madhura Ramojwar" w:date="2021-04-22T15:59:00Z">
              <w:r w:rsidRPr="00FE3FE5">
                <w:rPr>
                  <w:rFonts w:cs="Arial"/>
                  <w:sz w:val="24"/>
                  <w:szCs w:val="24"/>
                </w:rPr>
                <w:t>Medical Affairs</w:t>
              </w:r>
            </w:ins>
          </w:p>
        </w:tc>
        <w:tc>
          <w:tcPr>
            <w:tcW w:w="2970" w:type="dxa"/>
            <w:vAlign w:val="center"/>
          </w:tcPr>
          <w:p w14:paraId="4486E4C8" w14:textId="77777777" w:rsidR="00730E11" w:rsidRPr="00FE3FE5" w:rsidRDefault="00730E11" w:rsidP="000F2D37">
            <w:pPr>
              <w:pStyle w:val="TableEntry"/>
              <w:rPr>
                <w:ins w:id="51" w:author="Madhura Ramojwar" w:date="2021-04-22T15:59:00Z"/>
                <w:rFonts w:cs="Arial"/>
                <w:sz w:val="24"/>
                <w:szCs w:val="24"/>
              </w:rPr>
            </w:pPr>
            <w:ins w:id="52" w:author="Madhura Ramojwar" w:date="2021-04-22T15:59:00Z">
              <w:r w:rsidRPr="00FE3FE5">
                <w:rPr>
                  <w:rFonts w:cs="Arial"/>
                  <w:sz w:val="24"/>
                  <w:szCs w:val="24"/>
                </w:rPr>
                <w:t>Allen Burton, MD</w:t>
              </w:r>
            </w:ins>
          </w:p>
        </w:tc>
        <w:tc>
          <w:tcPr>
            <w:tcW w:w="5040" w:type="dxa"/>
            <w:vAlign w:val="center"/>
          </w:tcPr>
          <w:p w14:paraId="0603A85F" w14:textId="77777777" w:rsidR="00730E11" w:rsidRPr="00FE3FE5" w:rsidRDefault="00730E11" w:rsidP="000F2D37">
            <w:pPr>
              <w:pStyle w:val="TableEntry"/>
              <w:rPr>
                <w:ins w:id="53" w:author="Madhura Ramojwar" w:date="2021-04-22T15:59:00Z"/>
                <w:rFonts w:cs="Arial"/>
                <w:sz w:val="24"/>
                <w:szCs w:val="24"/>
              </w:rPr>
            </w:pPr>
            <w:ins w:id="54" w:author="Madhura Ramojwar" w:date="2021-04-22T15:59:00Z">
              <w:r w:rsidRPr="00FE3FE5">
                <w:rPr>
                  <w:rFonts w:cs="Arial"/>
                  <w:sz w:val="24"/>
                  <w:szCs w:val="24"/>
                </w:rPr>
                <w:t>See electronic signature in Windchill</w:t>
              </w:r>
            </w:ins>
          </w:p>
        </w:tc>
      </w:tr>
      <w:tr w:rsidR="00730E11" w:rsidRPr="00FE3FE5" w14:paraId="1850E53E" w14:textId="77777777" w:rsidTr="000F2D37">
        <w:tblPrEx>
          <w:tblLook w:val="04A0" w:firstRow="1" w:lastRow="0" w:firstColumn="1" w:lastColumn="0" w:noHBand="0" w:noVBand="1"/>
        </w:tblPrEx>
        <w:trPr>
          <w:trHeight w:hRule="exact" w:val="720"/>
          <w:ins w:id="55" w:author="Madhura Ramojwar" w:date="2021-04-22T15:59:00Z"/>
        </w:trPr>
        <w:tc>
          <w:tcPr>
            <w:tcW w:w="2070" w:type="dxa"/>
            <w:vAlign w:val="center"/>
          </w:tcPr>
          <w:p w14:paraId="393F60DB" w14:textId="77777777" w:rsidR="00730E11" w:rsidRPr="00FE3FE5" w:rsidRDefault="00730E11" w:rsidP="000F2D37">
            <w:pPr>
              <w:pStyle w:val="TableEntry"/>
              <w:rPr>
                <w:ins w:id="56" w:author="Madhura Ramojwar" w:date="2021-04-22T15:59:00Z"/>
                <w:rFonts w:cs="Arial"/>
                <w:sz w:val="24"/>
                <w:szCs w:val="24"/>
              </w:rPr>
            </w:pPr>
            <w:ins w:id="57" w:author="Madhura Ramojwar" w:date="2021-04-22T15:59:00Z">
              <w:r w:rsidRPr="00FE3FE5">
                <w:rPr>
                  <w:rFonts w:cs="Arial"/>
                  <w:sz w:val="24"/>
                  <w:szCs w:val="24"/>
                </w:rPr>
                <w:t>Clinical Affairs</w:t>
              </w:r>
            </w:ins>
          </w:p>
        </w:tc>
        <w:tc>
          <w:tcPr>
            <w:tcW w:w="2970" w:type="dxa"/>
            <w:vAlign w:val="center"/>
          </w:tcPr>
          <w:p w14:paraId="4F738926" w14:textId="77777777" w:rsidR="00730E11" w:rsidRPr="00FE3FE5" w:rsidRDefault="00730E11" w:rsidP="000F2D37">
            <w:pPr>
              <w:pStyle w:val="TableEntry"/>
              <w:rPr>
                <w:ins w:id="58" w:author="Madhura Ramojwar" w:date="2021-04-22T15:59:00Z"/>
                <w:rFonts w:cs="Arial"/>
                <w:sz w:val="24"/>
                <w:szCs w:val="24"/>
              </w:rPr>
            </w:pPr>
            <w:ins w:id="59" w:author="Madhura Ramojwar" w:date="2021-04-22T15:59:00Z">
              <w:r w:rsidRPr="00FE3FE5">
                <w:rPr>
                  <w:rFonts w:cs="Arial"/>
                  <w:sz w:val="24"/>
                  <w:szCs w:val="24"/>
                </w:rPr>
                <w:t>Edward Karst</w:t>
              </w:r>
            </w:ins>
          </w:p>
        </w:tc>
        <w:tc>
          <w:tcPr>
            <w:tcW w:w="5040" w:type="dxa"/>
            <w:vAlign w:val="center"/>
          </w:tcPr>
          <w:p w14:paraId="1E615D9C" w14:textId="77777777" w:rsidR="00730E11" w:rsidRPr="00FE3FE5" w:rsidRDefault="00730E11" w:rsidP="000F2D37">
            <w:pPr>
              <w:pStyle w:val="TableEntry"/>
              <w:rPr>
                <w:ins w:id="60" w:author="Madhura Ramojwar" w:date="2021-04-22T15:59:00Z"/>
                <w:rFonts w:cs="Arial"/>
                <w:sz w:val="24"/>
                <w:szCs w:val="24"/>
              </w:rPr>
            </w:pPr>
            <w:ins w:id="61" w:author="Madhura Ramojwar" w:date="2021-04-22T15:59:00Z">
              <w:r w:rsidRPr="00FE3FE5">
                <w:rPr>
                  <w:rFonts w:cs="Arial"/>
                  <w:sz w:val="24"/>
                  <w:szCs w:val="24"/>
                </w:rPr>
                <w:t>See electronic signature in Windchill</w:t>
              </w:r>
            </w:ins>
          </w:p>
        </w:tc>
      </w:tr>
    </w:tbl>
    <w:p w14:paraId="5CE07AA9" w14:textId="77777777" w:rsidR="005D3158" w:rsidRPr="00FE3FE5" w:rsidRDefault="005D3158" w:rsidP="00AC26BD">
      <w:pPr>
        <w:pStyle w:val="BT1BodyTextI1"/>
        <w:rPr>
          <w:rFonts w:cs="Arial"/>
        </w:rPr>
      </w:pPr>
    </w:p>
    <w:p w14:paraId="5CE07AAA" w14:textId="0CB758C0" w:rsidR="00CA53B3" w:rsidRPr="00FE3FE5" w:rsidRDefault="00CA53B3" w:rsidP="00AC26BD">
      <w:pPr>
        <w:pStyle w:val="BT1BodyTextI1"/>
        <w:rPr>
          <w:rFonts w:cs="Arial"/>
        </w:rPr>
      </w:pPr>
      <w:r w:rsidRPr="00FE3FE5">
        <w:rPr>
          <w:rFonts w:cs="Arial"/>
        </w:rPr>
        <w:br w:type="page"/>
      </w:r>
    </w:p>
    <w:p w14:paraId="4D6131E8" w14:textId="70D6A80B" w:rsidR="00970FBD" w:rsidRPr="00FE3FE5" w:rsidRDefault="00970FBD" w:rsidP="00C22541">
      <w:pPr>
        <w:pStyle w:val="Title"/>
      </w:pPr>
      <w:r w:rsidRPr="00FE3FE5">
        <w:lastRenderedPageBreak/>
        <w:t>Revision History</w:t>
      </w:r>
    </w:p>
    <w:tbl>
      <w:tblPr>
        <w:tblStyle w:val="TableGrid60004231"/>
        <w:tblW w:w="9995" w:type="dxa"/>
        <w:tblInd w:w="0" w:type="dxa"/>
        <w:tblLook w:val="04A0" w:firstRow="1" w:lastRow="0" w:firstColumn="1" w:lastColumn="0" w:noHBand="0" w:noVBand="1"/>
      </w:tblPr>
      <w:tblGrid>
        <w:gridCol w:w="2875"/>
        <w:gridCol w:w="7120"/>
      </w:tblGrid>
      <w:tr w:rsidR="00C07CFB" w:rsidRPr="00FE3FE5" w14:paraId="3F37DE6D" w14:textId="77777777" w:rsidTr="00EC65C8">
        <w:trPr>
          <w:cnfStyle w:val="100000000000" w:firstRow="1" w:lastRow="0" w:firstColumn="0" w:lastColumn="0" w:oddVBand="0" w:evenVBand="0" w:oddHBand="0" w:evenHBand="0" w:firstRowFirstColumn="0" w:firstRowLastColumn="0" w:lastRowFirstColumn="0" w:lastRowLastColumn="0"/>
          <w:tblHeader/>
        </w:trPr>
        <w:tc>
          <w:tcPr>
            <w:tcW w:w="2875" w:type="dxa"/>
            <w:shd w:val="clear" w:color="auto" w:fill="D9D9D9" w:themeFill="background1" w:themeFillShade="D9"/>
            <w:hideMark/>
          </w:tcPr>
          <w:p w14:paraId="449B62BB" w14:textId="77777777" w:rsidR="00C07CFB" w:rsidRPr="00FE3FE5" w:rsidRDefault="00C07CFB" w:rsidP="00C22541">
            <w:pPr>
              <w:pStyle w:val="TableHeader"/>
              <w:rPr>
                <w:rFonts w:cs="Arial"/>
                <w:i/>
                <w:color w:val="00B050"/>
                <w:sz w:val="24"/>
                <w:szCs w:val="24"/>
              </w:rPr>
            </w:pPr>
            <w:r w:rsidRPr="00FE3FE5">
              <w:rPr>
                <w:rFonts w:cs="Arial"/>
                <w:i/>
                <w:color w:val="00B050"/>
                <w:sz w:val="24"/>
                <w:szCs w:val="24"/>
              </w:rPr>
              <w:t>Revision</w:t>
            </w:r>
          </w:p>
        </w:tc>
        <w:tc>
          <w:tcPr>
            <w:tcW w:w="7120" w:type="dxa"/>
            <w:shd w:val="clear" w:color="auto" w:fill="D9D9D9" w:themeFill="background1" w:themeFillShade="D9"/>
            <w:hideMark/>
          </w:tcPr>
          <w:p w14:paraId="18278577" w14:textId="77777777" w:rsidR="00C07CFB" w:rsidRPr="00FE3FE5" w:rsidRDefault="00C07CFB" w:rsidP="00C22541">
            <w:pPr>
              <w:pStyle w:val="TableHeader"/>
              <w:rPr>
                <w:rFonts w:cs="Arial"/>
                <w:i/>
                <w:color w:val="00B050"/>
                <w:sz w:val="24"/>
                <w:szCs w:val="24"/>
              </w:rPr>
            </w:pPr>
            <w:r w:rsidRPr="00FE3FE5">
              <w:rPr>
                <w:rFonts w:cs="Arial"/>
                <w:i/>
                <w:color w:val="00B050"/>
                <w:sz w:val="24"/>
                <w:szCs w:val="24"/>
              </w:rPr>
              <w:t>Description</w:t>
            </w:r>
          </w:p>
        </w:tc>
      </w:tr>
      <w:tr w:rsidR="00C07CFB" w:rsidRPr="00FE3FE5" w14:paraId="7050A0E8" w14:textId="77777777" w:rsidTr="00EC65C8">
        <w:tc>
          <w:tcPr>
            <w:tcW w:w="2875" w:type="dxa"/>
            <w:hideMark/>
          </w:tcPr>
          <w:p w14:paraId="5D5CDE47" w14:textId="77777777" w:rsidR="00C07CFB" w:rsidRPr="00FE3FE5" w:rsidRDefault="00C07CFB" w:rsidP="00C07CFB">
            <w:pPr>
              <w:pStyle w:val="TableEntry"/>
              <w:rPr>
                <w:rFonts w:cs="Arial"/>
                <w:i/>
                <w:color w:val="00B050"/>
                <w:sz w:val="24"/>
                <w:szCs w:val="24"/>
              </w:rPr>
            </w:pPr>
            <w:r w:rsidRPr="00FE3FE5">
              <w:rPr>
                <w:rFonts w:cs="Arial"/>
                <w:i/>
                <w:color w:val="00B050"/>
                <w:sz w:val="24"/>
                <w:szCs w:val="24"/>
              </w:rPr>
              <w:t>A</w:t>
            </w:r>
          </w:p>
        </w:tc>
        <w:tc>
          <w:tcPr>
            <w:tcW w:w="7120" w:type="dxa"/>
            <w:hideMark/>
          </w:tcPr>
          <w:p w14:paraId="4EC82C19" w14:textId="18C02E3F" w:rsidR="00C07CFB" w:rsidRPr="00FE3FE5" w:rsidRDefault="00C07CFB" w:rsidP="00C07CFB">
            <w:pPr>
              <w:pStyle w:val="TableEntry"/>
              <w:rPr>
                <w:rFonts w:cs="Arial"/>
                <w:i/>
                <w:color w:val="00B050"/>
                <w:sz w:val="24"/>
                <w:szCs w:val="24"/>
              </w:rPr>
            </w:pPr>
            <w:r w:rsidRPr="00FE3FE5">
              <w:rPr>
                <w:rFonts w:cs="Arial"/>
                <w:i/>
                <w:color w:val="00B050"/>
                <w:sz w:val="24"/>
                <w:szCs w:val="24"/>
              </w:rPr>
              <w:t xml:space="preserve">Initial release </w:t>
            </w:r>
          </w:p>
        </w:tc>
      </w:tr>
      <w:tr w:rsidR="00C07CFB" w:rsidRPr="00FE3FE5" w14:paraId="5A546464" w14:textId="77777777" w:rsidTr="00EC65C8">
        <w:tc>
          <w:tcPr>
            <w:tcW w:w="2875" w:type="dxa"/>
            <w:hideMark/>
          </w:tcPr>
          <w:p w14:paraId="6039DEB6" w14:textId="77777777" w:rsidR="00C07CFB" w:rsidRPr="00FE3FE5" w:rsidRDefault="00C07CFB" w:rsidP="00C07CFB">
            <w:pPr>
              <w:pStyle w:val="TableEntry"/>
              <w:rPr>
                <w:rFonts w:cs="Arial"/>
                <w:i/>
                <w:color w:val="00B050"/>
                <w:sz w:val="24"/>
                <w:szCs w:val="24"/>
              </w:rPr>
            </w:pPr>
            <w:r w:rsidRPr="00FE3FE5">
              <w:rPr>
                <w:rFonts w:cs="Arial"/>
                <w:i/>
                <w:color w:val="00B050"/>
                <w:sz w:val="24"/>
                <w:szCs w:val="24"/>
              </w:rPr>
              <w:t>B</w:t>
            </w:r>
          </w:p>
        </w:tc>
        <w:tc>
          <w:tcPr>
            <w:tcW w:w="7120" w:type="dxa"/>
          </w:tcPr>
          <w:p w14:paraId="2721E4D4" w14:textId="3477AB42" w:rsidR="00C07CFB" w:rsidRPr="00FE3FE5" w:rsidRDefault="00730E11" w:rsidP="00C07CFB">
            <w:pPr>
              <w:pStyle w:val="TableEntry"/>
              <w:rPr>
                <w:rFonts w:cs="Arial"/>
                <w:i/>
                <w:color w:val="00B050"/>
                <w:sz w:val="24"/>
                <w:szCs w:val="24"/>
              </w:rPr>
            </w:pPr>
            <w:ins w:id="62" w:author="Madhura Ramojwar" w:date="2021-04-22T15:59:00Z">
              <w:r w:rsidRPr="00FE3FE5">
                <w:rPr>
                  <w:rFonts w:cs="Arial"/>
                  <w:color w:val="000000" w:themeColor="text1"/>
                  <w:sz w:val="24"/>
                  <w:szCs w:val="24"/>
                </w:rPr>
                <w:t xml:space="preserve">Annual update, Annual update to meet requirements of 87281, Rev C, including update of post market surveillance data, </w:t>
              </w:r>
              <w:proofErr w:type="gramStart"/>
              <w:r w:rsidRPr="00FE3FE5">
                <w:rPr>
                  <w:rFonts w:cs="Arial"/>
                  <w:color w:val="000000" w:themeColor="text1"/>
                  <w:sz w:val="24"/>
                  <w:szCs w:val="24"/>
                </w:rPr>
                <w:t>SOA</w:t>
              </w:r>
              <w:proofErr w:type="gramEnd"/>
              <w:r w:rsidRPr="00FE3FE5">
                <w:rPr>
                  <w:rFonts w:cs="Arial"/>
                  <w:color w:val="000000" w:themeColor="text1"/>
                  <w:sz w:val="24"/>
                  <w:szCs w:val="24"/>
                </w:rPr>
                <w:t xml:space="preserve"> and literature review to include relevant clinical data from articles published from November 1, 2017-December 15, 2018</w:t>
              </w:r>
            </w:ins>
          </w:p>
        </w:tc>
      </w:tr>
      <w:tr w:rsidR="00C07CFB" w:rsidRPr="00FE3FE5" w14:paraId="05871ABF" w14:textId="77777777" w:rsidTr="00EC65C8">
        <w:tc>
          <w:tcPr>
            <w:tcW w:w="2875" w:type="dxa"/>
          </w:tcPr>
          <w:p w14:paraId="729C4630" w14:textId="649D85CF" w:rsidR="00C07CFB" w:rsidRPr="00FE3FE5" w:rsidRDefault="00730E11" w:rsidP="00C07CFB">
            <w:pPr>
              <w:pStyle w:val="TableEntry"/>
              <w:rPr>
                <w:rFonts w:cs="Arial"/>
                <w:i/>
                <w:color w:val="00B050"/>
                <w:sz w:val="24"/>
                <w:szCs w:val="24"/>
              </w:rPr>
            </w:pPr>
            <w:ins w:id="63" w:author="Madhura Ramojwar" w:date="2021-04-22T15:59:00Z">
              <w:r w:rsidRPr="00FE3FE5">
                <w:rPr>
                  <w:rFonts w:cs="Arial"/>
                  <w:i/>
                  <w:color w:val="00B050"/>
                  <w:sz w:val="24"/>
                  <w:szCs w:val="24"/>
                </w:rPr>
                <w:t>C</w:t>
              </w:r>
            </w:ins>
          </w:p>
        </w:tc>
        <w:tc>
          <w:tcPr>
            <w:tcW w:w="7120" w:type="dxa"/>
          </w:tcPr>
          <w:p w14:paraId="703D94EC" w14:textId="7EB837B6" w:rsidR="00C07CFB" w:rsidRPr="00FE3FE5" w:rsidRDefault="00730E11" w:rsidP="00C07CFB">
            <w:pPr>
              <w:pStyle w:val="TableEntry"/>
              <w:rPr>
                <w:rFonts w:cs="Arial"/>
                <w:i/>
                <w:color w:val="00B050"/>
                <w:sz w:val="24"/>
                <w:szCs w:val="24"/>
              </w:rPr>
            </w:pPr>
            <w:ins w:id="64" w:author="Madhura Ramojwar" w:date="2021-04-22T15:59:00Z">
              <w:r w:rsidRPr="00FE3FE5">
                <w:rPr>
                  <w:rFonts w:cs="Arial"/>
                  <w:color w:val="000000" w:themeColor="text1"/>
                  <w:sz w:val="24"/>
                  <w:szCs w:val="24"/>
                </w:rPr>
                <w:t xml:space="preserve">Annual </w:t>
              </w:r>
              <w:proofErr w:type="gramStart"/>
              <w:r w:rsidRPr="00FE3FE5">
                <w:rPr>
                  <w:rFonts w:cs="Arial"/>
                  <w:color w:val="000000" w:themeColor="text1"/>
                  <w:sz w:val="24"/>
                  <w:szCs w:val="24"/>
                </w:rPr>
                <w:t>update;</w:t>
              </w:r>
              <w:proofErr w:type="gramEnd"/>
              <w:r w:rsidRPr="00FE3FE5">
                <w:rPr>
                  <w:rFonts w:cs="Arial"/>
                  <w:color w:val="000000" w:themeColor="text1"/>
                  <w:sz w:val="24"/>
                  <w:szCs w:val="24"/>
                </w:rPr>
                <w:t xml:space="preserve"> Annual update to meet requirements of 87281, Rev D, including update of post market surveillance data, SOA and literature review to include relevant clinical data from articles published from December 15, 2018-December 31, 2019</w:t>
              </w:r>
            </w:ins>
          </w:p>
        </w:tc>
      </w:tr>
    </w:tbl>
    <w:p w14:paraId="38F01A71" w14:textId="77777777" w:rsidR="00970FBD" w:rsidRPr="00FE3FE5" w:rsidRDefault="00970FBD" w:rsidP="00AC26BD">
      <w:pPr>
        <w:pStyle w:val="BT1BodyTextI1"/>
        <w:rPr>
          <w:rFonts w:cs="Arial"/>
        </w:rPr>
      </w:pPr>
    </w:p>
    <w:p w14:paraId="533B76C3" w14:textId="5C02B8FC" w:rsidR="00FC5BE0" w:rsidRPr="00FE3FE5" w:rsidRDefault="00FE348A" w:rsidP="00FE348A">
      <w:pPr>
        <w:pStyle w:val="Title"/>
      </w:pPr>
      <w:r w:rsidRPr="00FE3FE5">
        <w:t>Table of Contents</w:t>
      </w:r>
    </w:p>
    <w:p w14:paraId="3A8BD69A" w14:textId="39F325D4" w:rsidR="00D5431E" w:rsidRPr="00FE3FE5" w:rsidRDefault="00FE348A">
      <w:pPr>
        <w:pStyle w:val="TOC1"/>
        <w:tabs>
          <w:tab w:val="left" w:pos="660"/>
          <w:tab w:val="right" w:leader="dot" w:pos="10070"/>
        </w:tabs>
        <w:rPr>
          <w:rFonts w:eastAsiaTheme="minorEastAsia" w:cs="Arial"/>
          <w:caps w:val="0"/>
          <w:noProof/>
        </w:rPr>
      </w:pPr>
      <w:r w:rsidRPr="00FE3FE5">
        <w:rPr>
          <w:rFonts w:cs="Arial"/>
        </w:rPr>
        <w:fldChar w:fldCharType="begin"/>
      </w:r>
      <w:r w:rsidRPr="00FE3FE5">
        <w:rPr>
          <w:rFonts w:cs="Arial"/>
        </w:rPr>
        <w:instrText xml:space="preserve"> TOC \h \z \t "Heading 1,1,Heading 2,2,Heading 3,3" </w:instrText>
      </w:r>
      <w:r w:rsidRPr="00FE3FE5">
        <w:rPr>
          <w:rFonts w:cs="Arial"/>
        </w:rPr>
        <w:fldChar w:fldCharType="separate"/>
      </w:r>
      <w:hyperlink w:anchor="_Toc54010625" w:history="1">
        <w:r w:rsidR="00D5431E" w:rsidRPr="00FE3FE5">
          <w:rPr>
            <w:rStyle w:val="Hyperlink"/>
            <w:rFonts w:eastAsiaTheme="majorEastAsia" w:cs="Arial"/>
            <w:noProof/>
          </w:rPr>
          <w:t>1.0</w:t>
        </w:r>
        <w:r w:rsidR="00D5431E" w:rsidRPr="00FE3FE5">
          <w:rPr>
            <w:rFonts w:eastAsiaTheme="minorEastAsia" w:cs="Arial"/>
            <w:caps w:val="0"/>
            <w:noProof/>
          </w:rPr>
          <w:tab/>
        </w:r>
        <w:r w:rsidR="00D5431E" w:rsidRPr="00FE3FE5">
          <w:rPr>
            <w:rStyle w:val="Hyperlink"/>
            <w:rFonts w:eastAsiaTheme="majorEastAsia" w:cs="Arial"/>
            <w:noProof/>
          </w:rPr>
          <w:t>Scope of Clinical Evaluation Plan (Stage 0)</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_Toc54010625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5</w:t>
        </w:r>
        <w:r w:rsidR="00D5431E" w:rsidRPr="00FE3FE5">
          <w:rPr>
            <w:rFonts w:cs="Arial"/>
            <w:noProof/>
            <w:webHidden/>
          </w:rPr>
          <w:fldChar w:fldCharType="end"/>
        </w:r>
      </w:hyperlink>
    </w:p>
    <w:p w14:paraId="21B49E4D" w14:textId="65F214F2" w:rsidR="00D5431E" w:rsidRPr="00FE3FE5" w:rsidRDefault="009E010B">
      <w:pPr>
        <w:pStyle w:val="TOC2"/>
        <w:rPr>
          <w:rFonts w:eastAsiaTheme="minorEastAsia" w:cs="Arial"/>
          <w:noProof/>
        </w:rPr>
      </w:pPr>
      <w:hyperlink w:anchor="_Toc54010626" w:history="1">
        <w:r w:rsidR="00D5431E" w:rsidRPr="00FE3FE5">
          <w:rPr>
            <w:rStyle w:val="Hyperlink"/>
            <w:rFonts w:cs="Arial"/>
            <w:noProof/>
          </w:rPr>
          <w:t>1.1</w:t>
        </w:r>
        <w:r w:rsidR="00D5431E" w:rsidRPr="00FE3FE5">
          <w:rPr>
            <w:rFonts w:eastAsiaTheme="minorEastAsia" w:cs="Arial"/>
            <w:noProof/>
          </w:rPr>
          <w:tab/>
        </w:r>
        <w:r w:rsidR="00D5431E" w:rsidRPr="00FE3FE5">
          <w:rPr>
            <w:rStyle w:val="Hyperlink"/>
            <w:rFonts w:cs="Arial"/>
            <w:noProof/>
          </w:rPr>
          <w:t>Objective</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_Toc54010626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5</w:t>
        </w:r>
        <w:r w:rsidR="00D5431E" w:rsidRPr="00FE3FE5">
          <w:rPr>
            <w:rFonts w:cs="Arial"/>
            <w:noProof/>
            <w:webHidden/>
          </w:rPr>
          <w:fldChar w:fldCharType="end"/>
        </w:r>
      </w:hyperlink>
    </w:p>
    <w:p w14:paraId="2929A6F9" w14:textId="231C2F38" w:rsidR="00D5431E" w:rsidRPr="00FE3FE5" w:rsidRDefault="009E010B">
      <w:pPr>
        <w:pStyle w:val="TOC2"/>
        <w:rPr>
          <w:rFonts w:eastAsiaTheme="minorEastAsia" w:cs="Arial"/>
          <w:noProof/>
        </w:rPr>
      </w:pPr>
      <w:hyperlink w:anchor="_Toc54010627" w:history="1">
        <w:r w:rsidR="00D5431E" w:rsidRPr="00FE3FE5">
          <w:rPr>
            <w:rStyle w:val="Hyperlink"/>
            <w:rFonts w:cs="Arial"/>
            <w:noProof/>
          </w:rPr>
          <w:t>1.2</w:t>
        </w:r>
        <w:r w:rsidR="00D5431E" w:rsidRPr="00FE3FE5">
          <w:rPr>
            <w:rFonts w:eastAsiaTheme="minorEastAsia" w:cs="Arial"/>
            <w:noProof/>
          </w:rPr>
          <w:tab/>
        </w:r>
        <w:r w:rsidR="00D5431E" w:rsidRPr="00FE3FE5">
          <w:rPr>
            <w:rStyle w:val="Hyperlink"/>
            <w:rFonts w:cs="Arial"/>
            <w:noProof/>
          </w:rPr>
          <w:t>Device(s) under Evaluation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_Toc54010627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6</w:t>
        </w:r>
        <w:r w:rsidR="00D5431E" w:rsidRPr="00FE3FE5">
          <w:rPr>
            <w:rFonts w:cs="Arial"/>
            <w:noProof/>
            <w:webHidden/>
          </w:rPr>
          <w:fldChar w:fldCharType="end"/>
        </w:r>
      </w:hyperlink>
    </w:p>
    <w:p w14:paraId="3DF75E5F" w14:textId="32CAE844" w:rsidR="00D5431E" w:rsidRPr="00FE3FE5" w:rsidRDefault="009E010B">
      <w:pPr>
        <w:pStyle w:val="TOC2"/>
        <w:rPr>
          <w:rFonts w:eastAsiaTheme="minorEastAsia" w:cs="Arial"/>
          <w:noProof/>
        </w:rPr>
      </w:pPr>
      <w:hyperlink w:anchor="_Toc54010628" w:history="1">
        <w:r w:rsidR="00D5431E" w:rsidRPr="00FE3FE5">
          <w:rPr>
            <w:rStyle w:val="Hyperlink"/>
            <w:rFonts w:cs="Arial"/>
            <w:noProof/>
          </w:rPr>
          <w:t>1.3</w:t>
        </w:r>
        <w:r w:rsidR="00D5431E" w:rsidRPr="00FE3FE5">
          <w:rPr>
            <w:rFonts w:eastAsiaTheme="minorEastAsia" w:cs="Arial"/>
            <w:noProof/>
          </w:rPr>
          <w:tab/>
        </w:r>
        <w:r w:rsidR="00D5431E" w:rsidRPr="00FE3FE5">
          <w:rPr>
            <w:rStyle w:val="Hyperlink"/>
            <w:rFonts w:cs="Arial"/>
            <w:noProof/>
          </w:rPr>
          <w:t>Type of Assessment</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_Toc54010628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6</w:t>
        </w:r>
        <w:r w:rsidR="00D5431E" w:rsidRPr="00FE3FE5">
          <w:rPr>
            <w:rFonts w:cs="Arial"/>
            <w:noProof/>
            <w:webHidden/>
          </w:rPr>
          <w:fldChar w:fldCharType="end"/>
        </w:r>
      </w:hyperlink>
    </w:p>
    <w:p w14:paraId="55EC3A07" w14:textId="1A42398E" w:rsidR="00D5431E" w:rsidRPr="00FE3FE5" w:rsidRDefault="009E010B">
      <w:pPr>
        <w:pStyle w:val="TOC2"/>
        <w:rPr>
          <w:rFonts w:eastAsiaTheme="minorEastAsia" w:cs="Arial"/>
          <w:noProof/>
        </w:rPr>
      </w:pPr>
      <w:hyperlink w:anchor="_Toc54010629" w:history="1">
        <w:r w:rsidR="00D5431E" w:rsidRPr="00FE3FE5">
          <w:rPr>
            <w:rStyle w:val="Hyperlink"/>
            <w:rFonts w:cs="Arial"/>
            <w:noProof/>
          </w:rPr>
          <w:t>1.4</w:t>
        </w:r>
        <w:r w:rsidR="00D5431E" w:rsidRPr="00FE3FE5">
          <w:rPr>
            <w:rFonts w:eastAsiaTheme="minorEastAsia" w:cs="Arial"/>
            <w:noProof/>
          </w:rPr>
          <w:tab/>
        </w:r>
        <w:r w:rsidR="00D5431E" w:rsidRPr="00FE3FE5">
          <w:rPr>
            <w:rStyle w:val="Hyperlink"/>
            <w:rFonts w:cs="Arial"/>
            <w:noProof/>
          </w:rPr>
          <w:t>Timeframe of Assessment</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_Toc54010629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7</w:t>
        </w:r>
        <w:r w:rsidR="00D5431E" w:rsidRPr="00FE3FE5">
          <w:rPr>
            <w:rFonts w:cs="Arial"/>
            <w:noProof/>
            <w:webHidden/>
          </w:rPr>
          <w:fldChar w:fldCharType="end"/>
        </w:r>
      </w:hyperlink>
    </w:p>
    <w:p w14:paraId="627AFE60" w14:textId="3C11AD8F" w:rsidR="00D5431E" w:rsidRPr="00FE3FE5" w:rsidRDefault="009E010B">
      <w:pPr>
        <w:pStyle w:val="TOC2"/>
        <w:rPr>
          <w:rFonts w:eastAsiaTheme="minorEastAsia" w:cs="Arial"/>
          <w:noProof/>
        </w:rPr>
      </w:pPr>
      <w:hyperlink w:anchor="_Toc54010630" w:history="1">
        <w:r w:rsidR="00D5431E" w:rsidRPr="00FE3FE5">
          <w:rPr>
            <w:rStyle w:val="Hyperlink"/>
            <w:rFonts w:cs="Arial"/>
            <w:noProof/>
          </w:rPr>
          <w:t>1.5</w:t>
        </w:r>
        <w:r w:rsidR="00D5431E" w:rsidRPr="00FE3FE5">
          <w:rPr>
            <w:rFonts w:eastAsiaTheme="minorEastAsia" w:cs="Arial"/>
            <w:noProof/>
          </w:rPr>
          <w:tab/>
        </w:r>
        <w:r w:rsidR="00D5431E" w:rsidRPr="00FE3FE5">
          <w:rPr>
            <w:rStyle w:val="Hyperlink"/>
            <w:rFonts w:cs="Arial"/>
            <w:noProof/>
          </w:rPr>
          <w:t>Newly Emerged Clinical Concerns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_Toc54010630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8</w:t>
        </w:r>
        <w:r w:rsidR="00D5431E" w:rsidRPr="00FE3FE5">
          <w:rPr>
            <w:rFonts w:cs="Arial"/>
            <w:noProof/>
            <w:webHidden/>
          </w:rPr>
          <w:fldChar w:fldCharType="end"/>
        </w:r>
      </w:hyperlink>
    </w:p>
    <w:p w14:paraId="237D8EEE" w14:textId="74169DEB" w:rsidR="00D5431E" w:rsidRPr="00FE3FE5" w:rsidRDefault="009E010B">
      <w:pPr>
        <w:pStyle w:val="TOC2"/>
        <w:rPr>
          <w:rFonts w:eastAsiaTheme="minorEastAsia" w:cs="Arial"/>
          <w:noProof/>
        </w:rPr>
      </w:pPr>
      <w:hyperlink w:anchor="_Toc54010631" w:history="1">
        <w:r w:rsidR="00D5431E" w:rsidRPr="00FE3FE5">
          <w:rPr>
            <w:rStyle w:val="Hyperlink"/>
            <w:rFonts w:cs="Arial"/>
            <w:noProof/>
          </w:rPr>
          <w:t>1.6</w:t>
        </w:r>
        <w:r w:rsidR="00D5431E" w:rsidRPr="00FE3FE5">
          <w:rPr>
            <w:rFonts w:eastAsiaTheme="minorEastAsia" w:cs="Arial"/>
            <w:noProof/>
          </w:rPr>
          <w:tab/>
        </w:r>
        <w:r w:rsidR="00D5431E" w:rsidRPr="00FE3FE5">
          <w:rPr>
            <w:rStyle w:val="Hyperlink"/>
            <w:rFonts w:cs="Arial"/>
            <w:noProof/>
          </w:rPr>
          <w:t>Summary of Prior Clinical Evaluation Activities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_Toc54010631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8</w:t>
        </w:r>
        <w:r w:rsidR="00D5431E" w:rsidRPr="00FE3FE5">
          <w:rPr>
            <w:rFonts w:cs="Arial"/>
            <w:noProof/>
            <w:webHidden/>
          </w:rPr>
          <w:fldChar w:fldCharType="end"/>
        </w:r>
      </w:hyperlink>
    </w:p>
    <w:p w14:paraId="22E10313" w14:textId="3D483DEE" w:rsidR="00D5431E" w:rsidRPr="00FE3FE5" w:rsidRDefault="009E010B">
      <w:pPr>
        <w:pStyle w:val="TOC2"/>
        <w:rPr>
          <w:rFonts w:eastAsiaTheme="minorEastAsia" w:cs="Arial"/>
          <w:noProof/>
        </w:rPr>
      </w:pPr>
      <w:hyperlink w:anchor="_Toc54010632" w:history="1">
        <w:r w:rsidR="00D5431E" w:rsidRPr="00FE3FE5">
          <w:rPr>
            <w:rStyle w:val="Hyperlink"/>
            <w:rFonts w:cs="Arial"/>
            <w:noProof/>
          </w:rPr>
          <w:t>1.7</w:t>
        </w:r>
        <w:r w:rsidR="00D5431E" w:rsidRPr="00FE3FE5">
          <w:rPr>
            <w:rFonts w:eastAsiaTheme="minorEastAsia" w:cs="Arial"/>
            <w:noProof/>
          </w:rPr>
          <w:tab/>
        </w:r>
        <w:r w:rsidR="00D5431E" w:rsidRPr="00FE3FE5">
          <w:rPr>
            <w:rStyle w:val="Hyperlink"/>
            <w:rFonts w:cs="Arial"/>
            <w:noProof/>
          </w:rPr>
          <w:t>Relevant &lt;Essential Requirements&gt; OR &lt;General Safety and Performance Requirements&gt;</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_Toc54010632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8</w:t>
        </w:r>
        <w:r w:rsidR="00D5431E" w:rsidRPr="00FE3FE5">
          <w:rPr>
            <w:rFonts w:cs="Arial"/>
            <w:noProof/>
            <w:webHidden/>
          </w:rPr>
          <w:fldChar w:fldCharType="end"/>
        </w:r>
      </w:hyperlink>
    </w:p>
    <w:p w14:paraId="2D3FB5BD" w14:textId="0F2B0F18" w:rsidR="00D5431E" w:rsidRPr="00FE3FE5" w:rsidRDefault="009E010B">
      <w:pPr>
        <w:pStyle w:val="TOC2"/>
        <w:rPr>
          <w:rFonts w:eastAsiaTheme="minorEastAsia" w:cs="Arial"/>
          <w:noProof/>
        </w:rPr>
      </w:pPr>
      <w:hyperlink w:anchor="_Toc54010633" w:history="1">
        <w:r w:rsidR="00D5431E" w:rsidRPr="00FE3FE5">
          <w:rPr>
            <w:rStyle w:val="Hyperlink"/>
            <w:rFonts w:cs="Arial"/>
            <w:noProof/>
          </w:rPr>
          <w:t>1.8</w:t>
        </w:r>
        <w:r w:rsidR="00D5431E" w:rsidRPr="00FE3FE5">
          <w:rPr>
            <w:rFonts w:eastAsiaTheme="minorEastAsia" w:cs="Arial"/>
            <w:noProof/>
          </w:rPr>
          <w:tab/>
        </w:r>
        <w:r w:rsidR="00D5431E" w:rsidRPr="00FE3FE5">
          <w:rPr>
            <w:rStyle w:val="Hyperlink"/>
            <w:rFonts w:cs="Arial"/>
            <w:noProof/>
          </w:rPr>
          <w:t>Applicable Regulatory References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_Toc54010633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9</w:t>
        </w:r>
        <w:r w:rsidR="00D5431E" w:rsidRPr="00FE3FE5">
          <w:rPr>
            <w:rFonts w:cs="Arial"/>
            <w:noProof/>
            <w:webHidden/>
          </w:rPr>
          <w:fldChar w:fldCharType="end"/>
        </w:r>
      </w:hyperlink>
    </w:p>
    <w:p w14:paraId="002BD23B" w14:textId="2CA7E560" w:rsidR="00D5431E" w:rsidRPr="00FE3FE5" w:rsidRDefault="009E010B">
      <w:pPr>
        <w:pStyle w:val="TOC1"/>
        <w:tabs>
          <w:tab w:val="left" w:pos="660"/>
          <w:tab w:val="right" w:leader="dot" w:pos="10070"/>
        </w:tabs>
        <w:rPr>
          <w:rFonts w:eastAsiaTheme="minorEastAsia" w:cs="Arial"/>
          <w:caps w:val="0"/>
          <w:noProof/>
        </w:rPr>
      </w:pPr>
      <w:hyperlink w:anchor="_Toc54010634" w:history="1">
        <w:r w:rsidR="00D5431E" w:rsidRPr="00FE3FE5">
          <w:rPr>
            <w:rStyle w:val="Hyperlink"/>
            <w:rFonts w:cs="Arial"/>
            <w:noProof/>
          </w:rPr>
          <w:t>2.0</w:t>
        </w:r>
        <w:r w:rsidR="00D5431E" w:rsidRPr="00FE3FE5">
          <w:rPr>
            <w:rFonts w:eastAsiaTheme="minorEastAsia" w:cs="Arial"/>
            <w:caps w:val="0"/>
            <w:noProof/>
          </w:rPr>
          <w:tab/>
        </w:r>
        <w:r w:rsidR="00D5431E" w:rsidRPr="00FE3FE5">
          <w:rPr>
            <w:rStyle w:val="Hyperlink"/>
            <w:rFonts w:cs="Arial"/>
            <w:noProof/>
          </w:rPr>
          <w:t>Clinical Background and State of the Art</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_Toc54010634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10</w:t>
        </w:r>
        <w:r w:rsidR="00D5431E" w:rsidRPr="00FE3FE5">
          <w:rPr>
            <w:rFonts w:cs="Arial"/>
            <w:noProof/>
            <w:webHidden/>
          </w:rPr>
          <w:fldChar w:fldCharType="end"/>
        </w:r>
      </w:hyperlink>
    </w:p>
    <w:p w14:paraId="2C2CC83F" w14:textId="65113058" w:rsidR="00D5431E" w:rsidRPr="00FE3FE5" w:rsidRDefault="009E010B">
      <w:pPr>
        <w:pStyle w:val="TOC2"/>
        <w:rPr>
          <w:rFonts w:eastAsiaTheme="minorEastAsia" w:cs="Arial"/>
          <w:noProof/>
        </w:rPr>
      </w:pPr>
      <w:hyperlink w:anchor="_Toc54010635" w:history="1">
        <w:r w:rsidR="00D5431E" w:rsidRPr="00FE3FE5">
          <w:rPr>
            <w:rStyle w:val="Hyperlink"/>
            <w:rFonts w:cs="Arial"/>
            <w:noProof/>
          </w:rPr>
          <w:t>2.1</w:t>
        </w:r>
        <w:r w:rsidR="00D5431E" w:rsidRPr="00FE3FE5">
          <w:rPr>
            <w:rFonts w:eastAsiaTheme="minorEastAsia" w:cs="Arial"/>
            <w:noProof/>
          </w:rPr>
          <w:tab/>
        </w:r>
        <w:r w:rsidR="00D5431E" w:rsidRPr="00FE3FE5">
          <w:rPr>
            <w:rStyle w:val="Hyperlink"/>
            <w:rFonts w:cs="Arial"/>
            <w:noProof/>
          </w:rPr>
          <w:t>Literature Search Summary</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12</w:t>
        </w:r>
        <w:r w:rsidR="00D5431E" w:rsidRPr="00FE3FE5">
          <w:rPr>
            <w:rFonts w:cs="Arial"/>
            <w:noProof/>
            <w:webHidden/>
          </w:rPr>
          <w:fldChar w:fldCharType="end"/>
        </w:r>
      </w:hyperlink>
    </w:p>
    <w:p w14:paraId="4D0AF62C" w14:textId="43598415" w:rsidR="00D5431E" w:rsidRPr="00FE3FE5" w:rsidRDefault="009E010B">
      <w:pPr>
        <w:pStyle w:val="TOC3"/>
        <w:tabs>
          <w:tab w:val="left" w:pos="1320"/>
          <w:tab w:val="right" w:leader="dot" w:pos="10070"/>
        </w:tabs>
        <w:rPr>
          <w:rFonts w:eastAsiaTheme="minorEastAsia" w:cs="Arial"/>
          <w:noProof/>
        </w:rPr>
      </w:pPr>
      <w:hyperlink w:anchor="_Toc54010636" w:history="1">
        <w:r w:rsidR="00D5431E" w:rsidRPr="00FE3FE5">
          <w:rPr>
            <w:rStyle w:val="Hyperlink"/>
            <w:rFonts w:cs="Arial"/>
            <w:noProof/>
          </w:rPr>
          <w:t>2.1.1</w:t>
        </w:r>
        <w:r w:rsidR="00D5431E" w:rsidRPr="00FE3FE5">
          <w:rPr>
            <w:rFonts w:eastAsiaTheme="minorEastAsia" w:cs="Arial"/>
            <w:noProof/>
          </w:rPr>
          <w:tab/>
        </w:r>
        <w:r w:rsidR="00D5431E" w:rsidRPr="00FE3FE5">
          <w:rPr>
            <w:rStyle w:val="Hyperlink"/>
            <w:rFonts w:cs="Arial"/>
            <w:noProof/>
          </w:rPr>
          <w:t>Background</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12</w:t>
        </w:r>
        <w:r w:rsidR="00D5431E" w:rsidRPr="00FE3FE5">
          <w:rPr>
            <w:rFonts w:cs="Arial"/>
            <w:noProof/>
            <w:webHidden/>
          </w:rPr>
          <w:fldChar w:fldCharType="end"/>
        </w:r>
      </w:hyperlink>
    </w:p>
    <w:p w14:paraId="3892E3AE" w14:textId="3189238D" w:rsidR="00D5431E" w:rsidRPr="00FE3FE5" w:rsidRDefault="009E010B">
      <w:pPr>
        <w:pStyle w:val="TOC3"/>
        <w:tabs>
          <w:tab w:val="left" w:pos="1320"/>
          <w:tab w:val="right" w:leader="dot" w:pos="10070"/>
        </w:tabs>
        <w:rPr>
          <w:rFonts w:eastAsiaTheme="minorEastAsia" w:cs="Arial"/>
          <w:noProof/>
        </w:rPr>
      </w:pPr>
      <w:hyperlink w:anchor="_Toc54010637" w:history="1">
        <w:r w:rsidR="00D5431E" w:rsidRPr="00FE3FE5">
          <w:rPr>
            <w:rStyle w:val="Hyperlink"/>
            <w:rFonts w:cs="Arial"/>
            <w:noProof/>
          </w:rPr>
          <w:t>2.1.2</w:t>
        </w:r>
        <w:r w:rsidR="00D5431E" w:rsidRPr="00FE3FE5">
          <w:rPr>
            <w:rFonts w:eastAsiaTheme="minorEastAsia" w:cs="Arial"/>
            <w:noProof/>
          </w:rPr>
          <w:tab/>
        </w:r>
        <w:r w:rsidR="00D5431E" w:rsidRPr="00FE3FE5">
          <w:rPr>
            <w:rStyle w:val="Hyperlink"/>
            <w:rFonts w:cs="Arial"/>
            <w:noProof/>
          </w:rPr>
          <w:t>Objectives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12</w:t>
        </w:r>
        <w:r w:rsidR="00D5431E" w:rsidRPr="00FE3FE5">
          <w:rPr>
            <w:rFonts w:cs="Arial"/>
            <w:noProof/>
            <w:webHidden/>
          </w:rPr>
          <w:fldChar w:fldCharType="end"/>
        </w:r>
      </w:hyperlink>
    </w:p>
    <w:p w14:paraId="7635610D" w14:textId="260B04D7" w:rsidR="00D5431E" w:rsidRPr="00FE3FE5" w:rsidRDefault="009E010B">
      <w:pPr>
        <w:pStyle w:val="TOC3"/>
        <w:tabs>
          <w:tab w:val="left" w:pos="1320"/>
          <w:tab w:val="right" w:leader="dot" w:pos="10070"/>
        </w:tabs>
        <w:rPr>
          <w:rFonts w:eastAsiaTheme="minorEastAsia" w:cs="Arial"/>
          <w:noProof/>
        </w:rPr>
      </w:pPr>
      <w:hyperlink w:anchor="_Toc54010638" w:history="1">
        <w:r w:rsidR="00D5431E" w:rsidRPr="00FE3FE5">
          <w:rPr>
            <w:rStyle w:val="Hyperlink"/>
            <w:rFonts w:cs="Arial"/>
            <w:noProof/>
          </w:rPr>
          <w:t>2.1.3</w:t>
        </w:r>
        <w:r w:rsidR="00D5431E" w:rsidRPr="00FE3FE5">
          <w:rPr>
            <w:rFonts w:eastAsiaTheme="minorEastAsia" w:cs="Arial"/>
            <w:noProof/>
          </w:rPr>
          <w:tab/>
        </w:r>
        <w:r w:rsidR="00D5431E" w:rsidRPr="00FE3FE5">
          <w:rPr>
            <w:rStyle w:val="Hyperlink"/>
            <w:rFonts w:cs="Arial"/>
            <w:noProof/>
          </w:rPr>
          <w:t>Methods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12</w:t>
        </w:r>
        <w:r w:rsidR="00D5431E" w:rsidRPr="00FE3FE5">
          <w:rPr>
            <w:rFonts w:cs="Arial"/>
            <w:noProof/>
            <w:webHidden/>
          </w:rPr>
          <w:fldChar w:fldCharType="end"/>
        </w:r>
      </w:hyperlink>
    </w:p>
    <w:p w14:paraId="78D91D90" w14:textId="31738CE2" w:rsidR="00D5431E" w:rsidRPr="00FE3FE5" w:rsidRDefault="009E010B">
      <w:pPr>
        <w:pStyle w:val="TOC3"/>
        <w:tabs>
          <w:tab w:val="left" w:pos="1320"/>
          <w:tab w:val="right" w:leader="dot" w:pos="10070"/>
        </w:tabs>
        <w:rPr>
          <w:rFonts w:eastAsiaTheme="minorEastAsia" w:cs="Arial"/>
          <w:noProof/>
        </w:rPr>
      </w:pPr>
      <w:hyperlink w:anchor="_Toc54010639" w:history="1">
        <w:r w:rsidR="00D5431E" w:rsidRPr="00FE3FE5">
          <w:rPr>
            <w:rStyle w:val="Hyperlink"/>
            <w:rFonts w:cs="Arial"/>
            <w:noProof/>
          </w:rPr>
          <w:t>2.1.4</w:t>
        </w:r>
        <w:r w:rsidR="00D5431E" w:rsidRPr="00FE3FE5">
          <w:rPr>
            <w:rFonts w:eastAsiaTheme="minorEastAsia" w:cs="Arial"/>
            <w:noProof/>
          </w:rPr>
          <w:tab/>
        </w:r>
        <w:r w:rsidR="00D5431E" w:rsidRPr="00FE3FE5">
          <w:rPr>
            <w:rStyle w:val="Hyperlink"/>
            <w:rFonts w:cs="Arial"/>
            <w:noProof/>
          </w:rPr>
          <w:t>Results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_Toc54010639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12</w:t>
        </w:r>
        <w:r w:rsidR="00D5431E" w:rsidRPr="00FE3FE5">
          <w:rPr>
            <w:rFonts w:cs="Arial"/>
            <w:noProof/>
            <w:webHidden/>
          </w:rPr>
          <w:fldChar w:fldCharType="end"/>
        </w:r>
      </w:hyperlink>
    </w:p>
    <w:p w14:paraId="3C50289B" w14:textId="07660D3D" w:rsidR="00D5431E" w:rsidRPr="00FE3FE5" w:rsidRDefault="009E010B">
      <w:pPr>
        <w:pStyle w:val="TOC2"/>
        <w:rPr>
          <w:rFonts w:eastAsiaTheme="minorEastAsia" w:cs="Arial"/>
          <w:noProof/>
        </w:rPr>
      </w:pPr>
      <w:hyperlink w:anchor="_Toc54010640" w:history="1">
        <w:r w:rsidR="00D5431E" w:rsidRPr="00FE3FE5">
          <w:rPr>
            <w:rStyle w:val="Hyperlink"/>
            <w:rFonts w:cs="Arial"/>
            <w:noProof/>
          </w:rPr>
          <w:t>2.2</w:t>
        </w:r>
        <w:r w:rsidR="00D5431E" w:rsidRPr="00FE3FE5">
          <w:rPr>
            <w:rFonts w:eastAsiaTheme="minorEastAsia" w:cs="Arial"/>
            <w:noProof/>
          </w:rPr>
          <w:tab/>
        </w:r>
        <w:r w:rsidR="00D5431E" w:rsidRPr="00FE3FE5">
          <w:rPr>
            <w:rStyle w:val="Hyperlink"/>
            <w:rFonts w:cs="Arial"/>
            <w:noProof/>
          </w:rPr>
          <w:t>Literature Review</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_Toc54010640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15</w:t>
        </w:r>
        <w:r w:rsidR="00D5431E" w:rsidRPr="00FE3FE5">
          <w:rPr>
            <w:rFonts w:cs="Arial"/>
            <w:noProof/>
            <w:webHidden/>
          </w:rPr>
          <w:fldChar w:fldCharType="end"/>
        </w:r>
      </w:hyperlink>
    </w:p>
    <w:p w14:paraId="6A328F8F" w14:textId="59A8D506" w:rsidR="00D5431E" w:rsidRPr="00FE3FE5" w:rsidRDefault="009E010B">
      <w:pPr>
        <w:pStyle w:val="TOC3"/>
        <w:tabs>
          <w:tab w:val="left" w:pos="1320"/>
          <w:tab w:val="right" w:leader="dot" w:pos="10070"/>
        </w:tabs>
        <w:rPr>
          <w:rFonts w:eastAsiaTheme="minorEastAsia" w:cs="Arial"/>
          <w:noProof/>
        </w:rPr>
      </w:pPr>
      <w:hyperlink w:anchor="_Toc54010641" w:history="1">
        <w:r w:rsidR="00D5431E" w:rsidRPr="00FE3FE5">
          <w:rPr>
            <w:rStyle w:val="Hyperlink"/>
            <w:rFonts w:cs="Arial"/>
            <w:noProof/>
          </w:rPr>
          <w:t>2.2.1</w:t>
        </w:r>
        <w:r w:rsidR="00D5431E" w:rsidRPr="00FE3FE5">
          <w:rPr>
            <w:rFonts w:eastAsiaTheme="minorEastAsia" w:cs="Arial"/>
            <w:noProof/>
          </w:rPr>
          <w:tab/>
        </w:r>
        <w:r w:rsidR="00D5431E" w:rsidRPr="00FE3FE5">
          <w:rPr>
            <w:rStyle w:val="Hyperlink"/>
            <w:rFonts w:cs="Arial"/>
            <w:noProof/>
          </w:rPr>
          <w:t>Medical Conditions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_Toc54010641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15</w:t>
        </w:r>
        <w:r w:rsidR="00D5431E" w:rsidRPr="00FE3FE5">
          <w:rPr>
            <w:rFonts w:cs="Arial"/>
            <w:noProof/>
            <w:webHidden/>
          </w:rPr>
          <w:fldChar w:fldCharType="end"/>
        </w:r>
      </w:hyperlink>
    </w:p>
    <w:p w14:paraId="30BA4534" w14:textId="31F81FB1" w:rsidR="00D5431E" w:rsidRPr="00FE3FE5" w:rsidRDefault="009E010B">
      <w:pPr>
        <w:pStyle w:val="TOC3"/>
        <w:tabs>
          <w:tab w:val="left" w:pos="1320"/>
          <w:tab w:val="right" w:leader="dot" w:pos="10070"/>
        </w:tabs>
        <w:rPr>
          <w:rFonts w:eastAsiaTheme="minorEastAsia" w:cs="Arial"/>
          <w:noProof/>
        </w:rPr>
      </w:pPr>
      <w:hyperlink w:anchor="_Toc54010642" w:history="1">
        <w:r w:rsidR="00D5431E" w:rsidRPr="00FE3FE5">
          <w:rPr>
            <w:rStyle w:val="Hyperlink"/>
            <w:rFonts w:cs="Arial"/>
            <w:noProof/>
          </w:rPr>
          <w:t>2.2.2</w:t>
        </w:r>
        <w:r w:rsidR="00D5431E" w:rsidRPr="00FE3FE5">
          <w:rPr>
            <w:rFonts w:eastAsiaTheme="minorEastAsia" w:cs="Arial"/>
            <w:noProof/>
          </w:rPr>
          <w:tab/>
        </w:r>
        <w:r w:rsidR="00D5431E" w:rsidRPr="00FE3FE5">
          <w:rPr>
            <w:rStyle w:val="Hyperlink"/>
            <w:rFonts w:cs="Arial"/>
            <w:noProof/>
          </w:rPr>
          <w:t>Technological Developments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_Toc54010642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15</w:t>
        </w:r>
        <w:r w:rsidR="00D5431E" w:rsidRPr="00FE3FE5">
          <w:rPr>
            <w:rFonts w:cs="Arial"/>
            <w:noProof/>
            <w:webHidden/>
          </w:rPr>
          <w:fldChar w:fldCharType="end"/>
        </w:r>
      </w:hyperlink>
    </w:p>
    <w:p w14:paraId="74FDB713" w14:textId="1A3C26B9" w:rsidR="00D5431E" w:rsidRPr="00FE3FE5" w:rsidRDefault="009E010B">
      <w:pPr>
        <w:pStyle w:val="TOC3"/>
        <w:tabs>
          <w:tab w:val="left" w:pos="1320"/>
          <w:tab w:val="right" w:leader="dot" w:pos="10070"/>
        </w:tabs>
        <w:rPr>
          <w:rFonts w:eastAsiaTheme="minorEastAsia" w:cs="Arial"/>
          <w:noProof/>
        </w:rPr>
      </w:pPr>
      <w:hyperlink w:anchor="_Toc54010643" w:history="1">
        <w:r w:rsidR="00D5431E" w:rsidRPr="00FE3FE5">
          <w:rPr>
            <w:rStyle w:val="Hyperlink"/>
            <w:rFonts w:cs="Arial"/>
            <w:noProof/>
          </w:rPr>
          <w:t>2.2.3</w:t>
        </w:r>
        <w:r w:rsidR="00D5431E" w:rsidRPr="00FE3FE5">
          <w:rPr>
            <w:rFonts w:eastAsiaTheme="minorEastAsia" w:cs="Arial"/>
            <w:noProof/>
          </w:rPr>
          <w:tab/>
        </w:r>
        <w:r w:rsidR="00D5431E" w:rsidRPr="00FE3FE5">
          <w:rPr>
            <w:rStyle w:val="Hyperlink"/>
            <w:rFonts w:cs="Arial"/>
            <w:noProof/>
          </w:rPr>
          <w:t>Therapeutic, Diagnostic, or Treatment Options Summary</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_Toc54010643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16</w:t>
        </w:r>
        <w:r w:rsidR="00D5431E" w:rsidRPr="00FE3FE5">
          <w:rPr>
            <w:rFonts w:cs="Arial"/>
            <w:noProof/>
            <w:webHidden/>
          </w:rPr>
          <w:fldChar w:fldCharType="end"/>
        </w:r>
      </w:hyperlink>
    </w:p>
    <w:p w14:paraId="44655647" w14:textId="64A21BF1" w:rsidR="00D5431E" w:rsidRPr="00FE3FE5" w:rsidRDefault="009E010B">
      <w:pPr>
        <w:pStyle w:val="TOC3"/>
        <w:tabs>
          <w:tab w:val="left" w:pos="1320"/>
          <w:tab w:val="right" w:leader="dot" w:pos="10070"/>
        </w:tabs>
        <w:rPr>
          <w:rFonts w:eastAsiaTheme="minorEastAsia" w:cs="Arial"/>
          <w:noProof/>
        </w:rPr>
      </w:pPr>
      <w:hyperlink w:anchor="_Toc54010644" w:history="1">
        <w:r w:rsidR="00D5431E" w:rsidRPr="00FE3FE5">
          <w:rPr>
            <w:rStyle w:val="Hyperlink"/>
            <w:rFonts w:cs="Arial"/>
            <w:noProof/>
          </w:rPr>
          <w:t>2.2.4</w:t>
        </w:r>
        <w:r w:rsidR="00D5431E" w:rsidRPr="00FE3FE5">
          <w:rPr>
            <w:rFonts w:eastAsiaTheme="minorEastAsia" w:cs="Arial"/>
            <w:noProof/>
          </w:rPr>
          <w:tab/>
        </w:r>
        <w:r w:rsidR="00D5431E" w:rsidRPr="00FE3FE5">
          <w:rPr>
            <w:rStyle w:val="Hyperlink"/>
            <w:rFonts w:cs="Arial"/>
            <w:noProof/>
          </w:rPr>
          <w:t>Similar Devices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_Toc54010644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17</w:t>
        </w:r>
        <w:r w:rsidR="00D5431E" w:rsidRPr="00FE3FE5">
          <w:rPr>
            <w:rFonts w:cs="Arial"/>
            <w:noProof/>
            <w:webHidden/>
          </w:rPr>
          <w:fldChar w:fldCharType="end"/>
        </w:r>
      </w:hyperlink>
    </w:p>
    <w:p w14:paraId="7EABBDBA" w14:textId="16201925" w:rsidR="00D5431E" w:rsidRPr="00FE3FE5" w:rsidRDefault="009E010B">
      <w:pPr>
        <w:pStyle w:val="TOC3"/>
        <w:tabs>
          <w:tab w:val="left" w:pos="1320"/>
          <w:tab w:val="right" w:leader="dot" w:pos="10070"/>
        </w:tabs>
        <w:rPr>
          <w:rFonts w:eastAsiaTheme="minorEastAsia" w:cs="Arial"/>
          <w:noProof/>
        </w:rPr>
      </w:pPr>
      <w:hyperlink w:anchor="_Toc54010645" w:history="1">
        <w:r w:rsidR="00D5431E" w:rsidRPr="00FE3FE5">
          <w:rPr>
            <w:rStyle w:val="Hyperlink"/>
            <w:rFonts w:cs="Arial"/>
            <w:noProof/>
          </w:rPr>
          <w:t>2.2.5</w:t>
        </w:r>
        <w:r w:rsidR="00D5431E" w:rsidRPr="00FE3FE5">
          <w:rPr>
            <w:rFonts w:eastAsiaTheme="minorEastAsia" w:cs="Arial"/>
            <w:noProof/>
          </w:rPr>
          <w:tab/>
        </w:r>
        <w:r w:rsidR="00D5431E" w:rsidRPr="00FE3FE5">
          <w:rPr>
            <w:rStyle w:val="Hyperlink"/>
            <w:rFonts w:cs="Arial"/>
            <w:noProof/>
          </w:rPr>
          <w:t>State of the Art Landscape Analysis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17</w:t>
        </w:r>
        <w:r w:rsidR="00D5431E" w:rsidRPr="00FE3FE5">
          <w:rPr>
            <w:rFonts w:cs="Arial"/>
            <w:noProof/>
            <w:webHidden/>
          </w:rPr>
          <w:fldChar w:fldCharType="end"/>
        </w:r>
      </w:hyperlink>
    </w:p>
    <w:p w14:paraId="1D9A83E8" w14:textId="6C8E1205" w:rsidR="00D5431E" w:rsidRPr="00FE3FE5" w:rsidRDefault="009E010B">
      <w:pPr>
        <w:pStyle w:val="TOC3"/>
        <w:tabs>
          <w:tab w:val="left" w:pos="1320"/>
          <w:tab w:val="right" w:leader="dot" w:pos="10070"/>
        </w:tabs>
        <w:rPr>
          <w:rFonts w:eastAsiaTheme="minorEastAsia" w:cs="Arial"/>
          <w:noProof/>
        </w:rPr>
      </w:pPr>
      <w:hyperlink w:anchor="_Toc54010646" w:history="1">
        <w:r w:rsidR="00D5431E" w:rsidRPr="00FE3FE5">
          <w:rPr>
            <w:rStyle w:val="Hyperlink"/>
            <w:rFonts w:cs="Arial"/>
            <w:noProof/>
          </w:rPr>
          <w:t>2.2.6</w:t>
        </w:r>
        <w:r w:rsidR="00D5431E" w:rsidRPr="00FE3FE5">
          <w:rPr>
            <w:rFonts w:eastAsiaTheme="minorEastAsia" w:cs="Arial"/>
            <w:noProof/>
          </w:rPr>
          <w:tab/>
        </w:r>
        <w:r w:rsidR="00D5431E" w:rsidRPr="00FE3FE5">
          <w:rPr>
            <w:rStyle w:val="Hyperlink"/>
            <w:rFonts w:cs="Arial"/>
            <w:noProof/>
          </w:rPr>
          <w:t>Conclusion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20</w:t>
        </w:r>
        <w:r w:rsidR="00D5431E" w:rsidRPr="00FE3FE5">
          <w:rPr>
            <w:rFonts w:cs="Arial"/>
            <w:noProof/>
            <w:webHidden/>
          </w:rPr>
          <w:fldChar w:fldCharType="end"/>
        </w:r>
      </w:hyperlink>
    </w:p>
    <w:p w14:paraId="4BC30E28" w14:textId="73E6EF99" w:rsidR="00D5431E" w:rsidRPr="00FE3FE5" w:rsidRDefault="009E010B">
      <w:pPr>
        <w:pStyle w:val="TOC1"/>
        <w:tabs>
          <w:tab w:val="left" w:pos="660"/>
          <w:tab w:val="right" w:leader="dot" w:pos="10070"/>
        </w:tabs>
        <w:rPr>
          <w:rFonts w:eastAsiaTheme="minorEastAsia" w:cs="Arial"/>
          <w:caps w:val="0"/>
          <w:noProof/>
        </w:rPr>
      </w:pPr>
      <w:hyperlink w:anchor="_Toc54010647" w:history="1">
        <w:r w:rsidR="00D5431E" w:rsidRPr="00FE3FE5">
          <w:rPr>
            <w:rStyle w:val="Hyperlink"/>
            <w:rFonts w:cs="Arial"/>
            <w:noProof/>
          </w:rPr>
          <w:t>3.0</w:t>
        </w:r>
        <w:r w:rsidR="00D5431E" w:rsidRPr="00FE3FE5">
          <w:rPr>
            <w:rFonts w:eastAsiaTheme="minorEastAsia" w:cs="Arial"/>
            <w:caps w:val="0"/>
            <w:noProof/>
          </w:rPr>
          <w:tab/>
        </w:r>
        <w:r w:rsidR="00D5431E" w:rsidRPr="00FE3FE5">
          <w:rPr>
            <w:rStyle w:val="Hyperlink"/>
            <w:rFonts w:cs="Arial"/>
            <w:noProof/>
          </w:rPr>
          <w:t>Safety and Performance Measures/Objectives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20</w:t>
        </w:r>
        <w:r w:rsidR="00D5431E" w:rsidRPr="00FE3FE5">
          <w:rPr>
            <w:rFonts w:cs="Arial"/>
            <w:noProof/>
            <w:webHidden/>
          </w:rPr>
          <w:fldChar w:fldCharType="end"/>
        </w:r>
      </w:hyperlink>
    </w:p>
    <w:p w14:paraId="1502FB30" w14:textId="1A463228" w:rsidR="00D5431E" w:rsidRPr="00FE3FE5" w:rsidRDefault="009E010B">
      <w:pPr>
        <w:pStyle w:val="TOC1"/>
        <w:tabs>
          <w:tab w:val="left" w:pos="660"/>
          <w:tab w:val="right" w:leader="dot" w:pos="10070"/>
        </w:tabs>
        <w:rPr>
          <w:rFonts w:eastAsiaTheme="minorEastAsia" w:cs="Arial"/>
          <w:caps w:val="0"/>
          <w:noProof/>
        </w:rPr>
      </w:pPr>
      <w:hyperlink w:anchor="_Toc54010648" w:history="1">
        <w:r w:rsidR="00D5431E" w:rsidRPr="00FE3FE5">
          <w:rPr>
            <w:rStyle w:val="Hyperlink"/>
            <w:rFonts w:eastAsiaTheme="majorEastAsia" w:cs="Arial"/>
            <w:noProof/>
          </w:rPr>
          <w:t>4.0</w:t>
        </w:r>
        <w:r w:rsidR="00D5431E" w:rsidRPr="00FE3FE5">
          <w:rPr>
            <w:rFonts w:eastAsiaTheme="minorEastAsia" w:cs="Arial"/>
            <w:caps w:val="0"/>
            <w:noProof/>
          </w:rPr>
          <w:tab/>
        </w:r>
        <w:r w:rsidR="00D5431E" w:rsidRPr="00FE3FE5">
          <w:rPr>
            <w:rStyle w:val="Hyperlink"/>
            <w:rFonts w:eastAsiaTheme="majorEastAsia" w:cs="Arial"/>
            <w:noProof/>
          </w:rPr>
          <w:t>Device Description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23</w:t>
        </w:r>
        <w:r w:rsidR="00D5431E" w:rsidRPr="00FE3FE5">
          <w:rPr>
            <w:rFonts w:cs="Arial"/>
            <w:noProof/>
            <w:webHidden/>
          </w:rPr>
          <w:fldChar w:fldCharType="end"/>
        </w:r>
      </w:hyperlink>
    </w:p>
    <w:p w14:paraId="2E6B0E12" w14:textId="7BF2B872" w:rsidR="00D5431E" w:rsidRPr="00FE3FE5" w:rsidRDefault="009E010B">
      <w:pPr>
        <w:pStyle w:val="TOC2"/>
        <w:rPr>
          <w:rFonts w:eastAsiaTheme="minorEastAsia" w:cs="Arial"/>
          <w:noProof/>
        </w:rPr>
      </w:pPr>
      <w:hyperlink w:anchor="_Toc54010649" w:history="1">
        <w:r w:rsidR="00D5431E" w:rsidRPr="00FE3FE5">
          <w:rPr>
            <w:rStyle w:val="Hyperlink"/>
            <w:rFonts w:cs="Arial"/>
            <w:noProof/>
          </w:rPr>
          <w:t>4.1</w:t>
        </w:r>
        <w:r w:rsidR="00D5431E" w:rsidRPr="00FE3FE5">
          <w:rPr>
            <w:rFonts w:eastAsiaTheme="minorEastAsia" w:cs="Arial"/>
            <w:noProof/>
          </w:rPr>
          <w:tab/>
        </w:r>
        <w:r w:rsidR="00D5431E" w:rsidRPr="00FE3FE5">
          <w:rPr>
            <w:rStyle w:val="Hyperlink"/>
            <w:rFonts w:cs="Arial"/>
            <w:noProof/>
          </w:rPr>
          <w:t>Detailed Device Description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_Toc54010649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23</w:t>
        </w:r>
        <w:r w:rsidR="00D5431E" w:rsidRPr="00FE3FE5">
          <w:rPr>
            <w:rFonts w:cs="Arial"/>
            <w:noProof/>
            <w:webHidden/>
          </w:rPr>
          <w:fldChar w:fldCharType="end"/>
        </w:r>
      </w:hyperlink>
    </w:p>
    <w:p w14:paraId="5C0793C4" w14:textId="4A25E54A" w:rsidR="00D5431E" w:rsidRPr="00FE3FE5" w:rsidRDefault="009E010B">
      <w:pPr>
        <w:pStyle w:val="TOC2"/>
        <w:rPr>
          <w:rFonts w:eastAsiaTheme="minorEastAsia" w:cs="Arial"/>
          <w:noProof/>
        </w:rPr>
      </w:pPr>
      <w:hyperlink w:anchor="_Toc54010650" w:history="1">
        <w:r w:rsidR="00D5431E" w:rsidRPr="00FE3FE5">
          <w:rPr>
            <w:rStyle w:val="Hyperlink"/>
            <w:rFonts w:cs="Arial"/>
            <w:noProof/>
          </w:rPr>
          <w:t>4.2</w:t>
        </w:r>
        <w:r w:rsidR="00D5431E" w:rsidRPr="00FE3FE5">
          <w:rPr>
            <w:rFonts w:eastAsiaTheme="minorEastAsia" w:cs="Arial"/>
            <w:noProof/>
          </w:rPr>
          <w:tab/>
        </w:r>
        <w:r w:rsidR="00D5431E" w:rsidRPr="00FE3FE5">
          <w:rPr>
            <w:rStyle w:val="Hyperlink"/>
            <w:rFonts w:cs="Arial"/>
            <w:noProof/>
          </w:rPr>
          <w:t>Name and Address of Manufacturer</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_Toc54010650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24</w:t>
        </w:r>
        <w:r w:rsidR="00D5431E" w:rsidRPr="00FE3FE5">
          <w:rPr>
            <w:rFonts w:cs="Arial"/>
            <w:noProof/>
            <w:webHidden/>
          </w:rPr>
          <w:fldChar w:fldCharType="end"/>
        </w:r>
      </w:hyperlink>
    </w:p>
    <w:p w14:paraId="29BCAE21" w14:textId="7CF2C41B" w:rsidR="00D5431E" w:rsidRPr="00FE3FE5" w:rsidRDefault="009E010B">
      <w:pPr>
        <w:pStyle w:val="TOC2"/>
        <w:rPr>
          <w:rFonts w:eastAsiaTheme="minorEastAsia" w:cs="Arial"/>
          <w:noProof/>
        </w:rPr>
      </w:pPr>
      <w:hyperlink w:anchor="_Toc54010651" w:history="1">
        <w:r w:rsidR="00D5431E" w:rsidRPr="00FE3FE5">
          <w:rPr>
            <w:rStyle w:val="Hyperlink"/>
            <w:rFonts w:cs="Arial"/>
            <w:noProof/>
          </w:rPr>
          <w:t>4.3</w:t>
        </w:r>
        <w:r w:rsidR="00D5431E" w:rsidRPr="00FE3FE5">
          <w:rPr>
            <w:rFonts w:eastAsiaTheme="minorEastAsia" w:cs="Arial"/>
            <w:noProof/>
          </w:rPr>
          <w:tab/>
        </w:r>
        <w:r w:rsidR="00D5431E" w:rsidRPr="00FE3FE5">
          <w:rPr>
            <w:rStyle w:val="Hyperlink"/>
            <w:rFonts w:cs="Arial"/>
            <w:noProof/>
          </w:rPr>
          <w:t>Principles of Operation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_Toc54010651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24</w:t>
        </w:r>
        <w:r w:rsidR="00D5431E" w:rsidRPr="00FE3FE5">
          <w:rPr>
            <w:rFonts w:cs="Arial"/>
            <w:noProof/>
            <w:webHidden/>
          </w:rPr>
          <w:fldChar w:fldCharType="end"/>
        </w:r>
      </w:hyperlink>
    </w:p>
    <w:p w14:paraId="4670FF5B" w14:textId="253D55DC" w:rsidR="00D5431E" w:rsidRPr="00FE3FE5" w:rsidRDefault="009E010B">
      <w:pPr>
        <w:pStyle w:val="TOC2"/>
        <w:rPr>
          <w:rFonts w:eastAsiaTheme="minorEastAsia" w:cs="Arial"/>
          <w:noProof/>
        </w:rPr>
      </w:pPr>
      <w:hyperlink w:anchor="_Toc54010652" w:history="1">
        <w:r w:rsidR="00D5431E" w:rsidRPr="00FE3FE5">
          <w:rPr>
            <w:rStyle w:val="Hyperlink"/>
            <w:rFonts w:cs="Arial"/>
            <w:noProof/>
          </w:rPr>
          <w:t>4.4</w:t>
        </w:r>
        <w:r w:rsidR="00D5431E" w:rsidRPr="00FE3FE5">
          <w:rPr>
            <w:rFonts w:eastAsiaTheme="minorEastAsia" w:cs="Arial"/>
            <w:noProof/>
          </w:rPr>
          <w:tab/>
        </w:r>
        <w:r w:rsidR="00D5431E" w:rsidRPr="00FE3FE5">
          <w:rPr>
            <w:rStyle w:val="Hyperlink"/>
            <w:rFonts w:cs="Arial"/>
            <w:noProof/>
          </w:rPr>
          <w:t>Development History</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_Toc54010652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24</w:t>
        </w:r>
        <w:r w:rsidR="00D5431E" w:rsidRPr="00FE3FE5">
          <w:rPr>
            <w:rFonts w:cs="Arial"/>
            <w:noProof/>
            <w:webHidden/>
          </w:rPr>
          <w:fldChar w:fldCharType="end"/>
        </w:r>
      </w:hyperlink>
    </w:p>
    <w:p w14:paraId="780117F4" w14:textId="2246E804" w:rsidR="00D5431E" w:rsidRPr="00FE3FE5" w:rsidRDefault="009E010B">
      <w:pPr>
        <w:pStyle w:val="TOC2"/>
        <w:rPr>
          <w:rFonts w:eastAsiaTheme="minorEastAsia" w:cs="Arial"/>
          <w:noProof/>
        </w:rPr>
      </w:pPr>
      <w:hyperlink w:anchor="_Toc54010653" w:history="1">
        <w:r w:rsidR="00D5431E" w:rsidRPr="00FE3FE5">
          <w:rPr>
            <w:rStyle w:val="Hyperlink"/>
            <w:rFonts w:cs="Arial"/>
            <w:noProof/>
          </w:rPr>
          <w:t>4.5</w:t>
        </w:r>
        <w:r w:rsidR="00D5431E" w:rsidRPr="00FE3FE5">
          <w:rPr>
            <w:rFonts w:eastAsiaTheme="minorEastAsia" w:cs="Arial"/>
            <w:noProof/>
          </w:rPr>
          <w:tab/>
        </w:r>
        <w:r w:rsidR="00D5431E" w:rsidRPr="00FE3FE5">
          <w:rPr>
            <w:rStyle w:val="Hyperlink"/>
            <w:rFonts w:cs="Arial"/>
            <w:noProof/>
          </w:rPr>
          <w:t>Regulatory History</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_Toc54010653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24</w:t>
        </w:r>
        <w:r w:rsidR="00D5431E" w:rsidRPr="00FE3FE5">
          <w:rPr>
            <w:rFonts w:cs="Arial"/>
            <w:noProof/>
            <w:webHidden/>
          </w:rPr>
          <w:fldChar w:fldCharType="end"/>
        </w:r>
      </w:hyperlink>
    </w:p>
    <w:p w14:paraId="5D00D9EF" w14:textId="4C29269C" w:rsidR="00D5431E" w:rsidRPr="00FE3FE5" w:rsidRDefault="009E010B">
      <w:pPr>
        <w:pStyle w:val="TOC2"/>
        <w:rPr>
          <w:rFonts w:eastAsiaTheme="minorEastAsia" w:cs="Arial"/>
          <w:noProof/>
        </w:rPr>
      </w:pPr>
      <w:hyperlink w:anchor="_Toc54010654" w:history="1">
        <w:r w:rsidR="00D5431E" w:rsidRPr="00FE3FE5">
          <w:rPr>
            <w:rStyle w:val="Hyperlink"/>
            <w:rFonts w:cs="Arial"/>
            <w:noProof/>
          </w:rPr>
          <w:t>4.6</w:t>
        </w:r>
        <w:r w:rsidR="00D5431E" w:rsidRPr="00FE3FE5">
          <w:rPr>
            <w:rFonts w:eastAsiaTheme="minorEastAsia" w:cs="Arial"/>
            <w:noProof/>
          </w:rPr>
          <w:tab/>
        </w:r>
        <w:r w:rsidR="00D5431E" w:rsidRPr="00FE3FE5">
          <w:rPr>
            <w:rStyle w:val="Hyperlink"/>
            <w:rFonts w:cs="Arial"/>
            <w:noProof/>
          </w:rPr>
          <w:t>Product Labeling</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_Toc54010654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04B58E0E" w14:textId="16110816" w:rsidR="00D5431E" w:rsidRPr="00FE3FE5" w:rsidRDefault="009E010B">
      <w:pPr>
        <w:pStyle w:val="TOC3"/>
        <w:tabs>
          <w:tab w:val="left" w:pos="1320"/>
          <w:tab w:val="right" w:leader="dot" w:pos="10070"/>
        </w:tabs>
        <w:rPr>
          <w:rFonts w:eastAsiaTheme="minorEastAsia" w:cs="Arial"/>
          <w:noProof/>
        </w:rPr>
      </w:pPr>
      <w:hyperlink w:anchor="_Toc54010655" w:history="1">
        <w:r w:rsidR="00D5431E" w:rsidRPr="00FE3FE5">
          <w:rPr>
            <w:rStyle w:val="Hyperlink"/>
            <w:rFonts w:cs="Arial"/>
            <w:noProof/>
          </w:rPr>
          <w:t>4.6.1</w:t>
        </w:r>
        <w:r w:rsidR="00D5431E" w:rsidRPr="00FE3FE5">
          <w:rPr>
            <w:rFonts w:eastAsiaTheme="minorEastAsia" w:cs="Arial"/>
            <w:noProof/>
          </w:rPr>
          <w:tab/>
        </w:r>
        <w:r w:rsidR="00D5431E" w:rsidRPr="00FE3FE5">
          <w:rPr>
            <w:rStyle w:val="Hyperlink"/>
            <w:rFonts w:cs="Arial"/>
            <w:noProof/>
          </w:rPr>
          <w:t>Intended Purpose/Use</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44175599" w14:textId="2BAB7C37" w:rsidR="00D5431E" w:rsidRPr="00FE3FE5" w:rsidRDefault="009E010B">
      <w:pPr>
        <w:pStyle w:val="TOC3"/>
        <w:tabs>
          <w:tab w:val="left" w:pos="1320"/>
          <w:tab w:val="right" w:leader="dot" w:pos="10070"/>
        </w:tabs>
        <w:rPr>
          <w:rFonts w:eastAsiaTheme="minorEastAsia" w:cs="Arial"/>
          <w:noProof/>
        </w:rPr>
      </w:pPr>
      <w:hyperlink w:anchor="_Toc54010656" w:history="1">
        <w:r w:rsidR="00D5431E" w:rsidRPr="00FE3FE5">
          <w:rPr>
            <w:rStyle w:val="Hyperlink"/>
            <w:rFonts w:cs="Arial"/>
            <w:noProof/>
          </w:rPr>
          <w:t>4.6.2</w:t>
        </w:r>
        <w:r w:rsidR="00D5431E" w:rsidRPr="00FE3FE5">
          <w:rPr>
            <w:rFonts w:eastAsiaTheme="minorEastAsia" w:cs="Arial"/>
            <w:noProof/>
          </w:rPr>
          <w:tab/>
        </w:r>
        <w:r w:rsidR="00D5431E" w:rsidRPr="00FE3FE5">
          <w:rPr>
            <w:rStyle w:val="Hyperlink"/>
            <w:rFonts w:cs="Arial"/>
            <w:noProof/>
          </w:rPr>
          <w:t>Intended Target Groups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4E3BB65B" w14:textId="79A8D2FC" w:rsidR="00D5431E" w:rsidRPr="00FE3FE5" w:rsidRDefault="009E010B">
      <w:pPr>
        <w:pStyle w:val="TOC3"/>
        <w:tabs>
          <w:tab w:val="left" w:pos="1320"/>
          <w:tab w:val="right" w:leader="dot" w:pos="10070"/>
        </w:tabs>
        <w:rPr>
          <w:rFonts w:eastAsiaTheme="minorEastAsia" w:cs="Arial"/>
          <w:noProof/>
        </w:rPr>
      </w:pPr>
      <w:hyperlink w:anchor="_Toc54010657" w:history="1">
        <w:r w:rsidR="00D5431E" w:rsidRPr="00FE3FE5">
          <w:rPr>
            <w:rStyle w:val="Hyperlink"/>
            <w:rFonts w:cs="Arial"/>
            <w:noProof/>
          </w:rPr>
          <w:t>4.6.3</w:t>
        </w:r>
        <w:r w:rsidR="00D5431E" w:rsidRPr="00FE3FE5">
          <w:rPr>
            <w:rFonts w:eastAsiaTheme="minorEastAsia" w:cs="Arial"/>
            <w:noProof/>
          </w:rPr>
          <w:tab/>
        </w:r>
        <w:r w:rsidR="00D5431E" w:rsidRPr="00FE3FE5">
          <w:rPr>
            <w:rStyle w:val="Hyperlink"/>
            <w:rFonts w:cs="Arial"/>
            <w:noProof/>
          </w:rPr>
          <w:t>Indications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63CFB0DA" w14:textId="7C265D34" w:rsidR="00D5431E" w:rsidRPr="00FE3FE5" w:rsidRDefault="009E010B">
      <w:pPr>
        <w:pStyle w:val="TOC3"/>
        <w:tabs>
          <w:tab w:val="left" w:pos="1320"/>
          <w:tab w:val="right" w:leader="dot" w:pos="10070"/>
        </w:tabs>
        <w:rPr>
          <w:rFonts w:eastAsiaTheme="minorEastAsia" w:cs="Arial"/>
          <w:noProof/>
        </w:rPr>
      </w:pPr>
      <w:hyperlink w:anchor="_Toc54010658" w:history="1">
        <w:r w:rsidR="00D5431E" w:rsidRPr="00FE3FE5">
          <w:rPr>
            <w:rStyle w:val="Hyperlink"/>
            <w:rFonts w:cs="Arial"/>
            <w:noProof/>
          </w:rPr>
          <w:t>4.6.4</w:t>
        </w:r>
        <w:r w:rsidR="00D5431E" w:rsidRPr="00FE3FE5">
          <w:rPr>
            <w:rFonts w:eastAsiaTheme="minorEastAsia" w:cs="Arial"/>
            <w:noProof/>
          </w:rPr>
          <w:tab/>
        </w:r>
        <w:r w:rsidR="00D5431E" w:rsidRPr="00FE3FE5">
          <w:rPr>
            <w:rStyle w:val="Hyperlink"/>
            <w:rFonts w:cs="Arial"/>
            <w:noProof/>
          </w:rPr>
          <w:t>Contraindications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31C07556" w14:textId="3F9239B9" w:rsidR="00D5431E" w:rsidRPr="00FE3FE5" w:rsidRDefault="009E010B">
      <w:pPr>
        <w:pStyle w:val="TOC3"/>
        <w:tabs>
          <w:tab w:val="left" w:pos="1320"/>
          <w:tab w:val="right" w:leader="dot" w:pos="10070"/>
        </w:tabs>
        <w:rPr>
          <w:rFonts w:eastAsiaTheme="minorEastAsia" w:cs="Arial"/>
          <w:noProof/>
        </w:rPr>
      </w:pPr>
      <w:hyperlink w:anchor="_Toc54010659" w:history="1">
        <w:r w:rsidR="00D5431E" w:rsidRPr="00FE3FE5">
          <w:rPr>
            <w:rStyle w:val="Hyperlink"/>
            <w:rFonts w:cs="Arial"/>
            <w:noProof/>
          </w:rPr>
          <w:t>4.6.5</w:t>
        </w:r>
        <w:r w:rsidR="00D5431E" w:rsidRPr="00FE3FE5">
          <w:rPr>
            <w:rFonts w:eastAsiaTheme="minorEastAsia" w:cs="Arial"/>
            <w:noProof/>
          </w:rPr>
          <w:tab/>
        </w:r>
        <w:r w:rsidR="00D5431E" w:rsidRPr="00FE3FE5">
          <w:rPr>
            <w:rStyle w:val="Hyperlink"/>
            <w:rFonts w:cs="Arial"/>
            <w:noProof/>
          </w:rPr>
          <w:t>Warnings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_Toc54010659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3F622B6D" w14:textId="550D4D3E" w:rsidR="00D5431E" w:rsidRPr="00FE3FE5" w:rsidRDefault="009E010B">
      <w:pPr>
        <w:pStyle w:val="TOC3"/>
        <w:tabs>
          <w:tab w:val="left" w:pos="1320"/>
          <w:tab w:val="right" w:leader="dot" w:pos="10070"/>
        </w:tabs>
        <w:rPr>
          <w:rFonts w:eastAsiaTheme="minorEastAsia" w:cs="Arial"/>
          <w:noProof/>
        </w:rPr>
      </w:pPr>
      <w:hyperlink w:anchor="_Toc54010660" w:history="1">
        <w:r w:rsidR="00D5431E" w:rsidRPr="00FE3FE5">
          <w:rPr>
            <w:rStyle w:val="Hyperlink"/>
            <w:rFonts w:cs="Arial"/>
            <w:noProof/>
          </w:rPr>
          <w:t>4.6.6</w:t>
        </w:r>
        <w:r w:rsidR="00D5431E" w:rsidRPr="00FE3FE5">
          <w:rPr>
            <w:rFonts w:eastAsiaTheme="minorEastAsia" w:cs="Arial"/>
            <w:noProof/>
          </w:rPr>
          <w:tab/>
        </w:r>
        <w:r w:rsidR="00D5431E" w:rsidRPr="00FE3FE5">
          <w:rPr>
            <w:rStyle w:val="Hyperlink"/>
            <w:rFonts w:cs="Arial"/>
            <w:noProof/>
          </w:rPr>
          <w:t>Precautions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_Toc54010660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25</w:t>
        </w:r>
        <w:r w:rsidR="00D5431E" w:rsidRPr="00FE3FE5">
          <w:rPr>
            <w:rFonts w:cs="Arial"/>
            <w:noProof/>
            <w:webHidden/>
          </w:rPr>
          <w:fldChar w:fldCharType="end"/>
        </w:r>
      </w:hyperlink>
    </w:p>
    <w:p w14:paraId="3428BD81" w14:textId="42AD6CAF" w:rsidR="00D5431E" w:rsidRPr="00FE3FE5" w:rsidRDefault="009E010B">
      <w:pPr>
        <w:pStyle w:val="TOC3"/>
        <w:tabs>
          <w:tab w:val="left" w:pos="1320"/>
          <w:tab w:val="right" w:leader="dot" w:pos="10070"/>
        </w:tabs>
        <w:rPr>
          <w:rFonts w:eastAsiaTheme="minorEastAsia" w:cs="Arial"/>
          <w:noProof/>
        </w:rPr>
      </w:pPr>
      <w:hyperlink w:anchor="_Toc54010661" w:history="1">
        <w:r w:rsidR="00D5431E" w:rsidRPr="00FE3FE5">
          <w:rPr>
            <w:rStyle w:val="Hyperlink"/>
            <w:rFonts w:cs="Arial"/>
            <w:noProof/>
          </w:rPr>
          <w:t>4.6.7</w:t>
        </w:r>
        <w:r w:rsidR="00D5431E" w:rsidRPr="00FE3FE5">
          <w:rPr>
            <w:rFonts w:eastAsiaTheme="minorEastAsia" w:cs="Arial"/>
            <w:noProof/>
          </w:rPr>
          <w:tab/>
        </w:r>
        <w:r w:rsidR="00D5431E" w:rsidRPr="00FE3FE5">
          <w:rPr>
            <w:rStyle w:val="Hyperlink"/>
            <w:rFonts w:cs="Arial"/>
            <w:noProof/>
          </w:rPr>
          <w:t>Potential Adverse Events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_Toc54010661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26</w:t>
        </w:r>
        <w:r w:rsidR="00D5431E" w:rsidRPr="00FE3FE5">
          <w:rPr>
            <w:rFonts w:cs="Arial"/>
            <w:noProof/>
            <w:webHidden/>
          </w:rPr>
          <w:fldChar w:fldCharType="end"/>
        </w:r>
      </w:hyperlink>
    </w:p>
    <w:p w14:paraId="19FACD97" w14:textId="1E77DE42" w:rsidR="00D5431E" w:rsidRPr="00FE3FE5" w:rsidRDefault="009E010B">
      <w:pPr>
        <w:pStyle w:val="TOC2"/>
        <w:rPr>
          <w:rFonts w:eastAsiaTheme="minorEastAsia" w:cs="Arial"/>
          <w:noProof/>
        </w:rPr>
      </w:pPr>
      <w:hyperlink w:anchor="_Toc54010662" w:history="1">
        <w:r w:rsidR="00D5431E" w:rsidRPr="00FE3FE5">
          <w:rPr>
            <w:rStyle w:val="Hyperlink"/>
            <w:rFonts w:cs="Arial"/>
            <w:noProof/>
          </w:rPr>
          <w:t>4.7</w:t>
        </w:r>
        <w:r w:rsidR="00D5431E" w:rsidRPr="00FE3FE5">
          <w:rPr>
            <w:rFonts w:eastAsiaTheme="minorEastAsia" w:cs="Arial"/>
            <w:noProof/>
          </w:rPr>
          <w:tab/>
        </w:r>
        <w:r w:rsidR="00D5431E" w:rsidRPr="00FE3FE5">
          <w:rPr>
            <w:rStyle w:val="Hyperlink"/>
            <w:rFonts w:cs="Arial"/>
            <w:noProof/>
          </w:rPr>
          <w:t>Intended User</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_Toc54010662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26</w:t>
        </w:r>
        <w:r w:rsidR="00D5431E" w:rsidRPr="00FE3FE5">
          <w:rPr>
            <w:rFonts w:cs="Arial"/>
            <w:noProof/>
            <w:webHidden/>
          </w:rPr>
          <w:fldChar w:fldCharType="end"/>
        </w:r>
      </w:hyperlink>
    </w:p>
    <w:p w14:paraId="45ADD785" w14:textId="2188D712" w:rsidR="00D5431E" w:rsidRPr="00FE3FE5" w:rsidRDefault="009E010B">
      <w:pPr>
        <w:pStyle w:val="TOC2"/>
        <w:rPr>
          <w:rFonts w:eastAsiaTheme="minorEastAsia" w:cs="Arial"/>
          <w:noProof/>
        </w:rPr>
      </w:pPr>
      <w:hyperlink w:anchor="_Toc54010663" w:history="1">
        <w:r w:rsidR="00D5431E" w:rsidRPr="00FE3FE5">
          <w:rPr>
            <w:rStyle w:val="Hyperlink"/>
            <w:rFonts w:cs="Arial"/>
            <w:noProof/>
          </w:rPr>
          <w:t>4.8</w:t>
        </w:r>
        <w:r w:rsidR="00D5431E" w:rsidRPr="00FE3FE5">
          <w:rPr>
            <w:rFonts w:eastAsiaTheme="minorEastAsia" w:cs="Arial"/>
            <w:noProof/>
          </w:rPr>
          <w:tab/>
        </w:r>
        <w:r w:rsidR="00D5431E" w:rsidRPr="00FE3FE5">
          <w:rPr>
            <w:rStyle w:val="Hyperlink"/>
            <w:rFonts w:cs="Arial"/>
            <w:noProof/>
          </w:rPr>
          <w:t>Intended Clinical Benefits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_Toc54010663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26</w:t>
        </w:r>
        <w:r w:rsidR="00D5431E" w:rsidRPr="00FE3FE5">
          <w:rPr>
            <w:rFonts w:cs="Arial"/>
            <w:noProof/>
            <w:webHidden/>
          </w:rPr>
          <w:fldChar w:fldCharType="end"/>
        </w:r>
      </w:hyperlink>
    </w:p>
    <w:p w14:paraId="3931F5F7" w14:textId="47CD7CD5" w:rsidR="00D5431E" w:rsidRPr="00FE3FE5" w:rsidRDefault="009E010B">
      <w:pPr>
        <w:pStyle w:val="TOC2"/>
        <w:rPr>
          <w:rFonts w:eastAsiaTheme="minorEastAsia" w:cs="Arial"/>
          <w:noProof/>
        </w:rPr>
      </w:pPr>
      <w:hyperlink w:anchor="_Toc54010664" w:history="1">
        <w:r w:rsidR="00D5431E" w:rsidRPr="00FE3FE5">
          <w:rPr>
            <w:rStyle w:val="Hyperlink"/>
            <w:rFonts w:cs="Arial"/>
            <w:noProof/>
          </w:rPr>
          <w:t>4.9</w:t>
        </w:r>
        <w:r w:rsidR="00D5431E" w:rsidRPr="00FE3FE5">
          <w:rPr>
            <w:rFonts w:eastAsiaTheme="minorEastAsia" w:cs="Arial"/>
            <w:noProof/>
          </w:rPr>
          <w:tab/>
        </w:r>
        <w:r w:rsidR="00D5431E" w:rsidRPr="00FE3FE5">
          <w:rPr>
            <w:rStyle w:val="Hyperlink"/>
            <w:rFonts w:cs="Arial"/>
            <w:noProof/>
          </w:rPr>
          <w:t>Claims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_Toc54010664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26</w:t>
        </w:r>
        <w:r w:rsidR="00D5431E" w:rsidRPr="00FE3FE5">
          <w:rPr>
            <w:rFonts w:cs="Arial"/>
            <w:noProof/>
            <w:webHidden/>
          </w:rPr>
          <w:fldChar w:fldCharType="end"/>
        </w:r>
      </w:hyperlink>
    </w:p>
    <w:p w14:paraId="4CB5C6BE" w14:textId="4C8FE274" w:rsidR="00D5431E" w:rsidRPr="00FE3FE5" w:rsidRDefault="009E010B">
      <w:pPr>
        <w:pStyle w:val="TOC2"/>
        <w:rPr>
          <w:rFonts w:eastAsiaTheme="minorEastAsia" w:cs="Arial"/>
          <w:noProof/>
        </w:rPr>
      </w:pPr>
      <w:hyperlink w:anchor="_Toc54010665" w:history="1">
        <w:r w:rsidR="00D5431E" w:rsidRPr="00FE3FE5">
          <w:rPr>
            <w:rStyle w:val="Hyperlink"/>
            <w:rFonts w:cs="Arial"/>
            <w:noProof/>
          </w:rPr>
          <w:t>4.10</w:t>
        </w:r>
        <w:r w:rsidR="00D5431E" w:rsidRPr="00FE3FE5">
          <w:rPr>
            <w:rFonts w:eastAsiaTheme="minorEastAsia" w:cs="Arial"/>
            <w:noProof/>
          </w:rPr>
          <w:tab/>
        </w:r>
        <w:r w:rsidR="00D5431E" w:rsidRPr="00FE3FE5">
          <w:rPr>
            <w:rStyle w:val="Hyperlink"/>
            <w:rFonts w:cs="Arial"/>
            <w:noProof/>
          </w:rPr>
          <w:t>Devices Used in Combination (if applicable)</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26</w:t>
        </w:r>
        <w:r w:rsidR="00D5431E" w:rsidRPr="00FE3FE5">
          <w:rPr>
            <w:rFonts w:cs="Arial"/>
            <w:noProof/>
            <w:webHidden/>
          </w:rPr>
          <w:fldChar w:fldCharType="end"/>
        </w:r>
      </w:hyperlink>
    </w:p>
    <w:p w14:paraId="749641D5" w14:textId="6DDB9E05" w:rsidR="00D5431E" w:rsidRPr="00FE3FE5" w:rsidRDefault="009E010B">
      <w:pPr>
        <w:pStyle w:val="TOC2"/>
        <w:rPr>
          <w:rFonts w:eastAsiaTheme="minorEastAsia" w:cs="Arial"/>
          <w:noProof/>
        </w:rPr>
      </w:pPr>
      <w:hyperlink w:anchor="_Toc54010666" w:history="1">
        <w:r w:rsidR="00D5431E" w:rsidRPr="00FE3FE5">
          <w:rPr>
            <w:rStyle w:val="Hyperlink"/>
            <w:rFonts w:cs="Arial"/>
            <w:noProof/>
          </w:rPr>
          <w:t>4.11</w:t>
        </w:r>
        <w:r w:rsidR="00D5431E" w:rsidRPr="00FE3FE5">
          <w:rPr>
            <w:rFonts w:eastAsiaTheme="minorEastAsia" w:cs="Arial"/>
            <w:noProof/>
          </w:rPr>
          <w:tab/>
        </w:r>
        <w:r w:rsidR="00D5431E" w:rsidRPr="00FE3FE5">
          <w:rPr>
            <w:rStyle w:val="Hyperlink"/>
            <w:rFonts w:cs="Arial"/>
            <w:noProof/>
          </w:rPr>
          <w:t>Animal Tissues or Derivatives (if applicable)</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26</w:t>
        </w:r>
        <w:r w:rsidR="00D5431E" w:rsidRPr="00FE3FE5">
          <w:rPr>
            <w:rFonts w:cs="Arial"/>
            <w:noProof/>
            <w:webHidden/>
          </w:rPr>
          <w:fldChar w:fldCharType="end"/>
        </w:r>
      </w:hyperlink>
    </w:p>
    <w:p w14:paraId="43688E47" w14:textId="51FABACE" w:rsidR="00D5431E" w:rsidRPr="00FE3FE5" w:rsidRDefault="009E010B">
      <w:pPr>
        <w:pStyle w:val="TOC1"/>
        <w:tabs>
          <w:tab w:val="left" w:pos="660"/>
          <w:tab w:val="right" w:leader="dot" w:pos="10070"/>
        </w:tabs>
        <w:rPr>
          <w:rFonts w:eastAsiaTheme="minorEastAsia" w:cs="Arial"/>
          <w:caps w:val="0"/>
          <w:noProof/>
        </w:rPr>
      </w:pPr>
      <w:hyperlink w:anchor="_Toc54010667" w:history="1">
        <w:r w:rsidR="00D5431E" w:rsidRPr="00FE3FE5">
          <w:rPr>
            <w:rStyle w:val="Hyperlink"/>
            <w:rFonts w:cs="Arial"/>
            <w:noProof/>
          </w:rPr>
          <w:t>5.0</w:t>
        </w:r>
        <w:r w:rsidR="00D5431E" w:rsidRPr="00FE3FE5">
          <w:rPr>
            <w:rFonts w:eastAsiaTheme="minorEastAsia" w:cs="Arial"/>
            <w:caps w:val="0"/>
            <w:noProof/>
          </w:rPr>
          <w:tab/>
        </w:r>
        <w:r w:rsidR="00D5431E" w:rsidRPr="00FE3FE5">
          <w:rPr>
            <w:rStyle w:val="Hyperlink"/>
            <w:rFonts w:cs="Arial"/>
            <w:noProof/>
          </w:rPr>
          <w:t>Clinical Development Plan (Stage 0)</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27</w:t>
        </w:r>
        <w:r w:rsidR="00D5431E" w:rsidRPr="00FE3FE5">
          <w:rPr>
            <w:rFonts w:cs="Arial"/>
            <w:noProof/>
            <w:webHidden/>
          </w:rPr>
          <w:fldChar w:fldCharType="end"/>
        </w:r>
      </w:hyperlink>
    </w:p>
    <w:p w14:paraId="1D27040D" w14:textId="1B3E11CB" w:rsidR="00D5431E" w:rsidRPr="00FE3FE5" w:rsidRDefault="009E010B">
      <w:pPr>
        <w:pStyle w:val="TOC1"/>
        <w:tabs>
          <w:tab w:val="left" w:pos="660"/>
          <w:tab w:val="right" w:leader="dot" w:pos="10070"/>
        </w:tabs>
        <w:rPr>
          <w:rFonts w:eastAsiaTheme="minorEastAsia" w:cs="Arial"/>
          <w:caps w:val="0"/>
          <w:noProof/>
        </w:rPr>
      </w:pPr>
      <w:hyperlink w:anchor="_Toc54010668" w:history="1">
        <w:r w:rsidR="00D5431E" w:rsidRPr="00FE3FE5">
          <w:rPr>
            <w:rStyle w:val="Hyperlink"/>
            <w:rFonts w:cs="Arial"/>
            <w:noProof/>
          </w:rPr>
          <w:t>6.0</w:t>
        </w:r>
        <w:r w:rsidR="00D5431E" w:rsidRPr="00FE3FE5">
          <w:rPr>
            <w:rFonts w:eastAsiaTheme="minorEastAsia" w:cs="Arial"/>
            <w:caps w:val="0"/>
            <w:noProof/>
          </w:rPr>
          <w:tab/>
        </w:r>
        <w:r w:rsidR="00D5431E" w:rsidRPr="00FE3FE5">
          <w:rPr>
            <w:rStyle w:val="Hyperlink"/>
            <w:rFonts w:cs="Arial"/>
            <w:noProof/>
          </w:rPr>
          <w:t>Equivalency Assessment (Stage 0)</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27</w:t>
        </w:r>
        <w:r w:rsidR="00D5431E" w:rsidRPr="00FE3FE5">
          <w:rPr>
            <w:rFonts w:cs="Arial"/>
            <w:noProof/>
            <w:webHidden/>
          </w:rPr>
          <w:fldChar w:fldCharType="end"/>
        </w:r>
      </w:hyperlink>
    </w:p>
    <w:p w14:paraId="7CD31A6B" w14:textId="494CAEA2" w:rsidR="00D5431E" w:rsidRPr="00FE3FE5" w:rsidRDefault="009E010B">
      <w:pPr>
        <w:pStyle w:val="TOC2"/>
        <w:rPr>
          <w:rFonts w:eastAsiaTheme="minorEastAsia" w:cs="Arial"/>
          <w:noProof/>
        </w:rPr>
      </w:pPr>
      <w:hyperlink w:anchor="_Toc54010669" w:history="1">
        <w:r w:rsidR="00D5431E" w:rsidRPr="00FE3FE5">
          <w:rPr>
            <w:rStyle w:val="Hyperlink"/>
            <w:rFonts w:cs="Arial"/>
            <w:noProof/>
          </w:rPr>
          <w:t>6.1</w:t>
        </w:r>
        <w:r w:rsidR="00D5431E" w:rsidRPr="00FE3FE5">
          <w:rPr>
            <w:rFonts w:eastAsiaTheme="minorEastAsia" w:cs="Arial"/>
            <w:noProof/>
          </w:rPr>
          <w:tab/>
        </w:r>
        <w:r w:rsidR="00D5431E" w:rsidRPr="00FE3FE5">
          <w:rPr>
            <w:rStyle w:val="Hyperlink"/>
            <w:rFonts w:eastAsiaTheme="minorHAnsi" w:cs="Arial"/>
            <w:noProof/>
          </w:rPr>
          <w:t>Equivalent Device(s)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_Toc54010669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29</w:t>
        </w:r>
        <w:r w:rsidR="00D5431E" w:rsidRPr="00FE3FE5">
          <w:rPr>
            <w:rFonts w:cs="Arial"/>
            <w:noProof/>
            <w:webHidden/>
          </w:rPr>
          <w:fldChar w:fldCharType="end"/>
        </w:r>
      </w:hyperlink>
    </w:p>
    <w:p w14:paraId="49A987D0" w14:textId="1CBE9180" w:rsidR="00D5431E" w:rsidRPr="00FE3FE5" w:rsidRDefault="009E010B">
      <w:pPr>
        <w:pStyle w:val="TOC2"/>
        <w:rPr>
          <w:rFonts w:eastAsiaTheme="minorEastAsia" w:cs="Arial"/>
          <w:noProof/>
        </w:rPr>
      </w:pPr>
      <w:hyperlink w:anchor="_Toc54010670" w:history="1">
        <w:r w:rsidR="00D5431E" w:rsidRPr="00FE3FE5">
          <w:rPr>
            <w:rStyle w:val="Hyperlink"/>
            <w:rFonts w:cs="Arial"/>
            <w:noProof/>
          </w:rPr>
          <w:t>6.2</w:t>
        </w:r>
        <w:r w:rsidR="00D5431E" w:rsidRPr="00FE3FE5">
          <w:rPr>
            <w:rFonts w:eastAsiaTheme="minorEastAsia" w:cs="Arial"/>
            <w:noProof/>
          </w:rPr>
          <w:tab/>
        </w:r>
        <w:r w:rsidR="00D5431E" w:rsidRPr="00FE3FE5">
          <w:rPr>
            <w:rStyle w:val="Hyperlink"/>
            <w:rFonts w:cs="Arial"/>
            <w:noProof/>
          </w:rPr>
          <w:t>Equivalence Tables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_Toc54010670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29</w:t>
        </w:r>
        <w:r w:rsidR="00D5431E" w:rsidRPr="00FE3FE5">
          <w:rPr>
            <w:rFonts w:cs="Arial"/>
            <w:noProof/>
            <w:webHidden/>
          </w:rPr>
          <w:fldChar w:fldCharType="end"/>
        </w:r>
      </w:hyperlink>
    </w:p>
    <w:p w14:paraId="07CC03AB" w14:textId="2DD9AF40" w:rsidR="00D5431E" w:rsidRPr="00FE3FE5" w:rsidRDefault="009E010B">
      <w:pPr>
        <w:pStyle w:val="TOC1"/>
        <w:tabs>
          <w:tab w:val="left" w:pos="660"/>
          <w:tab w:val="right" w:leader="dot" w:pos="10070"/>
        </w:tabs>
        <w:rPr>
          <w:rFonts w:eastAsiaTheme="minorEastAsia" w:cs="Arial"/>
          <w:caps w:val="0"/>
          <w:noProof/>
        </w:rPr>
      </w:pPr>
      <w:hyperlink w:anchor="_Toc54010671" w:history="1">
        <w:r w:rsidR="00D5431E" w:rsidRPr="00FE3FE5">
          <w:rPr>
            <w:rStyle w:val="Hyperlink"/>
            <w:rFonts w:eastAsiaTheme="majorEastAsia" w:cs="Arial"/>
            <w:noProof/>
          </w:rPr>
          <w:t>7.0</w:t>
        </w:r>
        <w:r w:rsidR="00D5431E" w:rsidRPr="00FE3FE5">
          <w:rPr>
            <w:rFonts w:eastAsiaTheme="minorEastAsia" w:cs="Arial"/>
            <w:caps w:val="0"/>
            <w:noProof/>
          </w:rPr>
          <w:tab/>
        </w:r>
        <w:r w:rsidR="00D5431E" w:rsidRPr="00FE3FE5">
          <w:rPr>
            <w:rStyle w:val="Hyperlink"/>
            <w:rFonts w:eastAsiaTheme="majorEastAsia" w:cs="Arial"/>
            <w:noProof/>
          </w:rPr>
          <w:t>Identify Pertinent Data for Clinical Evaluation (stage 1)</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_Toc54010671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34</w:t>
        </w:r>
        <w:r w:rsidR="00D5431E" w:rsidRPr="00FE3FE5">
          <w:rPr>
            <w:rFonts w:cs="Arial"/>
            <w:noProof/>
            <w:webHidden/>
          </w:rPr>
          <w:fldChar w:fldCharType="end"/>
        </w:r>
      </w:hyperlink>
    </w:p>
    <w:p w14:paraId="38B56713" w14:textId="7CD48483" w:rsidR="00D5431E" w:rsidRPr="00FE3FE5" w:rsidRDefault="009E010B">
      <w:pPr>
        <w:pStyle w:val="TOC2"/>
        <w:rPr>
          <w:rFonts w:eastAsiaTheme="minorEastAsia" w:cs="Arial"/>
          <w:noProof/>
        </w:rPr>
      </w:pPr>
      <w:hyperlink w:anchor="_Toc54010672" w:history="1">
        <w:r w:rsidR="00D5431E" w:rsidRPr="00FE3FE5">
          <w:rPr>
            <w:rStyle w:val="Hyperlink"/>
            <w:rFonts w:cs="Arial"/>
            <w:noProof/>
          </w:rPr>
          <w:t>7.1</w:t>
        </w:r>
        <w:r w:rsidR="00D5431E" w:rsidRPr="00FE3FE5">
          <w:rPr>
            <w:rFonts w:eastAsiaTheme="minorEastAsia" w:cs="Arial"/>
            <w:noProof/>
          </w:rPr>
          <w:tab/>
        </w:r>
        <w:r w:rsidR="00D5431E" w:rsidRPr="00FE3FE5">
          <w:rPr>
            <w:rStyle w:val="Hyperlink"/>
            <w:rFonts w:cs="Arial"/>
            <w:noProof/>
          </w:rPr>
          <w:t>Data Sources</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_Toc54010672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34</w:t>
        </w:r>
        <w:r w:rsidR="00D5431E" w:rsidRPr="00FE3FE5">
          <w:rPr>
            <w:rFonts w:cs="Arial"/>
            <w:noProof/>
            <w:webHidden/>
          </w:rPr>
          <w:fldChar w:fldCharType="end"/>
        </w:r>
      </w:hyperlink>
    </w:p>
    <w:p w14:paraId="22402756" w14:textId="44210D3B" w:rsidR="00D5431E" w:rsidRPr="00FE3FE5" w:rsidRDefault="009E010B">
      <w:pPr>
        <w:pStyle w:val="TOC2"/>
        <w:rPr>
          <w:rFonts w:eastAsiaTheme="minorEastAsia" w:cs="Arial"/>
          <w:noProof/>
        </w:rPr>
      </w:pPr>
      <w:hyperlink w:anchor="_Toc54010673" w:history="1">
        <w:r w:rsidR="00D5431E" w:rsidRPr="00FE3FE5">
          <w:rPr>
            <w:rStyle w:val="Hyperlink"/>
            <w:rFonts w:cs="Arial"/>
            <w:noProof/>
          </w:rPr>
          <w:t>7.2</w:t>
        </w:r>
        <w:r w:rsidR="00D5431E" w:rsidRPr="00FE3FE5">
          <w:rPr>
            <w:rFonts w:eastAsiaTheme="minorEastAsia" w:cs="Arial"/>
            <w:noProof/>
          </w:rPr>
          <w:tab/>
        </w:r>
        <w:r w:rsidR="00D5431E" w:rsidRPr="00FE3FE5">
          <w:rPr>
            <w:rStyle w:val="Hyperlink"/>
            <w:rFonts w:cs="Arial"/>
            <w:noProof/>
          </w:rPr>
          <w:t>Non-Clinical Data</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_Toc54010673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34</w:t>
        </w:r>
        <w:r w:rsidR="00D5431E" w:rsidRPr="00FE3FE5">
          <w:rPr>
            <w:rFonts w:cs="Arial"/>
            <w:noProof/>
            <w:webHidden/>
          </w:rPr>
          <w:fldChar w:fldCharType="end"/>
        </w:r>
      </w:hyperlink>
    </w:p>
    <w:p w14:paraId="1231C325" w14:textId="794F0245" w:rsidR="00D5431E" w:rsidRPr="00FE3FE5" w:rsidRDefault="009E010B">
      <w:pPr>
        <w:pStyle w:val="TOC2"/>
        <w:rPr>
          <w:rFonts w:eastAsiaTheme="minorEastAsia" w:cs="Arial"/>
          <w:noProof/>
        </w:rPr>
      </w:pPr>
      <w:hyperlink w:anchor="_Toc54010674" w:history="1">
        <w:r w:rsidR="00D5431E" w:rsidRPr="00FE3FE5">
          <w:rPr>
            <w:rStyle w:val="Hyperlink"/>
            <w:rFonts w:cs="Arial"/>
            <w:noProof/>
          </w:rPr>
          <w:t>7.3</w:t>
        </w:r>
        <w:r w:rsidR="00D5431E" w:rsidRPr="00FE3FE5">
          <w:rPr>
            <w:rFonts w:eastAsiaTheme="minorEastAsia" w:cs="Arial"/>
            <w:noProof/>
          </w:rPr>
          <w:tab/>
        </w:r>
        <w:r w:rsidR="00D5431E" w:rsidRPr="00FE3FE5">
          <w:rPr>
            <w:rStyle w:val="Hyperlink"/>
            <w:rFonts w:cs="Arial"/>
            <w:noProof/>
          </w:rPr>
          <w:t>Clinical Investigations (or Justification for No Clinical Investigation)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_Toc54010674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35</w:t>
        </w:r>
        <w:r w:rsidR="00D5431E" w:rsidRPr="00FE3FE5">
          <w:rPr>
            <w:rFonts w:cs="Arial"/>
            <w:noProof/>
            <w:webHidden/>
          </w:rPr>
          <w:fldChar w:fldCharType="end"/>
        </w:r>
      </w:hyperlink>
    </w:p>
    <w:p w14:paraId="1A181F10" w14:textId="7A701199" w:rsidR="00D5431E" w:rsidRPr="00FE3FE5" w:rsidRDefault="009E010B">
      <w:pPr>
        <w:pStyle w:val="TOC2"/>
        <w:rPr>
          <w:rFonts w:eastAsiaTheme="minorEastAsia" w:cs="Arial"/>
          <w:noProof/>
        </w:rPr>
      </w:pPr>
      <w:hyperlink w:anchor="_Toc54010675" w:history="1">
        <w:r w:rsidR="00D5431E" w:rsidRPr="00FE3FE5">
          <w:rPr>
            <w:rStyle w:val="Hyperlink"/>
            <w:rFonts w:cs="Arial"/>
            <w:noProof/>
          </w:rPr>
          <w:t>7.4</w:t>
        </w:r>
        <w:r w:rsidR="00D5431E" w:rsidRPr="00FE3FE5">
          <w:rPr>
            <w:rFonts w:eastAsiaTheme="minorEastAsia" w:cs="Arial"/>
            <w:noProof/>
          </w:rPr>
          <w:tab/>
        </w:r>
        <w:r w:rsidR="00D5431E" w:rsidRPr="00FE3FE5">
          <w:rPr>
            <w:rStyle w:val="Hyperlink"/>
            <w:rFonts w:cs="Arial"/>
            <w:noProof/>
          </w:rPr>
          <w:t>Data Retrieved from Literature</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35</w:t>
        </w:r>
        <w:r w:rsidR="00D5431E" w:rsidRPr="00FE3FE5">
          <w:rPr>
            <w:rFonts w:cs="Arial"/>
            <w:noProof/>
            <w:webHidden/>
          </w:rPr>
          <w:fldChar w:fldCharType="end"/>
        </w:r>
      </w:hyperlink>
    </w:p>
    <w:p w14:paraId="2A6C5A44" w14:textId="01C2484E" w:rsidR="00D5431E" w:rsidRPr="00FE3FE5" w:rsidRDefault="009E010B">
      <w:pPr>
        <w:pStyle w:val="TOC3"/>
        <w:tabs>
          <w:tab w:val="left" w:pos="1320"/>
          <w:tab w:val="right" w:leader="dot" w:pos="10070"/>
        </w:tabs>
        <w:rPr>
          <w:rFonts w:eastAsiaTheme="minorEastAsia" w:cs="Arial"/>
          <w:noProof/>
        </w:rPr>
      </w:pPr>
      <w:hyperlink w:anchor="_Toc54010676" w:history="1">
        <w:r w:rsidR="00D5431E" w:rsidRPr="00FE3FE5">
          <w:rPr>
            <w:rStyle w:val="Hyperlink"/>
            <w:rFonts w:cs="Arial"/>
            <w:noProof/>
          </w:rPr>
          <w:t>7.4.1</w:t>
        </w:r>
        <w:r w:rsidR="00D5431E" w:rsidRPr="00FE3FE5">
          <w:rPr>
            <w:rFonts w:eastAsiaTheme="minorEastAsia" w:cs="Arial"/>
            <w:noProof/>
          </w:rPr>
          <w:tab/>
        </w:r>
        <w:r w:rsidR="00D5431E" w:rsidRPr="00FE3FE5">
          <w:rPr>
            <w:rStyle w:val="Hyperlink"/>
            <w:rFonts w:cs="Arial"/>
            <w:noProof/>
          </w:rPr>
          <w:t>Literature Search Protocol</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35</w:t>
        </w:r>
        <w:r w:rsidR="00D5431E" w:rsidRPr="00FE3FE5">
          <w:rPr>
            <w:rFonts w:cs="Arial"/>
            <w:noProof/>
            <w:webHidden/>
          </w:rPr>
          <w:fldChar w:fldCharType="end"/>
        </w:r>
      </w:hyperlink>
    </w:p>
    <w:p w14:paraId="19CFB80D" w14:textId="490D84E8" w:rsidR="00D5431E" w:rsidRPr="00FE3FE5" w:rsidRDefault="009E010B">
      <w:pPr>
        <w:pStyle w:val="TOC2"/>
        <w:rPr>
          <w:rFonts w:eastAsiaTheme="minorEastAsia" w:cs="Arial"/>
          <w:noProof/>
        </w:rPr>
      </w:pPr>
      <w:hyperlink w:anchor="_Toc54010677" w:history="1">
        <w:r w:rsidR="00D5431E" w:rsidRPr="00FE3FE5">
          <w:rPr>
            <w:rStyle w:val="Hyperlink"/>
            <w:rFonts w:cs="Arial"/>
            <w:noProof/>
          </w:rPr>
          <w:t>7.5</w:t>
        </w:r>
        <w:r w:rsidR="00D5431E" w:rsidRPr="00FE3FE5">
          <w:rPr>
            <w:rFonts w:eastAsiaTheme="minorEastAsia" w:cs="Arial"/>
            <w:noProof/>
          </w:rPr>
          <w:tab/>
        </w:r>
        <w:r w:rsidR="00D5431E" w:rsidRPr="00FE3FE5">
          <w:rPr>
            <w:rStyle w:val="Hyperlink"/>
            <w:rFonts w:cs="Arial"/>
            <w:noProof/>
          </w:rPr>
          <w:t>Post-Market Surveillance Data</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36</w:t>
        </w:r>
        <w:r w:rsidR="00D5431E" w:rsidRPr="00FE3FE5">
          <w:rPr>
            <w:rFonts w:cs="Arial"/>
            <w:noProof/>
            <w:webHidden/>
          </w:rPr>
          <w:fldChar w:fldCharType="end"/>
        </w:r>
      </w:hyperlink>
    </w:p>
    <w:p w14:paraId="50D479ED" w14:textId="64F05B4D" w:rsidR="00D5431E" w:rsidRPr="00FE3FE5" w:rsidRDefault="009E010B">
      <w:pPr>
        <w:pStyle w:val="TOC2"/>
        <w:rPr>
          <w:rFonts w:eastAsiaTheme="minorEastAsia" w:cs="Arial"/>
          <w:noProof/>
        </w:rPr>
      </w:pPr>
      <w:hyperlink w:anchor="_Toc54010678" w:history="1">
        <w:r w:rsidR="00D5431E" w:rsidRPr="00FE3FE5">
          <w:rPr>
            <w:rStyle w:val="Hyperlink"/>
            <w:rFonts w:cs="Arial"/>
            <w:noProof/>
          </w:rPr>
          <w:t>7.6</w:t>
        </w:r>
        <w:r w:rsidR="00D5431E" w:rsidRPr="00FE3FE5">
          <w:rPr>
            <w:rFonts w:eastAsiaTheme="minorEastAsia" w:cs="Arial"/>
            <w:noProof/>
          </w:rPr>
          <w:tab/>
        </w:r>
        <w:r w:rsidR="00D5431E" w:rsidRPr="00FE3FE5">
          <w:rPr>
            <w:rStyle w:val="Hyperlink"/>
            <w:rFonts w:cs="Arial"/>
            <w:noProof/>
          </w:rPr>
          <w:t>Post-Market Clinical Follow-Up Data</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37</w:t>
        </w:r>
        <w:r w:rsidR="00D5431E" w:rsidRPr="00FE3FE5">
          <w:rPr>
            <w:rFonts w:cs="Arial"/>
            <w:noProof/>
            <w:webHidden/>
          </w:rPr>
          <w:fldChar w:fldCharType="end"/>
        </w:r>
      </w:hyperlink>
    </w:p>
    <w:p w14:paraId="02566393" w14:textId="5B7EF903" w:rsidR="00D5431E" w:rsidRPr="00FE3FE5" w:rsidRDefault="009E010B">
      <w:pPr>
        <w:pStyle w:val="TOC1"/>
        <w:tabs>
          <w:tab w:val="left" w:pos="660"/>
          <w:tab w:val="right" w:leader="dot" w:pos="10070"/>
        </w:tabs>
        <w:rPr>
          <w:rFonts w:eastAsiaTheme="minorEastAsia" w:cs="Arial"/>
          <w:caps w:val="0"/>
          <w:noProof/>
        </w:rPr>
      </w:pPr>
      <w:hyperlink w:anchor="_Toc54010679" w:history="1">
        <w:r w:rsidR="00D5431E" w:rsidRPr="00FE3FE5">
          <w:rPr>
            <w:rStyle w:val="Hyperlink"/>
            <w:rFonts w:eastAsiaTheme="majorEastAsia" w:cs="Arial"/>
            <w:noProof/>
          </w:rPr>
          <w:t>8.0</w:t>
        </w:r>
        <w:r w:rsidR="00D5431E" w:rsidRPr="00FE3FE5">
          <w:rPr>
            <w:rFonts w:eastAsiaTheme="minorEastAsia" w:cs="Arial"/>
            <w:caps w:val="0"/>
            <w:noProof/>
          </w:rPr>
          <w:tab/>
        </w:r>
        <w:r w:rsidR="00D5431E" w:rsidRPr="00FE3FE5">
          <w:rPr>
            <w:rStyle w:val="Hyperlink"/>
            <w:rFonts w:eastAsiaTheme="majorEastAsia" w:cs="Arial"/>
            <w:noProof/>
          </w:rPr>
          <w:t>Appraisal of Pertinent Data for Clinical Evaluation</w:t>
        </w:r>
        <w:r w:rsidR="00D5431E" w:rsidRPr="00FE3FE5">
          <w:rPr>
            <w:rStyle w:val="Hyperlink"/>
            <w:rFonts w:cs="Arial"/>
            <w:noProof/>
          </w:rPr>
          <w:t xml:space="preserve"> (STAGE 2)</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_Toc54010679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37</w:t>
        </w:r>
        <w:r w:rsidR="00D5431E" w:rsidRPr="00FE3FE5">
          <w:rPr>
            <w:rFonts w:cs="Arial"/>
            <w:noProof/>
            <w:webHidden/>
          </w:rPr>
          <w:fldChar w:fldCharType="end"/>
        </w:r>
      </w:hyperlink>
    </w:p>
    <w:p w14:paraId="4736B626" w14:textId="26E1246D" w:rsidR="00D5431E" w:rsidRPr="00FE3FE5" w:rsidRDefault="009E010B">
      <w:pPr>
        <w:pStyle w:val="TOC3"/>
        <w:tabs>
          <w:tab w:val="left" w:pos="1320"/>
          <w:tab w:val="right" w:leader="dot" w:pos="10070"/>
        </w:tabs>
        <w:rPr>
          <w:rFonts w:eastAsiaTheme="minorEastAsia" w:cs="Arial"/>
          <w:noProof/>
        </w:rPr>
      </w:pPr>
      <w:hyperlink w:anchor="_Toc54010680" w:history="1">
        <w:r w:rsidR="00D5431E" w:rsidRPr="00FE3FE5">
          <w:rPr>
            <w:rStyle w:val="Hyperlink"/>
            <w:rFonts w:cs="Arial"/>
            <w:noProof/>
          </w:rPr>
          <w:t>8.1.1</w:t>
        </w:r>
        <w:r w:rsidR="00D5431E" w:rsidRPr="00FE3FE5">
          <w:rPr>
            <w:rFonts w:eastAsiaTheme="minorEastAsia" w:cs="Arial"/>
            <w:noProof/>
          </w:rPr>
          <w:tab/>
        </w:r>
        <w:r w:rsidR="00D5431E" w:rsidRPr="00FE3FE5">
          <w:rPr>
            <w:rStyle w:val="Hyperlink"/>
            <w:rFonts w:cs="Arial"/>
            <w:noProof/>
          </w:rPr>
          <w:t>Appraisal Criteria</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_Toc54010680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37</w:t>
        </w:r>
        <w:r w:rsidR="00D5431E" w:rsidRPr="00FE3FE5">
          <w:rPr>
            <w:rFonts w:cs="Arial"/>
            <w:noProof/>
            <w:webHidden/>
          </w:rPr>
          <w:fldChar w:fldCharType="end"/>
        </w:r>
      </w:hyperlink>
    </w:p>
    <w:p w14:paraId="18F6AF0B" w14:textId="22CF271A" w:rsidR="00D5431E" w:rsidRPr="00FE3FE5" w:rsidRDefault="009E010B">
      <w:pPr>
        <w:pStyle w:val="TOC3"/>
        <w:tabs>
          <w:tab w:val="left" w:pos="1320"/>
          <w:tab w:val="right" w:leader="dot" w:pos="10070"/>
        </w:tabs>
        <w:rPr>
          <w:rFonts w:eastAsiaTheme="minorEastAsia" w:cs="Arial"/>
          <w:noProof/>
        </w:rPr>
      </w:pPr>
      <w:hyperlink w:anchor="_Toc54010681" w:history="1">
        <w:r w:rsidR="00D5431E" w:rsidRPr="00FE3FE5">
          <w:rPr>
            <w:rStyle w:val="Hyperlink"/>
            <w:rFonts w:cs="Arial"/>
            <w:noProof/>
          </w:rPr>
          <w:t>8.1.2</w:t>
        </w:r>
        <w:r w:rsidR="00D5431E" w:rsidRPr="00FE3FE5">
          <w:rPr>
            <w:rFonts w:eastAsiaTheme="minorEastAsia" w:cs="Arial"/>
            <w:noProof/>
          </w:rPr>
          <w:tab/>
        </w:r>
        <w:r w:rsidR="00D5431E" w:rsidRPr="00FE3FE5">
          <w:rPr>
            <w:rStyle w:val="Hyperlink"/>
            <w:rFonts w:cs="Arial"/>
            <w:noProof/>
          </w:rPr>
          <w:t>Analysis Criteria for Quality of Clinical Data</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_Toc54010681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38</w:t>
        </w:r>
        <w:r w:rsidR="00D5431E" w:rsidRPr="00FE3FE5">
          <w:rPr>
            <w:rFonts w:cs="Arial"/>
            <w:noProof/>
            <w:webHidden/>
          </w:rPr>
          <w:fldChar w:fldCharType="end"/>
        </w:r>
      </w:hyperlink>
    </w:p>
    <w:p w14:paraId="4AA5FE4E" w14:textId="2985C589" w:rsidR="00D5431E" w:rsidRPr="00FE3FE5" w:rsidRDefault="009E010B">
      <w:pPr>
        <w:pStyle w:val="TOC1"/>
        <w:tabs>
          <w:tab w:val="left" w:pos="660"/>
          <w:tab w:val="right" w:leader="dot" w:pos="10070"/>
        </w:tabs>
        <w:rPr>
          <w:rFonts w:eastAsiaTheme="minorEastAsia" w:cs="Arial"/>
          <w:caps w:val="0"/>
          <w:noProof/>
        </w:rPr>
      </w:pPr>
      <w:hyperlink w:anchor="_Toc54010682" w:history="1">
        <w:r w:rsidR="00D5431E" w:rsidRPr="00FE3FE5">
          <w:rPr>
            <w:rStyle w:val="Hyperlink"/>
            <w:rFonts w:eastAsiaTheme="majorEastAsia" w:cs="Arial"/>
            <w:noProof/>
          </w:rPr>
          <w:t>9.0</w:t>
        </w:r>
        <w:r w:rsidR="00D5431E" w:rsidRPr="00FE3FE5">
          <w:rPr>
            <w:rFonts w:eastAsiaTheme="minorEastAsia" w:cs="Arial"/>
            <w:caps w:val="0"/>
            <w:noProof/>
          </w:rPr>
          <w:tab/>
        </w:r>
        <w:r w:rsidR="00D5431E" w:rsidRPr="00FE3FE5">
          <w:rPr>
            <w:rStyle w:val="Hyperlink"/>
            <w:rFonts w:eastAsiaTheme="majorEastAsia" w:cs="Arial"/>
            <w:noProof/>
          </w:rPr>
          <w:t>Analysis of Clinical Data (Benefit-Risk Analysis) (STAGE 3)</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_Toc54010682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39</w:t>
        </w:r>
        <w:r w:rsidR="00D5431E" w:rsidRPr="00FE3FE5">
          <w:rPr>
            <w:rFonts w:cs="Arial"/>
            <w:noProof/>
            <w:webHidden/>
          </w:rPr>
          <w:fldChar w:fldCharType="end"/>
        </w:r>
      </w:hyperlink>
    </w:p>
    <w:p w14:paraId="5D19D0D9" w14:textId="2981C957" w:rsidR="00D5431E" w:rsidRPr="00FE3FE5" w:rsidRDefault="009E010B">
      <w:pPr>
        <w:pStyle w:val="TOC2"/>
        <w:rPr>
          <w:rFonts w:eastAsiaTheme="minorEastAsia" w:cs="Arial"/>
          <w:noProof/>
        </w:rPr>
      </w:pPr>
      <w:hyperlink w:anchor="_Toc54010683" w:history="1">
        <w:r w:rsidR="00D5431E" w:rsidRPr="00FE3FE5">
          <w:rPr>
            <w:rStyle w:val="Hyperlink"/>
            <w:rFonts w:cs="Arial"/>
            <w:noProof/>
          </w:rPr>
          <w:t>9.1</w:t>
        </w:r>
        <w:r w:rsidR="00D5431E" w:rsidRPr="00FE3FE5">
          <w:rPr>
            <w:rFonts w:eastAsiaTheme="minorEastAsia" w:cs="Arial"/>
            <w:noProof/>
          </w:rPr>
          <w:tab/>
        </w:r>
        <w:r w:rsidR="00D5431E" w:rsidRPr="00FE3FE5">
          <w:rPr>
            <w:rStyle w:val="Hyperlink"/>
            <w:rFonts w:cs="Arial"/>
            <w:noProof/>
          </w:rPr>
          <w:t>Safety and Performance</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_Toc54010683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39</w:t>
        </w:r>
        <w:r w:rsidR="00D5431E" w:rsidRPr="00FE3FE5">
          <w:rPr>
            <w:rFonts w:cs="Arial"/>
            <w:noProof/>
            <w:webHidden/>
          </w:rPr>
          <w:fldChar w:fldCharType="end"/>
        </w:r>
      </w:hyperlink>
    </w:p>
    <w:p w14:paraId="426DFEDB" w14:textId="7202DC0C" w:rsidR="00D5431E" w:rsidRPr="00FE3FE5" w:rsidRDefault="009E010B">
      <w:pPr>
        <w:pStyle w:val="TOC2"/>
        <w:rPr>
          <w:rFonts w:eastAsiaTheme="minorEastAsia" w:cs="Arial"/>
          <w:noProof/>
        </w:rPr>
      </w:pPr>
      <w:hyperlink w:anchor="_Toc54010684" w:history="1">
        <w:r w:rsidR="00D5431E" w:rsidRPr="00FE3FE5">
          <w:rPr>
            <w:rStyle w:val="Hyperlink"/>
            <w:rFonts w:cs="Arial"/>
            <w:noProof/>
          </w:rPr>
          <w:t>9.2</w:t>
        </w:r>
        <w:r w:rsidR="00D5431E" w:rsidRPr="00FE3FE5">
          <w:rPr>
            <w:rFonts w:eastAsiaTheme="minorEastAsia" w:cs="Arial"/>
            <w:noProof/>
          </w:rPr>
          <w:tab/>
        </w:r>
        <w:r w:rsidR="00D5431E" w:rsidRPr="00FE3FE5">
          <w:rPr>
            <w:rStyle w:val="Hyperlink"/>
            <w:rFonts w:cs="Arial"/>
            <w:noProof/>
          </w:rPr>
          <w:t>Risk Analysis (from Risk Management Documentation)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_Toc54010684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40</w:t>
        </w:r>
        <w:r w:rsidR="00D5431E" w:rsidRPr="00FE3FE5">
          <w:rPr>
            <w:rFonts w:cs="Arial"/>
            <w:noProof/>
            <w:webHidden/>
          </w:rPr>
          <w:fldChar w:fldCharType="end"/>
        </w:r>
      </w:hyperlink>
    </w:p>
    <w:p w14:paraId="10D6F23A" w14:textId="1ED0F01C" w:rsidR="00D5431E" w:rsidRPr="00FE3FE5" w:rsidRDefault="009E010B">
      <w:pPr>
        <w:pStyle w:val="TOC2"/>
        <w:rPr>
          <w:rFonts w:eastAsiaTheme="minorEastAsia" w:cs="Arial"/>
          <w:noProof/>
        </w:rPr>
      </w:pPr>
      <w:hyperlink w:anchor="_Toc54010685" w:history="1">
        <w:r w:rsidR="00D5431E" w:rsidRPr="00FE3FE5">
          <w:rPr>
            <w:rStyle w:val="Hyperlink"/>
            <w:rFonts w:cs="Arial"/>
            <w:noProof/>
          </w:rPr>
          <w:t>9.3</w:t>
        </w:r>
        <w:r w:rsidR="00D5431E" w:rsidRPr="00FE3FE5">
          <w:rPr>
            <w:rFonts w:eastAsiaTheme="minorEastAsia" w:cs="Arial"/>
            <w:noProof/>
          </w:rPr>
          <w:tab/>
        </w:r>
        <w:r w:rsidR="00D5431E" w:rsidRPr="00FE3FE5">
          <w:rPr>
            <w:rStyle w:val="Hyperlink"/>
            <w:rFonts w:cs="Arial"/>
            <w:noProof/>
          </w:rPr>
          <w:t>Benefit-Risk Assessment</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_Toc54010685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40</w:t>
        </w:r>
        <w:r w:rsidR="00D5431E" w:rsidRPr="00FE3FE5">
          <w:rPr>
            <w:rFonts w:cs="Arial"/>
            <w:noProof/>
            <w:webHidden/>
          </w:rPr>
          <w:fldChar w:fldCharType="end"/>
        </w:r>
      </w:hyperlink>
    </w:p>
    <w:p w14:paraId="2117464E" w14:textId="33C5581D" w:rsidR="00D5431E" w:rsidRPr="00FE3FE5" w:rsidRDefault="009E010B">
      <w:pPr>
        <w:pStyle w:val="TOC2"/>
        <w:rPr>
          <w:rFonts w:eastAsiaTheme="minorEastAsia" w:cs="Arial"/>
          <w:noProof/>
        </w:rPr>
      </w:pPr>
      <w:hyperlink w:anchor="_Toc54010686" w:history="1">
        <w:r w:rsidR="00D5431E" w:rsidRPr="00FE3FE5">
          <w:rPr>
            <w:rStyle w:val="Hyperlink"/>
            <w:rFonts w:cs="Arial"/>
            <w:noProof/>
          </w:rPr>
          <w:t>9.4</w:t>
        </w:r>
        <w:r w:rsidR="00D5431E" w:rsidRPr="00FE3FE5">
          <w:rPr>
            <w:rFonts w:eastAsiaTheme="minorEastAsia" w:cs="Arial"/>
            <w:noProof/>
          </w:rPr>
          <w:tab/>
        </w:r>
        <w:r w:rsidR="00D5431E" w:rsidRPr="00FE3FE5">
          <w:rPr>
            <w:rStyle w:val="Hyperlink"/>
            <w:rFonts w:cs="Arial"/>
            <w:noProof/>
          </w:rPr>
          <w:t>Additional Data</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_Toc54010686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41</w:t>
        </w:r>
        <w:r w:rsidR="00D5431E" w:rsidRPr="00FE3FE5">
          <w:rPr>
            <w:rFonts w:cs="Arial"/>
            <w:noProof/>
            <w:webHidden/>
          </w:rPr>
          <w:fldChar w:fldCharType="end"/>
        </w:r>
      </w:hyperlink>
    </w:p>
    <w:p w14:paraId="14F0F0C3" w14:textId="272C8DD2" w:rsidR="00D5431E" w:rsidRPr="00FE3FE5" w:rsidRDefault="009E010B">
      <w:pPr>
        <w:pStyle w:val="TOC1"/>
        <w:tabs>
          <w:tab w:val="left" w:pos="880"/>
          <w:tab w:val="right" w:leader="dot" w:pos="10070"/>
        </w:tabs>
        <w:rPr>
          <w:rFonts w:eastAsiaTheme="minorEastAsia" w:cs="Arial"/>
          <w:caps w:val="0"/>
          <w:noProof/>
        </w:rPr>
      </w:pPr>
      <w:hyperlink w:anchor="_Toc54010687" w:history="1">
        <w:r w:rsidR="00D5431E" w:rsidRPr="00FE3FE5">
          <w:rPr>
            <w:rStyle w:val="Hyperlink"/>
            <w:rFonts w:cs="Arial"/>
            <w:noProof/>
          </w:rPr>
          <w:t>10.0</w:t>
        </w:r>
        <w:r w:rsidR="00D5431E" w:rsidRPr="00FE3FE5">
          <w:rPr>
            <w:rFonts w:eastAsiaTheme="minorEastAsia" w:cs="Arial"/>
            <w:caps w:val="0"/>
            <w:noProof/>
          </w:rPr>
          <w:tab/>
        </w:r>
        <w:r w:rsidR="00D5431E" w:rsidRPr="00FE3FE5">
          <w:rPr>
            <w:rStyle w:val="Hyperlink"/>
            <w:rFonts w:cs="Arial"/>
            <w:noProof/>
          </w:rPr>
          <w:t>Summary of the Clinical Evaluation (Stage 4)</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_Toc54010687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42</w:t>
        </w:r>
        <w:r w:rsidR="00D5431E" w:rsidRPr="00FE3FE5">
          <w:rPr>
            <w:rFonts w:cs="Arial"/>
            <w:noProof/>
            <w:webHidden/>
          </w:rPr>
          <w:fldChar w:fldCharType="end"/>
        </w:r>
      </w:hyperlink>
    </w:p>
    <w:p w14:paraId="7A5114D2" w14:textId="33BF9467" w:rsidR="00D5431E" w:rsidRPr="00FE3FE5" w:rsidRDefault="009E010B">
      <w:pPr>
        <w:pStyle w:val="TOC1"/>
        <w:tabs>
          <w:tab w:val="left" w:pos="880"/>
          <w:tab w:val="right" w:leader="dot" w:pos="10070"/>
        </w:tabs>
        <w:rPr>
          <w:rFonts w:eastAsiaTheme="minorEastAsia" w:cs="Arial"/>
          <w:caps w:val="0"/>
          <w:noProof/>
        </w:rPr>
      </w:pPr>
      <w:hyperlink w:anchor="_Toc54010688" w:history="1">
        <w:r w:rsidR="00D5431E" w:rsidRPr="00FE3FE5">
          <w:rPr>
            <w:rStyle w:val="Hyperlink"/>
            <w:rFonts w:cs="Arial"/>
            <w:noProof/>
          </w:rPr>
          <w:t>11.0</w:t>
        </w:r>
        <w:r w:rsidR="00D5431E" w:rsidRPr="00FE3FE5">
          <w:rPr>
            <w:rFonts w:eastAsiaTheme="minorEastAsia" w:cs="Arial"/>
            <w:caps w:val="0"/>
            <w:noProof/>
          </w:rPr>
          <w:tab/>
        </w:r>
        <w:r w:rsidR="00D5431E" w:rsidRPr="00FE3FE5">
          <w:rPr>
            <w:rStyle w:val="Hyperlink"/>
            <w:rFonts w:cs="Arial"/>
            <w:noProof/>
          </w:rPr>
          <w:t>Updating the Clinical Evaluation Plan</w:t>
        </w:r>
        <w:r w:rsidR="00D5431E" w:rsidRPr="00FE3FE5">
          <w:rPr>
            <w:rFonts w:cs="Arial"/>
            <w:noProof/>
            <w:webHidden/>
          </w:rPr>
          <w:tab/>
        </w:r>
        <w:r w:rsidR="00D5431E" w:rsidRPr="00FE3FE5">
          <w:rPr>
            <w:rFonts w:cs="Arial"/>
            <w:noProof/>
            <w:webHidden/>
          </w:rPr>
          <w:fldChar w:fldCharType="begin"/>
        </w:r>
        <w:r w:rsidR="00D5431E" w:rsidRPr="00FE3FE5">
          <w:rPr>
            <w:rFonts w:cs="Arial"/>
            <w:noProof/>
            <w:webHidden/>
          </w:rPr>
          <w:instrText xml:space="preserve"> PAGEREF _Toc54010688 \h </w:instrText>
        </w:r>
        <w:r w:rsidR="00D5431E" w:rsidRPr="00FE3FE5">
          <w:rPr>
            <w:rFonts w:cs="Arial"/>
            <w:noProof/>
            <w:webHidden/>
          </w:rPr>
        </w:r>
        <w:r w:rsidR="00D5431E" w:rsidRPr="00FE3FE5">
          <w:rPr>
            <w:rFonts w:cs="Arial"/>
            <w:noProof/>
            <w:webHidden/>
          </w:rPr>
          <w:fldChar w:fldCharType="separate"/>
        </w:r>
        <w:r w:rsidR="00D5431E" w:rsidRPr="00FE3FE5">
          <w:rPr>
            <w:rFonts w:cs="Arial"/>
            <w:noProof/>
            <w:webHidden/>
          </w:rPr>
          <w:t>43</w:t>
        </w:r>
        <w:r w:rsidR="00D5431E" w:rsidRPr="00FE3FE5">
          <w:rPr>
            <w:rFonts w:cs="Arial"/>
            <w:noProof/>
            <w:webHidden/>
          </w:rPr>
          <w:fldChar w:fldCharType="end"/>
        </w:r>
      </w:hyperlink>
    </w:p>
    <w:p w14:paraId="6F7F72D6" w14:textId="647D6B57" w:rsidR="00FE348A" w:rsidRPr="00FE3FE5" w:rsidRDefault="00FE348A" w:rsidP="00A96396">
      <w:pPr>
        <w:pStyle w:val="BT1BodyTextI1"/>
        <w:rPr>
          <w:rFonts w:cs="Arial"/>
        </w:rPr>
      </w:pPr>
      <w:r w:rsidRPr="00FE3FE5">
        <w:rPr>
          <w:rFonts w:cs="Arial"/>
        </w:rPr>
        <w:fldChar w:fldCharType="end"/>
      </w:r>
    </w:p>
    <w:p w14:paraId="17783974" w14:textId="09C0088B" w:rsidR="007D1604" w:rsidRPr="00FE3FE5" w:rsidRDefault="007D1604" w:rsidP="00C22541">
      <w:pPr>
        <w:pStyle w:val="Title"/>
      </w:pPr>
      <w:r w:rsidRPr="00FE3FE5">
        <w:lastRenderedPageBreak/>
        <w:t>Table of Tables</w:t>
      </w:r>
    </w:p>
    <w:p w14:paraId="23E62FD8" w14:textId="77777777" w:rsidR="00B059E7" w:rsidRPr="00FE3FE5" w:rsidRDefault="00B059E7" w:rsidP="00B059E7">
      <w:pPr>
        <w:pStyle w:val="TableofFigures"/>
        <w:tabs>
          <w:tab w:val="right" w:leader="dot" w:pos="10070"/>
        </w:tabs>
        <w:rPr>
          <w:rFonts w:eastAsiaTheme="minorEastAsia" w:cs="Arial"/>
          <w:noProof/>
        </w:rPr>
      </w:pPr>
      <w:r w:rsidRPr="00FE3FE5">
        <w:rPr>
          <w:rFonts w:cs="Arial"/>
          <w:b/>
          <w:bCs/>
        </w:rPr>
        <w:fldChar w:fldCharType="begin"/>
      </w:r>
      <w:r w:rsidRPr="00FE3FE5">
        <w:rPr>
          <w:rFonts w:cs="Arial"/>
          <w:b/>
          <w:bCs/>
        </w:rPr>
        <w:instrText xml:space="preserve"> TOC \h \z \c "Table" </w:instrText>
      </w:r>
      <w:r w:rsidRPr="00FE3FE5">
        <w:rPr>
          <w:rFonts w:cs="Arial"/>
          <w:b/>
          <w:bCs/>
        </w:rPr>
        <w:fldChar w:fldCharType="separate"/>
      </w:r>
      <w:hyperlink w:anchor="_Toc41489745" w:history="1">
        <w:r w:rsidRPr="00FE3FE5">
          <w:rPr>
            <w:rStyle w:val="Hyperlink"/>
            <w:rFonts w:cs="Arial"/>
            <w:noProof/>
          </w:rPr>
          <w:t>Table 1: Axium Products (Current AIMDD Certified)</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_Toc41489745 \h </w:instrText>
        </w:r>
        <w:r w:rsidRPr="00FE3FE5">
          <w:rPr>
            <w:rFonts w:cs="Arial"/>
            <w:noProof/>
            <w:webHidden/>
          </w:rPr>
        </w:r>
        <w:r w:rsidRPr="00FE3FE5">
          <w:rPr>
            <w:rFonts w:cs="Arial"/>
            <w:noProof/>
            <w:webHidden/>
          </w:rPr>
          <w:fldChar w:fldCharType="separate"/>
        </w:r>
        <w:r w:rsidRPr="00FE3FE5">
          <w:rPr>
            <w:rFonts w:cs="Arial"/>
            <w:noProof/>
            <w:webHidden/>
          </w:rPr>
          <w:t>6</w:t>
        </w:r>
        <w:r w:rsidRPr="00FE3FE5">
          <w:rPr>
            <w:rFonts w:cs="Arial"/>
            <w:noProof/>
            <w:webHidden/>
          </w:rPr>
          <w:fldChar w:fldCharType="end"/>
        </w:r>
      </w:hyperlink>
    </w:p>
    <w:p w14:paraId="50C644DD" w14:textId="77777777" w:rsidR="00B059E7" w:rsidRPr="00FE3FE5" w:rsidRDefault="00B059E7" w:rsidP="00B059E7">
      <w:pPr>
        <w:pStyle w:val="TableofFigures"/>
        <w:tabs>
          <w:tab w:val="right" w:leader="dot" w:pos="10070"/>
        </w:tabs>
        <w:rPr>
          <w:rFonts w:eastAsiaTheme="minorEastAsia" w:cs="Arial"/>
          <w:noProof/>
        </w:rPr>
      </w:pPr>
      <w:hyperlink w:anchor="_Toc41489746" w:history="1">
        <w:r w:rsidRPr="00FE3FE5">
          <w:rPr>
            <w:rStyle w:val="Hyperlink"/>
            <w:rFonts w:cs="Arial"/>
            <w:noProof/>
          </w:rPr>
          <w:t>Table 2: Axium Products (Rationalized from EU)</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_Toc41489746 \h </w:instrText>
        </w:r>
        <w:r w:rsidRPr="00FE3FE5">
          <w:rPr>
            <w:rFonts w:cs="Arial"/>
            <w:noProof/>
            <w:webHidden/>
          </w:rPr>
        </w:r>
        <w:r w:rsidRPr="00FE3FE5">
          <w:rPr>
            <w:rFonts w:cs="Arial"/>
            <w:noProof/>
            <w:webHidden/>
          </w:rPr>
          <w:fldChar w:fldCharType="separate"/>
        </w:r>
        <w:r w:rsidRPr="00FE3FE5">
          <w:rPr>
            <w:rFonts w:cs="Arial"/>
            <w:noProof/>
            <w:webHidden/>
          </w:rPr>
          <w:t>7</w:t>
        </w:r>
        <w:r w:rsidRPr="00FE3FE5">
          <w:rPr>
            <w:rFonts w:cs="Arial"/>
            <w:noProof/>
            <w:webHidden/>
          </w:rPr>
          <w:fldChar w:fldCharType="end"/>
        </w:r>
      </w:hyperlink>
    </w:p>
    <w:p w14:paraId="614CB27E" w14:textId="77777777" w:rsidR="00B059E7" w:rsidRPr="00FE3FE5" w:rsidRDefault="00B059E7" w:rsidP="00B059E7">
      <w:pPr>
        <w:pStyle w:val="TableofFigures"/>
        <w:tabs>
          <w:tab w:val="right" w:leader="dot" w:pos="10070"/>
        </w:tabs>
        <w:rPr>
          <w:rFonts w:eastAsiaTheme="minorEastAsia" w:cs="Arial"/>
          <w:noProof/>
        </w:rPr>
      </w:pPr>
      <w:hyperlink w:anchor="_Toc41489747" w:history="1">
        <w:r w:rsidRPr="00FE3FE5">
          <w:rPr>
            <w:rStyle w:val="Hyperlink"/>
            <w:rFonts w:cs="Arial"/>
            <w:noProof/>
          </w:rPr>
          <w:t>Table 3. Axium CER Revision History</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_Toc41489747 \h </w:instrText>
        </w:r>
        <w:r w:rsidRPr="00FE3FE5">
          <w:rPr>
            <w:rFonts w:cs="Arial"/>
            <w:noProof/>
            <w:webHidden/>
          </w:rPr>
        </w:r>
        <w:r w:rsidRPr="00FE3FE5">
          <w:rPr>
            <w:rFonts w:cs="Arial"/>
            <w:noProof/>
            <w:webHidden/>
          </w:rPr>
          <w:fldChar w:fldCharType="separate"/>
        </w:r>
        <w:r w:rsidRPr="00FE3FE5">
          <w:rPr>
            <w:rFonts w:cs="Arial"/>
            <w:noProof/>
            <w:webHidden/>
          </w:rPr>
          <w:t>9</w:t>
        </w:r>
        <w:r w:rsidRPr="00FE3FE5">
          <w:rPr>
            <w:rFonts w:cs="Arial"/>
            <w:noProof/>
            <w:webHidden/>
          </w:rPr>
          <w:fldChar w:fldCharType="end"/>
        </w:r>
      </w:hyperlink>
    </w:p>
    <w:p w14:paraId="56686E4E" w14:textId="77777777" w:rsidR="00B059E7" w:rsidRPr="00FE3FE5" w:rsidRDefault="00B059E7" w:rsidP="00B059E7">
      <w:pPr>
        <w:pStyle w:val="TableofFigures"/>
        <w:tabs>
          <w:tab w:val="right" w:leader="dot" w:pos="10070"/>
        </w:tabs>
        <w:rPr>
          <w:rFonts w:eastAsiaTheme="minorEastAsia" w:cs="Arial"/>
          <w:noProof/>
        </w:rPr>
      </w:pPr>
      <w:hyperlink w:anchor="_Toc41489748" w:history="1">
        <w:r w:rsidRPr="00FE3FE5">
          <w:rPr>
            <w:rStyle w:val="Hyperlink"/>
            <w:rFonts w:cs="Arial"/>
            <w:noProof/>
          </w:rPr>
          <w:t>Table 4: Regulatory Approval History (Current AIMDD Axium devices)</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_Toc41489748 \h </w:instrText>
        </w:r>
        <w:r w:rsidRPr="00FE3FE5">
          <w:rPr>
            <w:rFonts w:cs="Arial"/>
            <w:noProof/>
            <w:webHidden/>
          </w:rPr>
        </w:r>
        <w:r w:rsidRPr="00FE3FE5">
          <w:rPr>
            <w:rFonts w:cs="Arial"/>
            <w:noProof/>
            <w:webHidden/>
          </w:rPr>
          <w:fldChar w:fldCharType="separate"/>
        </w:r>
        <w:r w:rsidRPr="00FE3FE5">
          <w:rPr>
            <w:rFonts w:cs="Arial"/>
            <w:noProof/>
            <w:webHidden/>
          </w:rPr>
          <w:t>14</w:t>
        </w:r>
        <w:r w:rsidRPr="00FE3FE5">
          <w:rPr>
            <w:rFonts w:cs="Arial"/>
            <w:noProof/>
            <w:webHidden/>
          </w:rPr>
          <w:fldChar w:fldCharType="end"/>
        </w:r>
      </w:hyperlink>
    </w:p>
    <w:p w14:paraId="7F5C7AB4" w14:textId="77777777" w:rsidR="00B059E7" w:rsidRPr="00FE3FE5" w:rsidRDefault="00B059E7" w:rsidP="00B059E7">
      <w:pPr>
        <w:pStyle w:val="TableofFigures"/>
        <w:tabs>
          <w:tab w:val="right" w:leader="dot" w:pos="10070"/>
        </w:tabs>
        <w:rPr>
          <w:rFonts w:eastAsiaTheme="minorEastAsia" w:cs="Arial"/>
          <w:noProof/>
        </w:rPr>
      </w:pPr>
      <w:hyperlink w:anchor="_Toc41489749" w:history="1">
        <w:r w:rsidRPr="00FE3FE5">
          <w:rPr>
            <w:rStyle w:val="Hyperlink"/>
            <w:rFonts w:cs="Arial"/>
            <w:noProof/>
          </w:rPr>
          <w:t>Table 5: Regulatory Approval History (Current AIMDD devices used with Proclaim DRG System)</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_Toc41489749 \h </w:instrText>
        </w:r>
        <w:r w:rsidRPr="00FE3FE5">
          <w:rPr>
            <w:rFonts w:cs="Arial"/>
            <w:noProof/>
            <w:webHidden/>
          </w:rPr>
        </w:r>
        <w:r w:rsidRPr="00FE3FE5">
          <w:rPr>
            <w:rFonts w:cs="Arial"/>
            <w:noProof/>
            <w:webHidden/>
          </w:rPr>
          <w:fldChar w:fldCharType="separate"/>
        </w:r>
        <w:r w:rsidRPr="00FE3FE5">
          <w:rPr>
            <w:rFonts w:cs="Arial"/>
            <w:noProof/>
            <w:webHidden/>
          </w:rPr>
          <w:t>15</w:t>
        </w:r>
        <w:r w:rsidRPr="00FE3FE5">
          <w:rPr>
            <w:rFonts w:cs="Arial"/>
            <w:noProof/>
            <w:webHidden/>
          </w:rPr>
          <w:fldChar w:fldCharType="end"/>
        </w:r>
      </w:hyperlink>
    </w:p>
    <w:p w14:paraId="19DC3977" w14:textId="77777777" w:rsidR="00B059E7" w:rsidRPr="00FE3FE5" w:rsidRDefault="00B059E7" w:rsidP="00B059E7">
      <w:pPr>
        <w:pStyle w:val="TableofFigures"/>
        <w:tabs>
          <w:tab w:val="right" w:leader="dot" w:pos="10070"/>
        </w:tabs>
        <w:rPr>
          <w:rFonts w:eastAsiaTheme="minorEastAsia" w:cs="Arial"/>
          <w:noProof/>
        </w:rPr>
      </w:pPr>
      <w:hyperlink w:anchor="_Toc41489750" w:history="1">
        <w:r w:rsidRPr="00FE3FE5">
          <w:rPr>
            <w:rStyle w:val="Hyperlink"/>
            <w:rFonts w:cs="Arial"/>
            <w:noProof/>
          </w:rPr>
          <w:t>Table 6: Regulatory History of Rationalized Axium Devices</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_Toc41489750 \h </w:instrText>
        </w:r>
        <w:r w:rsidRPr="00FE3FE5">
          <w:rPr>
            <w:rFonts w:cs="Arial"/>
            <w:noProof/>
            <w:webHidden/>
          </w:rPr>
        </w:r>
        <w:r w:rsidRPr="00FE3FE5">
          <w:rPr>
            <w:rFonts w:cs="Arial"/>
            <w:noProof/>
            <w:webHidden/>
          </w:rPr>
          <w:fldChar w:fldCharType="separate"/>
        </w:r>
        <w:r w:rsidRPr="00FE3FE5">
          <w:rPr>
            <w:rFonts w:cs="Arial"/>
            <w:noProof/>
            <w:webHidden/>
          </w:rPr>
          <w:t>15</w:t>
        </w:r>
        <w:r w:rsidRPr="00FE3FE5">
          <w:rPr>
            <w:rFonts w:cs="Arial"/>
            <w:noProof/>
            <w:webHidden/>
          </w:rPr>
          <w:fldChar w:fldCharType="end"/>
        </w:r>
      </w:hyperlink>
    </w:p>
    <w:p w14:paraId="30953743" w14:textId="77777777" w:rsidR="00B059E7" w:rsidRPr="00FE3FE5" w:rsidRDefault="00B059E7" w:rsidP="00B059E7">
      <w:pPr>
        <w:pStyle w:val="TableofFigures"/>
        <w:tabs>
          <w:tab w:val="right" w:leader="dot" w:pos="10070"/>
        </w:tabs>
        <w:rPr>
          <w:rFonts w:eastAsiaTheme="minorEastAsia" w:cs="Arial"/>
          <w:noProof/>
        </w:rPr>
      </w:pPr>
      <w:hyperlink w:anchor="_Toc41489751" w:history="1">
        <w:r w:rsidRPr="00FE3FE5">
          <w:rPr>
            <w:rStyle w:val="Hyperlink"/>
            <w:rFonts w:cs="Arial"/>
            <w:noProof/>
          </w:rPr>
          <w:t>Table 7 Countries Where Axium Neurostimulation System Approved</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_Toc41489751 \h </w:instrText>
        </w:r>
        <w:r w:rsidRPr="00FE3FE5">
          <w:rPr>
            <w:rFonts w:cs="Arial"/>
            <w:noProof/>
            <w:webHidden/>
          </w:rPr>
        </w:r>
        <w:r w:rsidRPr="00FE3FE5">
          <w:rPr>
            <w:rFonts w:cs="Arial"/>
            <w:noProof/>
            <w:webHidden/>
          </w:rPr>
          <w:fldChar w:fldCharType="separate"/>
        </w:r>
        <w:r w:rsidRPr="00FE3FE5">
          <w:rPr>
            <w:rFonts w:cs="Arial"/>
            <w:noProof/>
            <w:webHidden/>
          </w:rPr>
          <w:t>16</w:t>
        </w:r>
        <w:r w:rsidRPr="00FE3FE5">
          <w:rPr>
            <w:rFonts w:cs="Arial"/>
            <w:noProof/>
            <w:webHidden/>
          </w:rPr>
          <w:fldChar w:fldCharType="end"/>
        </w:r>
      </w:hyperlink>
    </w:p>
    <w:p w14:paraId="6775E58C" w14:textId="77777777" w:rsidR="00B059E7" w:rsidRPr="00FE3FE5" w:rsidRDefault="00B059E7" w:rsidP="00B059E7">
      <w:pPr>
        <w:pStyle w:val="TableofFigures"/>
        <w:tabs>
          <w:tab w:val="right" w:leader="dot" w:pos="10070"/>
        </w:tabs>
        <w:rPr>
          <w:rFonts w:eastAsiaTheme="minorEastAsia" w:cs="Arial"/>
          <w:noProof/>
        </w:rPr>
      </w:pPr>
      <w:hyperlink w:anchor="_Toc41489752" w:history="1">
        <w:r w:rsidRPr="00FE3FE5">
          <w:rPr>
            <w:rStyle w:val="Hyperlink"/>
            <w:rFonts w:cs="Arial"/>
            <w:noProof/>
          </w:rPr>
          <w:t>Table 8: Safety and Performance Outcome Measures</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_Toc41489752 \h </w:instrText>
        </w:r>
        <w:r w:rsidRPr="00FE3FE5">
          <w:rPr>
            <w:rFonts w:cs="Arial"/>
            <w:noProof/>
            <w:webHidden/>
          </w:rPr>
        </w:r>
        <w:r w:rsidRPr="00FE3FE5">
          <w:rPr>
            <w:rFonts w:cs="Arial"/>
            <w:noProof/>
            <w:webHidden/>
          </w:rPr>
          <w:fldChar w:fldCharType="separate"/>
        </w:r>
        <w:r w:rsidRPr="00FE3FE5">
          <w:rPr>
            <w:rFonts w:cs="Arial"/>
            <w:noProof/>
            <w:webHidden/>
          </w:rPr>
          <w:t>18</w:t>
        </w:r>
        <w:r w:rsidRPr="00FE3FE5">
          <w:rPr>
            <w:rFonts w:cs="Arial"/>
            <w:noProof/>
            <w:webHidden/>
          </w:rPr>
          <w:fldChar w:fldCharType="end"/>
        </w:r>
      </w:hyperlink>
    </w:p>
    <w:p w14:paraId="30F40E64" w14:textId="77777777" w:rsidR="00B059E7" w:rsidRPr="00FE3FE5" w:rsidRDefault="00B059E7" w:rsidP="00B059E7">
      <w:pPr>
        <w:pStyle w:val="TableofFigures"/>
        <w:tabs>
          <w:tab w:val="right" w:leader="dot" w:pos="10070"/>
        </w:tabs>
        <w:rPr>
          <w:rFonts w:eastAsiaTheme="minorEastAsia" w:cs="Arial"/>
          <w:noProof/>
        </w:rPr>
      </w:pPr>
      <w:hyperlink w:anchor="_Toc41489753" w:history="1">
        <w:r w:rsidRPr="00FE3FE5">
          <w:rPr>
            <w:rStyle w:val="Hyperlink"/>
            <w:rFonts w:cs="Arial"/>
            <w:noProof/>
          </w:rPr>
          <w:t>Table 9. Subject Inclusion / Exclusion Criteria</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_Toc41489753 \h </w:instrText>
        </w:r>
        <w:r w:rsidRPr="00FE3FE5">
          <w:rPr>
            <w:rFonts w:cs="Arial"/>
            <w:noProof/>
            <w:webHidden/>
          </w:rPr>
        </w:r>
        <w:r w:rsidRPr="00FE3FE5">
          <w:rPr>
            <w:rFonts w:cs="Arial"/>
            <w:noProof/>
            <w:webHidden/>
          </w:rPr>
          <w:fldChar w:fldCharType="separate"/>
        </w:r>
        <w:r w:rsidRPr="00FE3FE5">
          <w:rPr>
            <w:rFonts w:cs="Arial"/>
            <w:noProof/>
            <w:webHidden/>
          </w:rPr>
          <w:t>22</w:t>
        </w:r>
        <w:r w:rsidRPr="00FE3FE5">
          <w:rPr>
            <w:rFonts w:cs="Arial"/>
            <w:noProof/>
            <w:webHidden/>
          </w:rPr>
          <w:fldChar w:fldCharType="end"/>
        </w:r>
      </w:hyperlink>
    </w:p>
    <w:p w14:paraId="1DD8E6B3" w14:textId="77777777" w:rsidR="00B059E7" w:rsidRPr="00FE3FE5" w:rsidRDefault="00B059E7" w:rsidP="00B059E7">
      <w:pPr>
        <w:pStyle w:val="TableofFigures"/>
        <w:tabs>
          <w:tab w:val="right" w:leader="dot" w:pos="10070"/>
        </w:tabs>
        <w:rPr>
          <w:rFonts w:eastAsiaTheme="minorEastAsia" w:cs="Arial"/>
          <w:noProof/>
        </w:rPr>
      </w:pPr>
      <w:hyperlink w:anchor="_Toc41489754" w:history="1">
        <w:r w:rsidRPr="00FE3FE5">
          <w:rPr>
            <w:rStyle w:val="Hyperlink"/>
            <w:rFonts w:cs="Arial"/>
            <w:noProof/>
          </w:rPr>
          <w:t>Table 10. State of the Art Inclusion / Exclusion Criteria</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_Toc41489754 \h </w:instrText>
        </w:r>
        <w:r w:rsidRPr="00FE3FE5">
          <w:rPr>
            <w:rFonts w:cs="Arial"/>
            <w:noProof/>
            <w:webHidden/>
          </w:rPr>
        </w:r>
        <w:r w:rsidRPr="00FE3FE5">
          <w:rPr>
            <w:rFonts w:cs="Arial"/>
            <w:noProof/>
            <w:webHidden/>
          </w:rPr>
          <w:fldChar w:fldCharType="separate"/>
        </w:r>
        <w:r w:rsidRPr="00FE3FE5">
          <w:rPr>
            <w:rFonts w:cs="Arial"/>
            <w:noProof/>
            <w:webHidden/>
          </w:rPr>
          <w:t>23</w:t>
        </w:r>
        <w:r w:rsidRPr="00FE3FE5">
          <w:rPr>
            <w:rFonts w:cs="Arial"/>
            <w:noProof/>
            <w:webHidden/>
          </w:rPr>
          <w:fldChar w:fldCharType="end"/>
        </w:r>
      </w:hyperlink>
    </w:p>
    <w:p w14:paraId="251728BC" w14:textId="77777777" w:rsidR="00B059E7" w:rsidRPr="00FE3FE5" w:rsidRDefault="00B059E7" w:rsidP="00B059E7">
      <w:pPr>
        <w:pStyle w:val="TableofFigures"/>
        <w:tabs>
          <w:tab w:val="right" w:leader="dot" w:pos="10070"/>
        </w:tabs>
        <w:rPr>
          <w:rFonts w:eastAsiaTheme="minorEastAsia" w:cs="Arial"/>
          <w:noProof/>
        </w:rPr>
      </w:pPr>
      <w:hyperlink w:anchor="_Toc41489755" w:history="1">
        <w:r w:rsidRPr="00FE3FE5">
          <w:rPr>
            <w:rStyle w:val="Hyperlink"/>
            <w:rFonts w:cs="Arial"/>
            <w:noProof/>
          </w:rPr>
          <w:t>Table 11. Appraisal Criteria for Suitability and Data Contribution</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_Toc41489755 \h </w:instrText>
        </w:r>
        <w:r w:rsidRPr="00FE3FE5">
          <w:rPr>
            <w:rFonts w:cs="Arial"/>
            <w:noProof/>
            <w:webHidden/>
          </w:rPr>
        </w:r>
        <w:r w:rsidRPr="00FE3FE5">
          <w:rPr>
            <w:rFonts w:cs="Arial"/>
            <w:noProof/>
            <w:webHidden/>
          </w:rPr>
          <w:fldChar w:fldCharType="separate"/>
        </w:r>
        <w:r w:rsidRPr="00FE3FE5">
          <w:rPr>
            <w:rFonts w:cs="Arial"/>
            <w:noProof/>
            <w:webHidden/>
          </w:rPr>
          <w:t>24</w:t>
        </w:r>
        <w:r w:rsidRPr="00FE3FE5">
          <w:rPr>
            <w:rFonts w:cs="Arial"/>
            <w:noProof/>
            <w:webHidden/>
          </w:rPr>
          <w:fldChar w:fldCharType="end"/>
        </w:r>
      </w:hyperlink>
    </w:p>
    <w:p w14:paraId="0482879F" w14:textId="77777777" w:rsidR="00B059E7" w:rsidRPr="00FE3FE5" w:rsidRDefault="00B059E7" w:rsidP="00B059E7">
      <w:pPr>
        <w:pStyle w:val="TableofFigures"/>
        <w:tabs>
          <w:tab w:val="right" w:leader="dot" w:pos="10070"/>
        </w:tabs>
        <w:rPr>
          <w:rFonts w:eastAsiaTheme="minorEastAsia" w:cs="Arial"/>
          <w:noProof/>
        </w:rPr>
      </w:pPr>
      <w:hyperlink w:anchor="_Toc41489756" w:history="1">
        <w:r w:rsidRPr="00FE3FE5">
          <w:rPr>
            <w:rStyle w:val="Hyperlink"/>
            <w:rFonts w:cs="Arial"/>
            <w:noProof/>
          </w:rPr>
          <w:t>Table 12. Criteria for Appraisal of Literature Level of Evidence</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_Toc41489756 \h </w:instrText>
        </w:r>
        <w:r w:rsidRPr="00FE3FE5">
          <w:rPr>
            <w:rFonts w:cs="Arial"/>
            <w:noProof/>
            <w:webHidden/>
          </w:rPr>
        </w:r>
        <w:r w:rsidRPr="00FE3FE5">
          <w:rPr>
            <w:rFonts w:cs="Arial"/>
            <w:noProof/>
            <w:webHidden/>
          </w:rPr>
          <w:fldChar w:fldCharType="separate"/>
        </w:r>
        <w:r w:rsidRPr="00FE3FE5">
          <w:rPr>
            <w:rFonts w:cs="Arial"/>
            <w:noProof/>
            <w:webHidden/>
          </w:rPr>
          <w:t>26</w:t>
        </w:r>
        <w:r w:rsidRPr="00FE3FE5">
          <w:rPr>
            <w:rFonts w:cs="Arial"/>
            <w:noProof/>
            <w:webHidden/>
          </w:rPr>
          <w:fldChar w:fldCharType="end"/>
        </w:r>
      </w:hyperlink>
    </w:p>
    <w:p w14:paraId="1E9991A4" w14:textId="77777777" w:rsidR="00B059E7" w:rsidRPr="00FE3FE5" w:rsidRDefault="00B059E7" w:rsidP="00B059E7">
      <w:pPr>
        <w:pStyle w:val="TableofFigures"/>
        <w:tabs>
          <w:tab w:val="right" w:leader="dot" w:pos="10070"/>
        </w:tabs>
        <w:rPr>
          <w:rFonts w:eastAsiaTheme="minorEastAsia" w:cs="Arial"/>
          <w:noProof/>
        </w:rPr>
      </w:pPr>
      <w:hyperlink w:anchor="_Toc41489757" w:history="1">
        <w:r w:rsidRPr="00FE3FE5">
          <w:rPr>
            <w:rStyle w:val="Hyperlink"/>
            <w:rFonts w:cs="Arial"/>
            <w:noProof/>
          </w:rPr>
          <w:t xml:space="preserve">Table 13:  </w:t>
        </w:r>
        <w:r w:rsidRPr="00FE3FE5">
          <w:rPr>
            <w:rStyle w:val="Hyperlink"/>
            <w:rFonts w:eastAsia="Calibri" w:cs="Arial"/>
            <w:noProof/>
            <w:lang w:val="en-GB" w:bidi="en-US"/>
          </w:rPr>
          <w:t>Axium Models for US and Australia Markets</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_Toc41489757 \h </w:instrText>
        </w:r>
        <w:r w:rsidRPr="00FE3FE5">
          <w:rPr>
            <w:rFonts w:cs="Arial"/>
            <w:noProof/>
            <w:webHidden/>
          </w:rPr>
        </w:r>
        <w:r w:rsidRPr="00FE3FE5">
          <w:rPr>
            <w:rFonts w:cs="Arial"/>
            <w:noProof/>
            <w:webHidden/>
          </w:rPr>
          <w:fldChar w:fldCharType="separate"/>
        </w:r>
        <w:r w:rsidRPr="00FE3FE5">
          <w:rPr>
            <w:rFonts w:cs="Arial"/>
            <w:noProof/>
            <w:webHidden/>
          </w:rPr>
          <w:t>30</w:t>
        </w:r>
        <w:r w:rsidRPr="00FE3FE5">
          <w:rPr>
            <w:rFonts w:cs="Arial"/>
            <w:noProof/>
            <w:webHidden/>
          </w:rPr>
          <w:fldChar w:fldCharType="end"/>
        </w:r>
      </w:hyperlink>
    </w:p>
    <w:p w14:paraId="047500DF" w14:textId="77777777" w:rsidR="00B059E7" w:rsidRPr="00FE3FE5" w:rsidRDefault="00B059E7" w:rsidP="00B059E7">
      <w:pPr>
        <w:pStyle w:val="TableofFigures"/>
        <w:tabs>
          <w:tab w:val="right" w:leader="dot" w:pos="10070"/>
        </w:tabs>
        <w:rPr>
          <w:rFonts w:eastAsiaTheme="minorEastAsia" w:cs="Arial"/>
          <w:noProof/>
        </w:rPr>
      </w:pPr>
      <w:hyperlink w:anchor="_Toc41489758" w:history="1">
        <w:r w:rsidRPr="00FE3FE5">
          <w:rPr>
            <w:rStyle w:val="Hyperlink"/>
            <w:rFonts w:cs="Arial"/>
            <w:noProof/>
          </w:rPr>
          <w:t xml:space="preserve">Table 14:  </w:t>
        </w:r>
        <w:r w:rsidRPr="00FE3FE5">
          <w:rPr>
            <w:rStyle w:val="Hyperlink"/>
            <w:rFonts w:eastAsia="Calibri" w:cs="Arial"/>
            <w:noProof/>
            <w:lang w:val="en-GB" w:bidi="en-US"/>
          </w:rPr>
          <w:t>Preliminary Search Terms</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_Toc41489758 \h </w:instrText>
        </w:r>
        <w:r w:rsidRPr="00FE3FE5">
          <w:rPr>
            <w:rFonts w:cs="Arial"/>
            <w:noProof/>
            <w:webHidden/>
          </w:rPr>
        </w:r>
        <w:r w:rsidRPr="00FE3FE5">
          <w:rPr>
            <w:rFonts w:cs="Arial"/>
            <w:noProof/>
            <w:webHidden/>
          </w:rPr>
          <w:fldChar w:fldCharType="separate"/>
        </w:r>
        <w:r w:rsidRPr="00FE3FE5">
          <w:rPr>
            <w:rFonts w:cs="Arial"/>
            <w:noProof/>
            <w:webHidden/>
          </w:rPr>
          <w:t>33</w:t>
        </w:r>
        <w:r w:rsidRPr="00FE3FE5">
          <w:rPr>
            <w:rFonts w:cs="Arial"/>
            <w:noProof/>
            <w:webHidden/>
          </w:rPr>
          <w:fldChar w:fldCharType="end"/>
        </w:r>
      </w:hyperlink>
    </w:p>
    <w:p w14:paraId="17AF18A5" w14:textId="77777777" w:rsidR="00B059E7" w:rsidRPr="00FE3FE5" w:rsidRDefault="00B059E7" w:rsidP="00B059E7">
      <w:pPr>
        <w:pStyle w:val="TableofFigures"/>
        <w:tabs>
          <w:tab w:val="right" w:leader="dot" w:pos="10070"/>
        </w:tabs>
        <w:rPr>
          <w:rFonts w:eastAsiaTheme="minorEastAsia" w:cs="Arial"/>
          <w:noProof/>
        </w:rPr>
      </w:pPr>
      <w:hyperlink w:anchor="_Toc41489759" w:history="1">
        <w:r w:rsidRPr="00FE3FE5">
          <w:rPr>
            <w:rStyle w:val="Hyperlink"/>
            <w:rFonts w:cs="Arial"/>
            <w:noProof/>
          </w:rPr>
          <w:t>Table 15: Publication Inclusion and Exclusion Criteria</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_Toc41489759 \h </w:instrText>
        </w:r>
        <w:r w:rsidRPr="00FE3FE5">
          <w:rPr>
            <w:rFonts w:cs="Arial"/>
            <w:noProof/>
            <w:webHidden/>
          </w:rPr>
        </w:r>
        <w:r w:rsidRPr="00FE3FE5">
          <w:rPr>
            <w:rFonts w:cs="Arial"/>
            <w:noProof/>
            <w:webHidden/>
          </w:rPr>
          <w:fldChar w:fldCharType="separate"/>
        </w:r>
        <w:r w:rsidRPr="00FE3FE5">
          <w:rPr>
            <w:rFonts w:cs="Arial"/>
            <w:noProof/>
            <w:webHidden/>
          </w:rPr>
          <w:t>34</w:t>
        </w:r>
        <w:r w:rsidRPr="00FE3FE5">
          <w:rPr>
            <w:rFonts w:cs="Arial"/>
            <w:noProof/>
            <w:webHidden/>
          </w:rPr>
          <w:fldChar w:fldCharType="end"/>
        </w:r>
      </w:hyperlink>
    </w:p>
    <w:p w14:paraId="33513D2C" w14:textId="77777777" w:rsidR="00B059E7" w:rsidRPr="00FE3FE5" w:rsidRDefault="00B059E7" w:rsidP="00B059E7">
      <w:pPr>
        <w:pStyle w:val="TableofFigures"/>
        <w:tabs>
          <w:tab w:val="right" w:leader="dot" w:pos="10070"/>
        </w:tabs>
        <w:rPr>
          <w:rFonts w:eastAsiaTheme="minorEastAsia" w:cs="Arial"/>
          <w:noProof/>
        </w:rPr>
      </w:pPr>
      <w:hyperlink w:anchor="_Toc41489760" w:history="1">
        <w:r w:rsidRPr="00FE3FE5">
          <w:rPr>
            <w:rStyle w:val="Hyperlink"/>
            <w:rFonts w:cs="Arial"/>
            <w:noProof/>
          </w:rPr>
          <w:t>Table 16</w:t>
        </w:r>
        <w:r w:rsidRPr="00FE3FE5">
          <w:rPr>
            <w:rStyle w:val="Hyperlink"/>
            <w:rFonts w:cs="Arial"/>
            <w:noProof/>
            <w:lang w:val="en-GB"/>
          </w:rPr>
          <w:t>: Outcomes Collected</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_Toc41489760 \h </w:instrText>
        </w:r>
        <w:r w:rsidRPr="00FE3FE5">
          <w:rPr>
            <w:rFonts w:cs="Arial"/>
            <w:noProof/>
            <w:webHidden/>
          </w:rPr>
        </w:r>
        <w:r w:rsidRPr="00FE3FE5">
          <w:rPr>
            <w:rFonts w:cs="Arial"/>
            <w:noProof/>
            <w:webHidden/>
          </w:rPr>
          <w:fldChar w:fldCharType="separate"/>
        </w:r>
        <w:r w:rsidRPr="00FE3FE5">
          <w:rPr>
            <w:rFonts w:cs="Arial"/>
            <w:noProof/>
            <w:webHidden/>
          </w:rPr>
          <w:t>35</w:t>
        </w:r>
        <w:r w:rsidRPr="00FE3FE5">
          <w:rPr>
            <w:rFonts w:cs="Arial"/>
            <w:noProof/>
            <w:webHidden/>
          </w:rPr>
          <w:fldChar w:fldCharType="end"/>
        </w:r>
      </w:hyperlink>
    </w:p>
    <w:p w14:paraId="4EA4828C" w14:textId="77777777" w:rsidR="00B059E7" w:rsidRPr="00FE3FE5" w:rsidRDefault="00B059E7" w:rsidP="00B059E7">
      <w:pPr>
        <w:pStyle w:val="TableofFigures"/>
        <w:tabs>
          <w:tab w:val="right" w:leader="dot" w:pos="10070"/>
        </w:tabs>
        <w:rPr>
          <w:rFonts w:eastAsiaTheme="minorEastAsia" w:cs="Arial"/>
          <w:noProof/>
        </w:rPr>
      </w:pPr>
      <w:hyperlink w:anchor="_Toc41489761" w:history="1">
        <w:r w:rsidRPr="00FE3FE5">
          <w:rPr>
            <w:rStyle w:val="Hyperlink"/>
            <w:rFonts w:cs="Arial"/>
            <w:noProof/>
          </w:rPr>
          <w:t>Table 17: Literature Review Searches</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_Toc41489761 \h </w:instrText>
        </w:r>
        <w:r w:rsidRPr="00FE3FE5">
          <w:rPr>
            <w:rFonts w:cs="Arial"/>
            <w:noProof/>
            <w:webHidden/>
          </w:rPr>
        </w:r>
        <w:r w:rsidRPr="00FE3FE5">
          <w:rPr>
            <w:rFonts w:cs="Arial"/>
            <w:noProof/>
            <w:webHidden/>
          </w:rPr>
          <w:fldChar w:fldCharType="separate"/>
        </w:r>
        <w:r w:rsidRPr="00FE3FE5">
          <w:rPr>
            <w:rFonts w:cs="Arial"/>
            <w:noProof/>
            <w:webHidden/>
          </w:rPr>
          <w:t>37</w:t>
        </w:r>
        <w:r w:rsidRPr="00FE3FE5">
          <w:rPr>
            <w:rFonts w:cs="Arial"/>
            <w:noProof/>
            <w:webHidden/>
          </w:rPr>
          <w:fldChar w:fldCharType="end"/>
        </w:r>
      </w:hyperlink>
    </w:p>
    <w:p w14:paraId="2C470303" w14:textId="18310C3B" w:rsidR="007D1604" w:rsidRPr="00FE3FE5" w:rsidRDefault="00B059E7" w:rsidP="00B059E7">
      <w:pPr>
        <w:pStyle w:val="BT1BodyTextI1"/>
        <w:rPr>
          <w:rFonts w:cs="Arial"/>
        </w:rPr>
      </w:pPr>
      <w:r w:rsidRPr="00FE3FE5">
        <w:rPr>
          <w:rFonts w:cs="Arial"/>
          <w:b/>
          <w:bCs/>
        </w:rPr>
        <w:fldChar w:fldCharType="end"/>
      </w:r>
      <w:r w:rsidRPr="00FE3FE5">
        <w:rPr>
          <w:rFonts w:cs="Arial"/>
        </w:rPr>
        <w:br w:type="page"/>
      </w:r>
    </w:p>
    <w:p w14:paraId="3B4B62F5" w14:textId="2FA2AB69" w:rsidR="007D1604" w:rsidRPr="00FE3FE5" w:rsidRDefault="007D1604" w:rsidP="00C22541">
      <w:pPr>
        <w:pStyle w:val="Title"/>
      </w:pPr>
      <w:r w:rsidRPr="00FE3FE5">
        <w:lastRenderedPageBreak/>
        <w:t>Table of Figures</w:t>
      </w:r>
    </w:p>
    <w:p w14:paraId="611B18E2" w14:textId="77777777" w:rsidR="00B059E7" w:rsidRPr="00FE3FE5" w:rsidRDefault="00B059E7" w:rsidP="00B059E7">
      <w:pPr>
        <w:pStyle w:val="TableofFigures"/>
        <w:tabs>
          <w:tab w:val="right" w:leader="dot" w:pos="10070"/>
        </w:tabs>
        <w:rPr>
          <w:rFonts w:eastAsiaTheme="minorEastAsia" w:cs="Arial"/>
          <w:noProof/>
        </w:rPr>
      </w:pPr>
      <w:r w:rsidRPr="00FE3FE5">
        <w:rPr>
          <w:rFonts w:cs="Arial"/>
          <w:bCs/>
        </w:rPr>
        <w:fldChar w:fldCharType="begin"/>
      </w:r>
      <w:r w:rsidRPr="00FE3FE5">
        <w:rPr>
          <w:rFonts w:cs="Arial"/>
          <w:bCs/>
        </w:rPr>
        <w:instrText xml:space="preserve"> TOC \h \z \c "Figure" </w:instrText>
      </w:r>
      <w:r w:rsidRPr="00FE3FE5">
        <w:rPr>
          <w:rFonts w:cs="Arial"/>
          <w:bCs/>
        </w:rPr>
        <w:fldChar w:fldCharType="separate"/>
      </w:r>
      <w:hyperlink w:anchor="_Toc40112394" w:history="1">
        <w:r w:rsidRPr="00FE3FE5">
          <w:rPr>
            <w:rStyle w:val="Hyperlink"/>
            <w:rFonts w:cs="Arial"/>
            <w:noProof/>
          </w:rPr>
          <w:t>Figure 1. Illustration of TNS and INS Components (For Component Identification Only)</w:t>
        </w:r>
        <w:r w:rsidRPr="00FE3FE5">
          <w:rPr>
            <w:rFonts w:cs="Arial"/>
            <w:noProof/>
            <w:webHidden/>
          </w:rPr>
          <w:tab/>
        </w:r>
        <w:r w:rsidRPr="00FE3FE5">
          <w:rPr>
            <w:rFonts w:cs="Arial"/>
            <w:noProof/>
            <w:webHidden/>
          </w:rPr>
          <w:fldChar w:fldCharType="begin"/>
        </w:r>
        <w:r w:rsidRPr="00FE3FE5">
          <w:rPr>
            <w:rFonts w:cs="Arial"/>
            <w:noProof/>
            <w:webHidden/>
          </w:rPr>
          <w:instrText xml:space="preserve"> PAGEREF _Toc40112394 \h </w:instrText>
        </w:r>
        <w:r w:rsidRPr="00FE3FE5">
          <w:rPr>
            <w:rFonts w:cs="Arial"/>
            <w:noProof/>
            <w:webHidden/>
          </w:rPr>
        </w:r>
        <w:r w:rsidRPr="00FE3FE5">
          <w:rPr>
            <w:rFonts w:cs="Arial"/>
            <w:noProof/>
            <w:webHidden/>
          </w:rPr>
          <w:fldChar w:fldCharType="separate"/>
        </w:r>
        <w:r w:rsidRPr="00FE3FE5">
          <w:rPr>
            <w:rFonts w:cs="Arial"/>
            <w:noProof/>
            <w:webHidden/>
          </w:rPr>
          <w:t>11</w:t>
        </w:r>
        <w:r w:rsidRPr="00FE3FE5">
          <w:rPr>
            <w:rFonts w:cs="Arial"/>
            <w:noProof/>
            <w:webHidden/>
          </w:rPr>
          <w:fldChar w:fldCharType="end"/>
        </w:r>
      </w:hyperlink>
    </w:p>
    <w:p w14:paraId="27CB582A" w14:textId="4B75B836" w:rsidR="007D1604" w:rsidRPr="00FE3FE5" w:rsidRDefault="00B059E7" w:rsidP="00B059E7">
      <w:pPr>
        <w:rPr>
          <w:rFonts w:cs="Arial"/>
          <w:bCs/>
        </w:rPr>
      </w:pPr>
      <w:r w:rsidRPr="00FE3FE5">
        <w:rPr>
          <w:rFonts w:cs="Arial"/>
          <w:bCs/>
        </w:rPr>
        <w:fldChar w:fldCharType="end"/>
      </w:r>
    </w:p>
    <w:p w14:paraId="6DB21CE6" w14:textId="77777777" w:rsidR="00C22541" w:rsidRPr="00FE3FE5" w:rsidRDefault="00C22541" w:rsidP="00C22541">
      <w:pPr>
        <w:pStyle w:val="BT1BodyTextI1"/>
        <w:rPr>
          <w:rFonts w:cs="Arial"/>
        </w:rPr>
      </w:pPr>
    </w:p>
    <w:p w14:paraId="3F020C9D" w14:textId="71F5F88D" w:rsidR="007D1604" w:rsidRPr="00FE3FE5" w:rsidRDefault="007D1604" w:rsidP="00C22541">
      <w:pPr>
        <w:pStyle w:val="Title"/>
      </w:pPr>
      <w:r w:rsidRPr="00FE3FE5">
        <w:t>Acronyms and Abbreviations</w:t>
      </w:r>
    </w:p>
    <w:tbl>
      <w:tblPr>
        <w:tblStyle w:val="TableGrid60004231"/>
        <w:tblW w:w="6475" w:type="dxa"/>
        <w:jc w:val="left"/>
        <w:tblInd w:w="-5" w:type="dxa"/>
        <w:tblLayout w:type="fixed"/>
        <w:tblLook w:val="04A0" w:firstRow="1" w:lastRow="0" w:firstColumn="1" w:lastColumn="0" w:noHBand="0" w:noVBand="1"/>
      </w:tblPr>
      <w:tblGrid>
        <w:gridCol w:w="990"/>
        <w:gridCol w:w="5485"/>
      </w:tblGrid>
      <w:tr w:rsidR="007D5ABC" w:rsidRPr="00FE3FE5" w14:paraId="77262A89" w14:textId="77777777" w:rsidTr="000F2D37">
        <w:trPr>
          <w:cnfStyle w:val="100000000000" w:firstRow="1" w:lastRow="0" w:firstColumn="0" w:lastColumn="0" w:oddVBand="0" w:evenVBand="0" w:oddHBand="0" w:evenHBand="0" w:firstRowFirstColumn="0" w:firstRowLastColumn="0" w:lastRowFirstColumn="0" w:lastRowLastColumn="0"/>
          <w:tblHeader/>
          <w:jc w:val="left"/>
          <w:ins w:id="65" w:author="Madhura Ramojwar" w:date="2021-04-22T16:01:00Z"/>
        </w:trPr>
        <w:tc>
          <w:tcPr>
            <w:tcW w:w="990" w:type="dxa"/>
            <w:shd w:val="clear" w:color="auto" w:fill="F2F2F2" w:themeFill="background1" w:themeFillShade="F2"/>
          </w:tcPr>
          <w:p w14:paraId="282F7DBE" w14:textId="77777777" w:rsidR="007D5ABC" w:rsidRPr="00FE3FE5" w:rsidRDefault="007D5ABC" w:rsidP="000F2D37">
            <w:pPr>
              <w:pStyle w:val="TableHeaderCentered"/>
              <w:rPr>
                <w:ins w:id="66" w:author="Madhura Ramojwar" w:date="2021-04-22T16:01:00Z"/>
                <w:rFonts w:ascii="Arial" w:hAnsi="Arial" w:cs="Arial"/>
                <w:sz w:val="24"/>
                <w:szCs w:val="24"/>
              </w:rPr>
            </w:pPr>
            <w:ins w:id="67" w:author="Madhura Ramojwar" w:date="2021-04-22T16:01:00Z">
              <w:r w:rsidRPr="00FE3FE5">
                <w:rPr>
                  <w:rFonts w:ascii="Arial" w:hAnsi="Arial" w:cs="Arial"/>
                  <w:sz w:val="24"/>
                  <w:szCs w:val="24"/>
                </w:rPr>
                <w:t>Term</w:t>
              </w:r>
            </w:ins>
          </w:p>
        </w:tc>
        <w:tc>
          <w:tcPr>
            <w:tcW w:w="5485" w:type="dxa"/>
            <w:shd w:val="clear" w:color="auto" w:fill="F2F2F2" w:themeFill="background1" w:themeFillShade="F2"/>
          </w:tcPr>
          <w:p w14:paraId="40F7A29D" w14:textId="77777777" w:rsidR="007D5ABC" w:rsidRPr="00FE3FE5" w:rsidRDefault="007D5ABC" w:rsidP="000F2D37">
            <w:pPr>
              <w:pStyle w:val="TableHeaderCentered"/>
              <w:rPr>
                <w:ins w:id="68" w:author="Madhura Ramojwar" w:date="2021-04-22T16:01:00Z"/>
                <w:rFonts w:ascii="Arial" w:hAnsi="Arial" w:cs="Arial"/>
                <w:sz w:val="24"/>
                <w:szCs w:val="24"/>
              </w:rPr>
            </w:pPr>
            <w:ins w:id="69" w:author="Madhura Ramojwar" w:date="2021-04-22T16:01:00Z">
              <w:r w:rsidRPr="00FE3FE5">
                <w:rPr>
                  <w:rFonts w:ascii="Arial" w:hAnsi="Arial" w:cs="Arial"/>
                  <w:sz w:val="24"/>
                  <w:szCs w:val="24"/>
                </w:rPr>
                <w:t>Definition</w:t>
              </w:r>
            </w:ins>
          </w:p>
        </w:tc>
      </w:tr>
      <w:tr w:rsidR="007D5ABC" w:rsidRPr="00FE3FE5" w14:paraId="3F8F15C6" w14:textId="77777777" w:rsidTr="000F2D37">
        <w:trPr>
          <w:jc w:val="left"/>
          <w:ins w:id="70" w:author="Madhura Ramojwar" w:date="2021-04-22T16:01:00Z"/>
        </w:trPr>
        <w:tc>
          <w:tcPr>
            <w:tcW w:w="990" w:type="dxa"/>
          </w:tcPr>
          <w:p w14:paraId="0E3AD13E" w14:textId="77777777" w:rsidR="007D5ABC" w:rsidRPr="00FE3FE5" w:rsidRDefault="007D5ABC" w:rsidP="000F2D37">
            <w:pPr>
              <w:pStyle w:val="TableEntry"/>
              <w:rPr>
                <w:ins w:id="71" w:author="Madhura Ramojwar" w:date="2021-04-22T16:01:00Z"/>
                <w:rFonts w:cs="Arial"/>
                <w:sz w:val="24"/>
                <w:szCs w:val="24"/>
              </w:rPr>
            </w:pPr>
            <w:ins w:id="72" w:author="Madhura Ramojwar" w:date="2021-04-22T16:01:00Z">
              <w:r w:rsidRPr="00FE3FE5">
                <w:rPr>
                  <w:rFonts w:cs="Arial"/>
                  <w:sz w:val="24"/>
                  <w:szCs w:val="24"/>
                </w:rPr>
                <w:t>AIMDD</w:t>
              </w:r>
            </w:ins>
          </w:p>
        </w:tc>
        <w:tc>
          <w:tcPr>
            <w:tcW w:w="5485" w:type="dxa"/>
          </w:tcPr>
          <w:p w14:paraId="0179FA97" w14:textId="77777777" w:rsidR="007D5ABC" w:rsidRPr="00FE3FE5" w:rsidRDefault="007D5ABC" w:rsidP="000F2D37">
            <w:pPr>
              <w:pStyle w:val="TableEntry"/>
              <w:rPr>
                <w:ins w:id="73" w:author="Madhura Ramojwar" w:date="2021-04-22T16:01:00Z"/>
                <w:rFonts w:cs="Arial"/>
                <w:sz w:val="24"/>
                <w:szCs w:val="24"/>
              </w:rPr>
            </w:pPr>
            <w:ins w:id="74" w:author="Madhura Ramojwar" w:date="2021-04-22T16:01:00Z">
              <w:r w:rsidRPr="00FE3FE5">
                <w:rPr>
                  <w:rFonts w:cs="Arial"/>
                  <w:sz w:val="24"/>
                  <w:szCs w:val="24"/>
                </w:rPr>
                <w:t>Active Implantable Medical Device Directive</w:t>
              </w:r>
            </w:ins>
          </w:p>
        </w:tc>
      </w:tr>
      <w:tr w:rsidR="007D5ABC" w:rsidRPr="00FE3FE5" w14:paraId="26D0F2BD" w14:textId="77777777" w:rsidTr="000F2D37">
        <w:trPr>
          <w:jc w:val="left"/>
          <w:ins w:id="75" w:author="Madhura Ramojwar" w:date="2021-04-22T16:01:00Z"/>
        </w:trPr>
        <w:tc>
          <w:tcPr>
            <w:tcW w:w="990" w:type="dxa"/>
          </w:tcPr>
          <w:p w14:paraId="6F431921" w14:textId="77777777" w:rsidR="007D5ABC" w:rsidRPr="00FE3FE5" w:rsidRDefault="007D5ABC" w:rsidP="000F2D37">
            <w:pPr>
              <w:pStyle w:val="TableEntry"/>
              <w:rPr>
                <w:ins w:id="76" w:author="Madhura Ramojwar" w:date="2021-04-22T16:01:00Z"/>
                <w:rFonts w:cs="Arial"/>
                <w:sz w:val="24"/>
                <w:szCs w:val="24"/>
              </w:rPr>
            </w:pPr>
            <w:ins w:id="77" w:author="Madhura Ramojwar" w:date="2021-04-22T16:01:00Z">
              <w:r w:rsidRPr="00FE3FE5">
                <w:rPr>
                  <w:rFonts w:cs="Arial"/>
                  <w:sz w:val="24"/>
                  <w:szCs w:val="24"/>
                </w:rPr>
                <w:t>AIMD</w:t>
              </w:r>
            </w:ins>
          </w:p>
        </w:tc>
        <w:tc>
          <w:tcPr>
            <w:tcW w:w="5485" w:type="dxa"/>
          </w:tcPr>
          <w:p w14:paraId="7C28083C" w14:textId="77777777" w:rsidR="007D5ABC" w:rsidRPr="00FE3FE5" w:rsidRDefault="007D5ABC" w:rsidP="000F2D37">
            <w:pPr>
              <w:pStyle w:val="TableEntry"/>
              <w:rPr>
                <w:ins w:id="78" w:author="Madhura Ramojwar" w:date="2021-04-22T16:01:00Z"/>
                <w:rFonts w:cs="Arial"/>
                <w:sz w:val="24"/>
                <w:szCs w:val="24"/>
              </w:rPr>
            </w:pPr>
            <w:ins w:id="79" w:author="Madhura Ramojwar" w:date="2021-04-22T16:01:00Z">
              <w:r w:rsidRPr="00FE3FE5">
                <w:rPr>
                  <w:rFonts w:cs="Arial"/>
                  <w:sz w:val="24"/>
                  <w:szCs w:val="24"/>
                </w:rPr>
                <w:t xml:space="preserve">Active Implantable Medical Device </w:t>
              </w:r>
            </w:ins>
          </w:p>
        </w:tc>
      </w:tr>
      <w:tr w:rsidR="007D5ABC" w:rsidRPr="00FE3FE5" w14:paraId="7CE565F5" w14:textId="77777777" w:rsidTr="000F2D37">
        <w:trPr>
          <w:jc w:val="left"/>
          <w:ins w:id="80" w:author="Madhura Ramojwar" w:date="2021-04-22T16:01:00Z"/>
        </w:trPr>
        <w:tc>
          <w:tcPr>
            <w:tcW w:w="990" w:type="dxa"/>
          </w:tcPr>
          <w:p w14:paraId="38FD09C3" w14:textId="77777777" w:rsidR="007D5ABC" w:rsidRPr="00FE3FE5" w:rsidRDefault="007D5ABC" w:rsidP="000F2D37">
            <w:pPr>
              <w:pStyle w:val="TableEntry"/>
              <w:rPr>
                <w:ins w:id="81" w:author="Madhura Ramojwar" w:date="2021-04-22T16:01:00Z"/>
                <w:rFonts w:cs="Arial"/>
                <w:sz w:val="24"/>
                <w:szCs w:val="24"/>
              </w:rPr>
            </w:pPr>
            <w:ins w:id="82" w:author="Madhura Ramojwar" w:date="2021-04-22T16:01:00Z">
              <w:r w:rsidRPr="00FE3FE5">
                <w:rPr>
                  <w:rFonts w:cs="Arial"/>
                  <w:sz w:val="24"/>
                  <w:szCs w:val="24"/>
                </w:rPr>
                <w:t>CEP</w:t>
              </w:r>
            </w:ins>
          </w:p>
        </w:tc>
        <w:tc>
          <w:tcPr>
            <w:tcW w:w="5485" w:type="dxa"/>
          </w:tcPr>
          <w:p w14:paraId="5E6C5428" w14:textId="77777777" w:rsidR="007D5ABC" w:rsidRPr="00FE3FE5" w:rsidRDefault="007D5ABC" w:rsidP="000F2D37">
            <w:pPr>
              <w:pStyle w:val="TableEntry"/>
              <w:rPr>
                <w:ins w:id="83" w:author="Madhura Ramojwar" w:date="2021-04-22T16:01:00Z"/>
                <w:rFonts w:cs="Arial"/>
                <w:sz w:val="24"/>
                <w:szCs w:val="24"/>
              </w:rPr>
            </w:pPr>
            <w:ins w:id="84" w:author="Madhura Ramojwar" w:date="2021-04-22T16:01:00Z">
              <w:r w:rsidRPr="00FE3FE5">
                <w:rPr>
                  <w:rFonts w:cs="Arial"/>
                  <w:sz w:val="24"/>
                  <w:szCs w:val="24"/>
                </w:rPr>
                <w:t>Clinical Evaluation Plan</w:t>
              </w:r>
            </w:ins>
          </w:p>
        </w:tc>
      </w:tr>
      <w:tr w:rsidR="007D5ABC" w:rsidRPr="00FE3FE5" w14:paraId="334D1B27" w14:textId="77777777" w:rsidTr="000F2D37">
        <w:trPr>
          <w:jc w:val="left"/>
          <w:ins w:id="85" w:author="Madhura Ramojwar" w:date="2021-04-22T16:01:00Z"/>
        </w:trPr>
        <w:tc>
          <w:tcPr>
            <w:tcW w:w="990" w:type="dxa"/>
          </w:tcPr>
          <w:p w14:paraId="078569A2" w14:textId="77777777" w:rsidR="007D5ABC" w:rsidRPr="00FE3FE5" w:rsidRDefault="007D5ABC" w:rsidP="000F2D37">
            <w:pPr>
              <w:pStyle w:val="TableEntry"/>
              <w:rPr>
                <w:ins w:id="86" w:author="Madhura Ramojwar" w:date="2021-04-22T16:01:00Z"/>
                <w:rFonts w:cs="Arial"/>
                <w:sz w:val="24"/>
                <w:szCs w:val="24"/>
              </w:rPr>
            </w:pPr>
            <w:ins w:id="87" w:author="Madhura Ramojwar" w:date="2021-04-22T16:01:00Z">
              <w:r w:rsidRPr="00FE3FE5">
                <w:rPr>
                  <w:rFonts w:cs="Arial"/>
                  <w:sz w:val="24"/>
                  <w:szCs w:val="24"/>
                </w:rPr>
                <w:t>CER</w:t>
              </w:r>
            </w:ins>
          </w:p>
        </w:tc>
        <w:tc>
          <w:tcPr>
            <w:tcW w:w="5485" w:type="dxa"/>
          </w:tcPr>
          <w:p w14:paraId="2432289F" w14:textId="77777777" w:rsidR="007D5ABC" w:rsidRPr="00FE3FE5" w:rsidRDefault="007D5ABC" w:rsidP="000F2D37">
            <w:pPr>
              <w:pStyle w:val="TableEntry"/>
              <w:rPr>
                <w:ins w:id="88" w:author="Madhura Ramojwar" w:date="2021-04-22T16:01:00Z"/>
                <w:rFonts w:cs="Arial"/>
                <w:sz w:val="24"/>
                <w:szCs w:val="24"/>
              </w:rPr>
            </w:pPr>
            <w:ins w:id="89" w:author="Madhura Ramojwar" w:date="2021-04-22T16:01:00Z">
              <w:r w:rsidRPr="00FE3FE5">
                <w:rPr>
                  <w:rFonts w:cs="Arial"/>
                  <w:sz w:val="24"/>
                  <w:szCs w:val="24"/>
                </w:rPr>
                <w:t>Clinical Evaluation Report</w:t>
              </w:r>
            </w:ins>
          </w:p>
        </w:tc>
      </w:tr>
      <w:tr w:rsidR="007D5ABC" w:rsidRPr="00FE3FE5" w14:paraId="02430009" w14:textId="77777777" w:rsidTr="000F2D37">
        <w:trPr>
          <w:jc w:val="left"/>
          <w:ins w:id="90" w:author="Madhura Ramojwar" w:date="2021-04-22T16:01:00Z"/>
        </w:trPr>
        <w:tc>
          <w:tcPr>
            <w:tcW w:w="990" w:type="dxa"/>
          </w:tcPr>
          <w:p w14:paraId="30177445" w14:textId="77777777" w:rsidR="007D5ABC" w:rsidRPr="00FE3FE5" w:rsidRDefault="007D5ABC" w:rsidP="000F2D37">
            <w:pPr>
              <w:pStyle w:val="TableEntry"/>
              <w:rPr>
                <w:ins w:id="91" w:author="Madhura Ramojwar" w:date="2021-04-22T16:01:00Z"/>
                <w:rFonts w:cs="Arial"/>
                <w:sz w:val="24"/>
                <w:szCs w:val="24"/>
              </w:rPr>
            </w:pPr>
            <w:ins w:id="92" w:author="Madhura Ramojwar" w:date="2021-04-22T16:01:00Z">
              <w:r w:rsidRPr="00FE3FE5">
                <w:rPr>
                  <w:rFonts w:cs="Arial"/>
                  <w:sz w:val="24"/>
                  <w:szCs w:val="24"/>
                </w:rPr>
                <w:t>CRPS</w:t>
              </w:r>
            </w:ins>
          </w:p>
        </w:tc>
        <w:tc>
          <w:tcPr>
            <w:tcW w:w="5485" w:type="dxa"/>
          </w:tcPr>
          <w:p w14:paraId="0ED45163" w14:textId="77777777" w:rsidR="007D5ABC" w:rsidRPr="00FE3FE5" w:rsidRDefault="007D5ABC" w:rsidP="000F2D37">
            <w:pPr>
              <w:pStyle w:val="TableEntry"/>
              <w:rPr>
                <w:ins w:id="93" w:author="Madhura Ramojwar" w:date="2021-04-22T16:01:00Z"/>
                <w:rFonts w:cs="Arial"/>
                <w:sz w:val="24"/>
                <w:szCs w:val="24"/>
              </w:rPr>
            </w:pPr>
            <w:ins w:id="94" w:author="Madhura Ramojwar" w:date="2021-04-22T16:01:00Z">
              <w:r w:rsidRPr="00FE3FE5">
                <w:rPr>
                  <w:rFonts w:cs="Arial"/>
                  <w:sz w:val="24"/>
                  <w:szCs w:val="24"/>
                </w:rPr>
                <w:t>Complex Regional Pain Syndrome</w:t>
              </w:r>
            </w:ins>
          </w:p>
        </w:tc>
      </w:tr>
      <w:tr w:rsidR="007D5ABC" w:rsidRPr="00FE3FE5" w14:paraId="434F84C4" w14:textId="77777777" w:rsidTr="000F2D37">
        <w:trPr>
          <w:jc w:val="left"/>
          <w:ins w:id="95" w:author="Madhura Ramojwar" w:date="2021-04-22T16:01:00Z"/>
        </w:trPr>
        <w:tc>
          <w:tcPr>
            <w:tcW w:w="990" w:type="dxa"/>
          </w:tcPr>
          <w:p w14:paraId="5F650E2B" w14:textId="77777777" w:rsidR="007D5ABC" w:rsidRPr="00FE3FE5" w:rsidRDefault="007D5ABC" w:rsidP="000F2D37">
            <w:pPr>
              <w:pStyle w:val="TableEntry"/>
              <w:rPr>
                <w:ins w:id="96" w:author="Madhura Ramojwar" w:date="2021-04-22T16:01:00Z"/>
                <w:rFonts w:cs="Arial"/>
                <w:sz w:val="24"/>
                <w:szCs w:val="24"/>
              </w:rPr>
            </w:pPr>
            <w:ins w:id="97" w:author="Madhura Ramojwar" w:date="2021-04-22T16:01:00Z">
              <w:r w:rsidRPr="00FE3FE5">
                <w:rPr>
                  <w:rFonts w:cs="Arial"/>
                  <w:sz w:val="24"/>
                  <w:szCs w:val="24"/>
                </w:rPr>
                <w:t>DRG</w:t>
              </w:r>
            </w:ins>
          </w:p>
        </w:tc>
        <w:tc>
          <w:tcPr>
            <w:tcW w:w="5485" w:type="dxa"/>
          </w:tcPr>
          <w:p w14:paraId="42DD6A9B" w14:textId="77777777" w:rsidR="007D5ABC" w:rsidRPr="00FE3FE5" w:rsidRDefault="007D5ABC" w:rsidP="000F2D37">
            <w:pPr>
              <w:pStyle w:val="TableEntry"/>
              <w:rPr>
                <w:ins w:id="98" w:author="Madhura Ramojwar" w:date="2021-04-22T16:01:00Z"/>
                <w:rFonts w:cs="Arial"/>
                <w:sz w:val="24"/>
                <w:szCs w:val="24"/>
              </w:rPr>
            </w:pPr>
            <w:ins w:id="99" w:author="Madhura Ramojwar" w:date="2021-04-22T16:01:00Z">
              <w:r w:rsidRPr="00FE3FE5">
                <w:rPr>
                  <w:rFonts w:cs="Arial"/>
                  <w:sz w:val="24"/>
                  <w:szCs w:val="24"/>
                </w:rPr>
                <w:t>Dorsal Root Ganglion</w:t>
              </w:r>
            </w:ins>
          </w:p>
        </w:tc>
      </w:tr>
      <w:tr w:rsidR="007D5ABC" w:rsidRPr="00FE3FE5" w14:paraId="60322B4D" w14:textId="77777777" w:rsidTr="000F2D37">
        <w:trPr>
          <w:jc w:val="left"/>
          <w:ins w:id="100" w:author="Madhura Ramojwar" w:date="2021-04-22T16:01:00Z"/>
        </w:trPr>
        <w:tc>
          <w:tcPr>
            <w:tcW w:w="990" w:type="dxa"/>
          </w:tcPr>
          <w:p w14:paraId="5CA51F7B" w14:textId="77777777" w:rsidR="007D5ABC" w:rsidRPr="00FE3FE5" w:rsidRDefault="007D5ABC" w:rsidP="000F2D37">
            <w:pPr>
              <w:pStyle w:val="TableEntry"/>
              <w:rPr>
                <w:ins w:id="101" w:author="Madhura Ramojwar" w:date="2021-04-22T16:01:00Z"/>
                <w:rFonts w:cs="Arial"/>
                <w:sz w:val="24"/>
                <w:szCs w:val="24"/>
              </w:rPr>
            </w:pPr>
            <w:ins w:id="102" w:author="Madhura Ramojwar" w:date="2021-04-22T16:01:00Z">
              <w:r w:rsidRPr="00FE3FE5">
                <w:rPr>
                  <w:rFonts w:cs="Arial"/>
                  <w:sz w:val="24"/>
                  <w:szCs w:val="24"/>
                </w:rPr>
                <w:t>EU</w:t>
              </w:r>
            </w:ins>
          </w:p>
        </w:tc>
        <w:tc>
          <w:tcPr>
            <w:tcW w:w="5485" w:type="dxa"/>
          </w:tcPr>
          <w:p w14:paraId="45B58813" w14:textId="77777777" w:rsidR="007D5ABC" w:rsidRPr="00FE3FE5" w:rsidRDefault="007D5ABC" w:rsidP="000F2D37">
            <w:pPr>
              <w:pStyle w:val="TableEntry"/>
              <w:rPr>
                <w:ins w:id="103" w:author="Madhura Ramojwar" w:date="2021-04-22T16:01:00Z"/>
                <w:rFonts w:cs="Arial"/>
                <w:sz w:val="24"/>
                <w:szCs w:val="24"/>
              </w:rPr>
            </w:pPr>
            <w:ins w:id="104" w:author="Madhura Ramojwar" w:date="2021-04-22T16:01:00Z">
              <w:r w:rsidRPr="00FE3FE5">
                <w:rPr>
                  <w:rFonts w:cs="Arial"/>
                  <w:sz w:val="24"/>
                  <w:szCs w:val="24"/>
                </w:rPr>
                <w:t>European Union</w:t>
              </w:r>
            </w:ins>
          </w:p>
        </w:tc>
      </w:tr>
      <w:tr w:rsidR="007D5ABC" w:rsidRPr="00FE3FE5" w14:paraId="27876E46" w14:textId="77777777" w:rsidTr="000F2D37">
        <w:trPr>
          <w:jc w:val="left"/>
          <w:ins w:id="105" w:author="Madhura Ramojwar" w:date="2021-04-22T16:01:00Z"/>
        </w:trPr>
        <w:tc>
          <w:tcPr>
            <w:tcW w:w="990" w:type="dxa"/>
          </w:tcPr>
          <w:p w14:paraId="7FB4001C" w14:textId="77777777" w:rsidR="007D5ABC" w:rsidRPr="00FE3FE5" w:rsidRDefault="007D5ABC" w:rsidP="000F2D37">
            <w:pPr>
              <w:pStyle w:val="TableEntry"/>
              <w:rPr>
                <w:ins w:id="106" w:author="Madhura Ramojwar" w:date="2021-04-22T16:01:00Z"/>
                <w:rFonts w:cs="Arial"/>
                <w:sz w:val="24"/>
                <w:szCs w:val="24"/>
              </w:rPr>
            </w:pPr>
            <w:ins w:id="107" w:author="Madhura Ramojwar" w:date="2021-04-22T16:01:00Z">
              <w:r w:rsidRPr="00FE3FE5">
                <w:rPr>
                  <w:rFonts w:cs="Arial"/>
                  <w:sz w:val="24"/>
                  <w:szCs w:val="24"/>
                </w:rPr>
                <w:t>FSCA</w:t>
              </w:r>
            </w:ins>
          </w:p>
        </w:tc>
        <w:tc>
          <w:tcPr>
            <w:tcW w:w="5485" w:type="dxa"/>
          </w:tcPr>
          <w:p w14:paraId="37753BE4" w14:textId="77777777" w:rsidR="007D5ABC" w:rsidRPr="00FE3FE5" w:rsidRDefault="007D5ABC" w:rsidP="000F2D37">
            <w:pPr>
              <w:pStyle w:val="TableEntry"/>
              <w:rPr>
                <w:ins w:id="108" w:author="Madhura Ramojwar" w:date="2021-04-22T16:01:00Z"/>
                <w:rFonts w:cs="Arial"/>
                <w:sz w:val="24"/>
                <w:szCs w:val="24"/>
              </w:rPr>
            </w:pPr>
            <w:ins w:id="109" w:author="Madhura Ramojwar" w:date="2021-04-22T16:01:00Z">
              <w:r w:rsidRPr="00FE3FE5">
                <w:rPr>
                  <w:rFonts w:cs="Arial"/>
                  <w:color w:val="000000" w:themeColor="text1"/>
                  <w:sz w:val="24"/>
                  <w:szCs w:val="24"/>
                </w:rPr>
                <w:t xml:space="preserve">Field safety corrective actions </w:t>
              </w:r>
            </w:ins>
          </w:p>
        </w:tc>
      </w:tr>
      <w:tr w:rsidR="007D5ABC" w:rsidRPr="00FE3FE5" w14:paraId="5AAA8757" w14:textId="77777777" w:rsidTr="000F2D37">
        <w:trPr>
          <w:jc w:val="left"/>
          <w:ins w:id="110" w:author="Madhura Ramojwar" w:date="2021-04-22T16:01:00Z"/>
        </w:trPr>
        <w:tc>
          <w:tcPr>
            <w:tcW w:w="990" w:type="dxa"/>
          </w:tcPr>
          <w:p w14:paraId="119E421C" w14:textId="77777777" w:rsidR="007D5ABC" w:rsidRPr="00FE3FE5" w:rsidRDefault="007D5ABC" w:rsidP="000F2D37">
            <w:pPr>
              <w:pStyle w:val="TableEntry"/>
              <w:rPr>
                <w:ins w:id="111" w:author="Madhura Ramojwar" w:date="2021-04-22T16:01:00Z"/>
                <w:rFonts w:cs="Arial"/>
                <w:sz w:val="24"/>
                <w:szCs w:val="24"/>
              </w:rPr>
            </w:pPr>
            <w:ins w:id="112" w:author="Madhura Ramojwar" w:date="2021-04-22T16:01:00Z">
              <w:r w:rsidRPr="00FE3FE5">
                <w:rPr>
                  <w:rFonts w:cs="Arial"/>
                  <w:sz w:val="24"/>
                  <w:szCs w:val="24"/>
                </w:rPr>
                <w:t>IFU</w:t>
              </w:r>
            </w:ins>
          </w:p>
        </w:tc>
        <w:tc>
          <w:tcPr>
            <w:tcW w:w="5485" w:type="dxa"/>
          </w:tcPr>
          <w:p w14:paraId="7F5AD501" w14:textId="77777777" w:rsidR="007D5ABC" w:rsidRPr="00FE3FE5" w:rsidRDefault="007D5ABC" w:rsidP="000F2D37">
            <w:pPr>
              <w:pStyle w:val="TableEntry"/>
              <w:rPr>
                <w:ins w:id="113" w:author="Madhura Ramojwar" w:date="2021-04-22T16:01:00Z"/>
                <w:rFonts w:cs="Arial"/>
                <w:sz w:val="24"/>
                <w:szCs w:val="24"/>
              </w:rPr>
            </w:pPr>
            <w:ins w:id="114" w:author="Madhura Ramojwar" w:date="2021-04-22T16:01:00Z">
              <w:r w:rsidRPr="00FE3FE5">
                <w:rPr>
                  <w:rFonts w:cs="Arial"/>
                  <w:sz w:val="24"/>
                  <w:szCs w:val="24"/>
                </w:rPr>
                <w:t>Instructions for Use</w:t>
              </w:r>
            </w:ins>
          </w:p>
        </w:tc>
      </w:tr>
      <w:tr w:rsidR="007D5ABC" w:rsidRPr="00FE3FE5" w14:paraId="540938D3" w14:textId="77777777" w:rsidTr="000F2D37">
        <w:trPr>
          <w:jc w:val="left"/>
          <w:ins w:id="115" w:author="Madhura Ramojwar" w:date="2021-04-22T16:01:00Z"/>
        </w:trPr>
        <w:tc>
          <w:tcPr>
            <w:tcW w:w="990" w:type="dxa"/>
          </w:tcPr>
          <w:p w14:paraId="5B16F7BC" w14:textId="77777777" w:rsidR="007D5ABC" w:rsidRPr="00FE3FE5" w:rsidRDefault="007D5ABC" w:rsidP="000F2D37">
            <w:pPr>
              <w:pStyle w:val="TableEntry"/>
              <w:rPr>
                <w:ins w:id="116" w:author="Madhura Ramojwar" w:date="2021-04-22T16:01:00Z"/>
                <w:rFonts w:cs="Arial"/>
                <w:sz w:val="24"/>
                <w:szCs w:val="24"/>
              </w:rPr>
            </w:pPr>
            <w:ins w:id="117" w:author="Madhura Ramojwar" w:date="2021-04-22T16:01:00Z">
              <w:r w:rsidRPr="00FE3FE5">
                <w:rPr>
                  <w:rFonts w:cs="Arial"/>
                  <w:sz w:val="24"/>
                  <w:szCs w:val="24"/>
                </w:rPr>
                <w:t>INS</w:t>
              </w:r>
            </w:ins>
          </w:p>
        </w:tc>
        <w:tc>
          <w:tcPr>
            <w:tcW w:w="5485" w:type="dxa"/>
          </w:tcPr>
          <w:p w14:paraId="1B2ACD0D" w14:textId="77777777" w:rsidR="007D5ABC" w:rsidRPr="00FE3FE5" w:rsidRDefault="007D5ABC" w:rsidP="000F2D37">
            <w:pPr>
              <w:pStyle w:val="TableEntry"/>
              <w:rPr>
                <w:ins w:id="118" w:author="Madhura Ramojwar" w:date="2021-04-22T16:01:00Z"/>
                <w:rFonts w:cs="Arial"/>
                <w:sz w:val="24"/>
                <w:szCs w:val="24"/>
              </w:rPr>
            </w:pPr>
            <w:ins w:id="119" w:author="Madhura Ramojwar" w:date="2021-04-22T16:01:00Z">
              <w:r w:rsidRPr="00FE3FE5">
                <w:rPr>
                  <w:rFonts w:cs="Arial"/>
                  <w:sz w:val="24"/>
                  <w:szCs w:val="24"/>
                </w:rPr>
                <w:t>Implantable Neurostimulator</w:t>
              </w:r>
            </w:ins>
          </w:p>
        </w:tc>
      </w:tr>
      <w:tr w:rsidR="007D5ABC" w:rsidRPr="00FE3FE5" w14:paraId="1DB6D4F2" w14:textId="77777777" w:rsidTr="000F2D37">
        <w:trPr>
          <w:jc w:val="left"/>
          <w:ins w:id="120" w:author="Madhura Ramojwar" w:date="2021-04-22T16:01:00Z"/>
        </w:trPr>
        <w:tc>
          <w:tcPr>
            <w:tcW w:w="990" w:type="dxa"/>
          </w:tcPr>
          <w:p w14:paraId="00D5CCF9" w14:textId="77777777" w:rsidR="007D5ABC" w:rsidRPr="00FE3FE5" w:rsidRDefault="007D5ABC" w:rsidP="000F2D37">
            <w:pPr>
              <w:pStyle w:val="TableEntry"/>
              <w:rPr>
                <w:ins w:id="121" w:author="Madhura Ramojwar" w:date="2021-04-22T16:01:00Z"/>
                <w:rFonts w:cs="Arial"/>
                <w:sz w:val="24"/>
                <w:szCs w:val="24"/>
              </w:rPr>
            </w:pPr>
            <w:ins w:id="122" w:author="Madhura Ramojwar" w:date="2021-04-22T16:01:00Z">
              <w:r w:rsidRPr="00FE3FE5">
                <w:rPr>
                  <w:rFonts w:cs="Arial"/>
                  <w:sz w:val="24"/>
                  <w:szCs w:val="24"/>
                </w:rPr>
                <w:t>MAUDE</w:t>
              </w:r>
            </w:ins>
          </w:p>
        </w:tc>
        <w:tc>
          <w:tcPr>
            <w:tcW w:w="5485" w:type="dxa"/>
          </w:tcPr>
          <w:p w14:paraId="25252987" w14:textId="77777777" w:rsidR="007D5ABC" w:rsidRPr="00FE3FE5" w:rsidRDefault="007D5ABC" w:rsidP="000F2D37">
            <w:pPr>
              <w:pStyle w:val="TableEntry"/>
              <w:rPr>
                <w:ins w:id="123" w:author="Madhura Ramojwar" w:date="2021-04-22T16:01:00Z"/>
                <w:rFonts w:cs="Arial"/>
                <w:sz w:val="24"/>
                <w:szCs w:val="24"/>
              </w:rPr>
            </w:pPr>
            <w:ins w:id="124" w:author="Madhura Ramojwar" w:date="2021-04-22T16:01:00Z">
              <w:r w:rsidRPr="00FE3FE5">
                <w:rPr>
                  <w:rFonts w:cs="Arial"/>
                  <w:sz w:val="24"/>
                  <w:szCs w:val="24"/>
                </w:rPr>
                <w:t>Manufacturer and User Facility Device Experience</w:t>
              </w:r>
            </w:ins>
          </w:p>
        </w:tc>
      </w:tr>
      <w:tr w:rsidR="007D5ABC" w:rsidRPr="00FE3FE5" w14:paraId="3080B745" w14:textId="77777777" w:rsidTr="000F2D37">
        <w:trPr>
          <w:jc w:val="left"/>
          <w:ins w:id="125" w:author="Madhura Ramojwar" w:date="2021-04-22T16:01:00Z"/>
        </w:trPr>
        <w:tc>
          <w:tcPr>
            <w:tcW w:w="990" w:type="dxa"/>
          </w:tcPr>
          <w:p w14:paraId="0A141009" w14:textId="77777777" w:rsidR="007D5ABC" w:rsidRPr="00FE3FE5" w:rsidRDefault="007D5ABC" w:rsidP="000F2D37">
            <w:pPr>
              <w:pStyle w:val="TableEntry"/>
              <w:rPr>
                <w:ins w:id="126" w:author="Madhura Ramojwar" w:date="2021-04-22T16:01:00Z"/>
                <w:rFonts w:cs="Arial"/>
                <w:sz w:val="24"/>
                <w:szCs w:val="24"/>
              </w:rPr>
            </w:pPr>
            <w:ins w:id="127" w:author="Madhura Ramojwar" w:date="2021-04-22T16:01:00Z">
              <w:r w:rsidRPr="00FE3FE5">
                <w:rPr>
                  <w:rFonts w:cs="Arial"/>
                  <w:sz w:val="24"/>
                  <w:szCs w:val="24"/>
                </w:rPr>
                <w:t>MDD</w:t>
              </w:r>
            </w:ins>
          </w:p>
        </w:tc>
        <w:tc>
          <w:tcPr>
            <w:tcW w:w="5485" w:type="dxa"/>
          </w:tcPr>
          <w:p w14:paraId="3EB7E95F" w14:textId="77777777" w:rsidR="007D5ABC" w:rsidRPr="00FE3FE5" w:rsidRDefault="007D5ABC" w:rsidP="000F2D37">
            <w:pPr>
              <w:pStyle w:val="TableEntry"/>
              <w:rPr>
                <w:ins w:id="128" w:author="Madhura Ramojwar" w:date="2021-04-22T16:01:00Z"/>
                <w:rFonts w:cs="Arial"/>
                <w:sz w:val="24"/>
                <w:szCs w:val="24"/>
              </w:rPr>
            </w:pPr>
            <w:ins w:id="129" w:author="Madhura Ramojwar" w:date="2021-04-22T16:01:00Z">
              <w:r w:rsidRPr="00FE3FE5">
                <w:rPr>
                  <w:rFonts w:cs="Arial"/>
                  <w:sz w:val="24"/>
                  <w:szCs w:val="24"/>
                </w:rPr>
                <w:t>Medical Device Directive</w:t>
              </w:r>
            </w:ins>
          </w:p>
        </w:tc>
      </w:tr>
      <w:tr w:rsidR="007D5ABC" w:rsidRPr="00FE3FE5" w14:paraId="41A15641" w14:textId="77777777" w:rsidTr="000F2D37">
        <w:trPr>
          <w:jc w:val="left"/>
          <w:ins w:id="130" w:author="Madhura Ramojwar" w:date="2021-04-22T16:01:00Z"/>
        </w:trPr>
        <w:tc>
          <w:tcPr>
            <w:tcW w:w="990" w:type="dxa"/>
          </w:tcPr>
          <w:p w14:paraId="55039474" w14:textId="77777777" w:rsidR="007D5ABC" w:rsidRPr="00FE3FE5" w:rsidRDefault="007D5ABC" w:rsidP="000F2D37">
            <w:pPr>
              <w:pStyle w:val="TableEntry"/>
              <w:rPr>
                <w:ins w:id="131" w:author="Madhura Ramojwar" w:date="2021-04-22T16:01:00Z"/>
                <w:rFonts w:cs="Arial"/>
                <w:sz w:val="24"/>
                <w:szCs w:val="24"/>
              </w:rPr>
            </w:pPr>
            <w:ins w:id="132" w:author="Madhura Ramojwar" w:date="2021-04-22T16:01:00Z">
              <w:r w:rsidRPr="00FE3FE5">
                <w:rPr>
                  <w:rFonts w:cs="Arial"/>
                  <w:sz w:val="24"/>
                  <w:szCs w:val="24"/>
                </w:rPr>
                <w:t>NS</w:t>
              </w:r>
            </w:ins>
          </w:p>
        </w:tc>
        <w:tc>
          <w:tcPr>
            <w:tcW w:w="5485" w:type="dxa"/>
          </w:tcPr>
          <w:p w14:paraId="0562FD70" w14:textId="77777777" w:rsidR="007D5ABC" w:rsidRPr="00FE3FE5" w:rsidRDefault="007D5ABC" w:rsidP="000F2D37">
            <w:pPr>
              <w:pStyle w:val="TableEntry"/>
              <w:rPr>
                <w:ins w:id="133" w:author="Madhura Ramojwar" w:date="2021-04-22T16:01:00Z"/>
                <w:rFonts w:cs="Arial"/>
                <w:sz w:val="24"/>
                <w:szCs w:val="24"/>
              </w:rPr>
            </w:pPr>
            <w:ins w:id="134" w:author="Madhura Ramojwar" w:date="2021-04-22T16:01:00Z">
              <w:r w:rsidRPr="00FE3FE5">
                <w:rPr>
                  <w:rFonts w:cs="Arial"/>
                  <w:sz w:val="24"/>
                  <w:szCs w:val="24"/>
                </w:rPr>
                <w:t>Neurostimulator System</w:t>
              </w:r>
            </w:ins>
          </w:p>
        </w:tc>
      </w:tr>
      <w:tr w:rsidR="007D5ABC" w:rsidRPr="00FE3FE5" w14:paraId="7EA8AD11" w14:textId="77777777" w:rsidTr="000F2D37">
        <w:trPr>
          <w:jc w:val="left"/>
          <w:ins w:id="135" w:author="Madhura Ramojwar" w:date="2021-04-22T16:01:00Z"/>
        </w:trPr>
        <w:tc>
          <w:tcPr>
            <w:tcW w:w="990" w:type="dxa"/>
          </w:tcPr>
          <w:p w14:paraId="6576C7AA" w14:textId="77777777" w:rsidR="007D5ABC" w:rsidRPr="00FE3FE5" w:rsidRDefault="007D5ABC" w:rsidP="000F2D37">
            <w:pPr>
              <w:pStyle w:val="TableEntry"/>
              <w:rPr>
                <w:ins w:id="136" w:author="Madhura Ramojwar" w:date="2021-04-22T16:01:00Z"/>
                <w:rFonts w:cs="Arial"/>
                <w:sz w:val="24"/>
                <w:szCs w:val="24"/>
              </w:rPr>
            </w:pPr>
            <w:ins w:id="137" w:author="Madhura Ramojwar" w:date="2021-04-22T16:01:00Z">
              <w:r w:rsidRPr="00FE3FE5">
                <w:rPr>
                  <w:rFonts w:cs="Arial"/>
                  <w:sz w:val="24"/>
                  <w:szCs w:val="24"/>
                </w:rPr>
                <w:t>PAS</w:t>
              </w:r>
            </w:ins>
          </w:p>
        </w:tc>
        <w:tc>
          <w:tcPr>
            <w:tcW w:w="5485" w:type="dxa"/>
          </w:tcPr>
          <w:p w14:paraId="18D6AC9C" w14:textId="77777777" w:rsidR="007D5ABC" w:rsidRPr="00FE3FE5" w:rsidRDefault="007D5ABC" w:rsidP="000F2D37">
            <w:pPr>
              <w:pStyle w:val="TableEntry"/>
              <w:rPr>
                <w:ins w:id="138" w:author="Madhura Ramojwar" w:date="2021-04-22T16:01:00Z"/>
                <w:rFonts w:cs="Arial"/>
                <w:sz w:val="24"/>
                <w:szCs w:val="24"/>
              </w:rPr>
            </w:pPr>
            <w:ins w:id="139" w:author="Madhura Ramojwar" w:date="2021-04-22T16:01:00Z">
              <w:r w:rsidRPr="00FE3FE5">
                <w:rPr>
                  <w:rFonts w:cs="Arial"/>
                  <w:sz w:val="24"/>
                  <w:szCs w:val="24"/>
                </w:rPr>
                <w:t>Post Approval Study</w:t>
              </w:r>
            </w:ins>
          </w:p>
        </w:tc>
      </w:tr>
      <w:tr w:rsidR="007D5ABC" w:rsidRPr="00FE3FE5" w14:paraId="1078AA9D" w14:textId="77777777" w:rsidTr="000F2D37">
        <w:trPr>
          <w:jc w:val="left"/>
          <w:ins w:id="140" w:author="Madhura Ramojwar" w:date="2021-04-22T16:01:00Z"/>
        </w:trPr>
        <w:tc>
          <w:tcPr>
            <w:tcW w:w="990" w:type="dxa"/>
          </w:tcPr>
          <w:p w14:paraId="2804618F" w14:textId="77777777" w:rsidR="007D5ABC" w:rsidRPr="00FE3FE5" w:rsidRDefault="007D5ABC" w:rsidP="000F2D37">
            <w:pPr>
              <w:pStyle w:val="TableEntry"/>
              <w:rPr>
                <w:ins w:id="141" w:author="Madhura Ramojwar" w:date="2021-04-22T16:01:00Z"/>
                <w:rFonts w:cs="Arial"/>
                <w:sz w:val="24"/>
                <w:szCs w:val="24"/>
              </w:rPr>
            </w:pPr>
            <w:ins w:id="142" w:author="Madhura Ramojwar" w:date="2021-04-22T16:01:00Z">
              <w:r w:rsidRPr="00FE3FE5">
                <w:rPr>
                  <w:rFonts w:cs="Arial"/>
                  <w:sz w:val="24"/>
                  <w:szCs w:val="24"/>
                </w:rPr>
                <w:t>PMCF</w:t>
              </w:r>
            </w:ins>
          </w:p>
        </w:tc>
        <w:tc>
          <w:tcPr>
            <w:tcW w:w="5485" w:type="dxa"/>
          </w:tcPr>
          <w:p w14:paraId="4B1F7281" w14:textId="77777777" w:rsidR="007D5ABC" w:rsidRPr="00FE3FE5" w:rsidRDefault="007D5ABC" w:rsidP="000F2D37">
            <w:pPr>
              <w:pStyle w:val="TableEntry"/>
              <w:rPr>
                <w:ins w:id="143" w:author="Madhura Ramojwar" w:date="2021-04-22T16:01:00Z"/>
                <w:rFonts w:cs="Arial"/>
                <w:sz w:val="24"/>
                <w:szCs w:val="24"/>
              </w:rPr>
            </w:pPr>
            <w:ins w:id="144" w:author="Madhura Ramojwar" w:date="2021-04-22T16:01:00Z">
              <w:r w:rsidRPr="00FE3FE5">
                <w:rPr>
                  <w:rFonts w:cs="Arial"/>
                  <w:sz w:val="24"/>
                  <w:szCs w:val="24"/>
                </w:rPr>
                <w:t>Post Market Clinical Follow-up</w:t>
              </w:r>
            </w:ins>
          </w:p>
        </w:tc>
      </w:tr>
      <w:tr w:rsidR="007D5ABC" w:rsidRPr="00FE3FE5" w14:paraId="406FB794" w14:textId="77777777" w:rsidTr="000F2D37">
        <w:trPr>
          <w:trHeight w:val="215"/>
          <w:jc w:val="left"/>
          <w:ins w:id="145" w:author="Madhura Ramojwar" w:date="2021-04-22T16:01:00Z"/>
        </w:trPr>
        <w:tc>
          <w:tcPr>
            <w:tcW w:w="990" w:type="dxa"/>
          </w:tcPr>
          <w:p w14:paraId="00360428" w14:textId="77777777" w:rsidR="007D5ABC" w:rsidRPr="00FE3FE5" w:rsidRDefault="007D5ABC" w:rsidP="000F2D37">
            <w:pPr>
              <w:pStyle w:val="TableEntry"/>
              <w:rPr>
                <w:ins w:id="146" w:author="Madhura Ramojwar" w:date="2021-04-22T16:01:00Z"/>
                <w:rFonts w:cs="Arial"/>
                <w:sz w:val="24"/>
                <w:szCs w:val="24"/>
              </w:rPr>
            </w:pPr>
            <w:ins w:id="147" w:author="Madhura Ramojwar" w:date="2021-04-22T16:01:00Z">
              <w:r w:rsidRPr="00FE3FE5">
                <w:rPr>
                  <w:rFonts w:cs="Arial"/>
                  <w:sz w:val="24"/>
                  <w:szCs w:val="24"/>
                </w:rPr>
                <w:t>PNS</w:t>
              </w:r>
            </w:ins>
          </w:p>
        </w:tc>
        <w:tc>
          <w:tcPr>
            <w:tcW w:w="5485" w:type="dxa"/>
          </w:tcPr>
          <w:p w14:paraId="334A3212" w14:textId="77777777" w:rsidR="007D5ABC" w:rsidRPr="00FE3FE5" w:rsidRDefault="007D5ABC" w:rsidP="000F2D37">
            <w:pPr>
              <w:pStyle w:val="TableEntry"/>
              <w:rPr>
                <w:ins w:id="148" w:author="Madhura Ramojwar" w:date="2021-04-22T16:01:00Z"/>
                <w:rFonts w:cs="Arial"/>
                <w:sz w:val="24"/>
                <w:szCs w:val="24"/>
              </w:rPr>
            </w:pPr>
            <w:ins w:id="149" w:author="Madhura Ramojwar" w:date="2021-04-22T16:01:00Z">
              <w:r w:rsidRPr="00FE3FE5">
                <w:rPr>
                  <w:rFonts w:cs="Arial"/>
                  <w:sz w:val="24"/>
                  <w:szCs w:val="24"/>
                </w:rPr>
                <w:t>Peripheral Nerve Stimulation</w:t>
              </w:r>
            </w:ins>
          </w:p>
        </w:tc>
      </w:tr>
      <w:tr w:rsidR="007D5ABC" w:rsidRPr="00FE3FE5" w14:paraId="265F01C0" w14:textId="77777777" w:rsidTr="000F2D37">
        <w:trPr>
          <w:trHeight w:val="215"/>
          <w:jc w:val="left"/>
          <w:ins w:id="150" w:author="Madhura Ramojwar" w:date="2021-04-22T16:01:00Z"/>
        </w:trPr>
        <w:tc>
          <w:tcPr>
            <w:tcW w:w="990" w:type="dxa"/>
          </w:tcPr>
          <w:p w14:paraId="18E2853B" w14:textId="77777777" w:rsidR="007D5ABC" w:rsidRPr="00FE3FE5" w:rsidRDefault="007D5ABC" w:rsidP="000F2D37">
            <w:pPr>
              <w:pStyle w:val="TableEntry"/>
              <w:rPr>
                <w:ins w:id="151" w:author="Madhura Ramojwar" w:date="2021-04-22T16:01:00Z"/>
                <w:rFonts w:cs="Arial"/>
                <w:sz w:val="24"/>
                <w:szCs w:val="24"/>
              </w:rPr>
            </w:pPr>
            <w:ins w:id="152" w:author="Madhura Ramojwar" w:date="2021-04-22T16:01:00Z">
              <w:r w:rsidRPr="00FE3FE5">
                <w:rPr>
                  <w:rFonts w:cs="Arial"/>
                  <w:sz w:val="24"/>
                  <w:szCs w:val="24"/>
                </w:rPr>
                <w:t>QoL</w:t>
              </w:r>
            </w:ins>
          </w:p>
        </w:tc>
        <w:tc>
          <w:tcPr>
            <w:tcW w:w="5485" w:type="dxa"/>
          </w:tcPr>
          <w:p w14:paraId="451DE174" w14:textId="77777777" w:rsidR="007D5ABC" w:rsidRPr="00FE3FE5" w:rsidRDefault="007D5ABC" w:rsidP="000F2D37">
            <w:pPr>
              <w:pStyle w:val="TableEntry"/>
              <w:rPr>
                <w:ins w:id="153" w:author="Madhura Ramojwar" w:date="2021-04-22T16:01:00Z"/>
                <w:rFonts w:cs="Arial"/>
                <w:sz w:val="24"/>
                <w:szCs w:val="24"/>
              </w:rPr>
            </w:pPr>
            <w:ins w:id="154" w:author="Madhura Ramojwar" w:date="2021-04-22T16:01:00Z">
              <w:r w:rsidRPr="00FE3FE5">
                <w:rPr>
                  <w:rFonts w:cs="Arial"/>
                  <w:sz w:val="24"/>
                  <w:szCs w:val="24"/>
                </w:rPr>
                <w:t xml:space="preserve">Quality of Life </w:t>
              </w:r>
            </w:ins>
          </w:p>
        </w:tc>
      </w:tr>
      <w:tr w:rsidR="007D5ABC" w:rsidRPr="00FE3FE5" w14:paraId="454DD83A" w14:textId="77777777" w:rsidTr="000F2D37">
        <w:trPr>
          <w:jc w:val="left"/>
          <w:ins w:id="155" w:author="Madhura Ramojwar" w:date="2021-04-22T16:01:00Z"/>
        </w:trPr>
        <w:tc>
          <w:tcPr>
            <w:tcW w:w="990" w:type="dxa"/>
          </w:tcPr>
          <w:p w14:paraId="25D2D7BA" w14:textId="77777777" w:rsidR="007D5ABC" w:rsidRPr="00FE3FE5" w:rsidRDefault="007D5ABC" w:rsidP="000F2D37">
            <w:pPr>
              <w:pStyle w:val="TableEntry"/>
              <w:rPr>
                <w:ins w:id="156" w:author="Madhura Ramojwar" w:date="2021-04-22T16:01:00Z"/>
                <w:rFonts w:cs="Arial"/>
                <w:sz w:val="24"/>
                <w:szCs w:val="24"/>
              </w:rPr>
            </w:pPr>
            <w:ins w:id="157" w:author="Madhura Ramojwar" w:date="2021-04-22T16:01:00Z">
              <w:r w:rsidRPr="00FE3FE5">
                <w:rPr>
                  <w:rFonts w:cs="Arial"/>
                  <w:sz w:val="24"/>
                  <w:szCs w:val="24"/>
                </w:rPr>
                <w:t>SCS</w:t>
              </w:r>
            </w:ins>
          </w:p>
        </w:tc>
        <w:tc>
          <w:tcPr>
            <w:tcW w:w="5485" w:type="dxa"/>
          </w:tcPr>
          <w:p w14:paraId="24AABE28" w14:textId="77777777" w:rsidR="007D5ABC" w:rsidRPr="00FE3FE5" w:rsidRDefault="007D5ABC" w:rsidP="000F2D37">
            <w:pPr>
              <w:pStyle w:val="TableEntry"/>
              <w:rPr>
                <w:ins w:id="158" w:author="Madhura Ramojwar" w:date="2021-04-22T16:01:00Z"/>
                <w:rFonts w:cs="Arial"/>
                <w:sz w:val="24"/>
                <w:szCs w:val="24"/>
              </w:rPr>
            </w:pPr>
            <w:ins w:id="159" w:author="Madhura Ramojwar" w:date="2021-04-22T16:01:00Z">
              <w:r w:rsidRPr="00FE3FE5">
                <w:rPr>
                  <w:rFonts w:cs="Arial"/>
                  <w:sz w:val="24"/>
                  <w:szCs w:val="24"/>
                </w:rPr>
                <w:t>Spinal Cord Stimulation</w:t>
              </w:r>
            </w:ins>
          </w:p>
        </w:tc>
      </w:tr>
      <w:tr w:rsidR="007D5ABC" w:rsidRPr="00FE3FE5" w14:paraId="34481AD4" w14:textId="77777777" w:rsidTr="000F2D37">
        <w:trPr>
          <w:jc w:val="left"/>
          <w:ins w:id="160" w:author="Madhura Ramojwar" w:date="2021-04-22T16:01:00Z"/>
        </w:trPr>
        <w:tc>
          <w:tcPr>
            <w:tcW w:w="990" w:type="dxa"/>
          </w:tcPr>
          <w:p w14:paraId="566CFECA" w14:textId="77777777" w:rsidR="007D5ABC" w:rsidRPr="00FE3FE5" w:rsidRDefault="007D5ABC" w:rsidP="000F2D37">
            <w:pPr>
              <w:pStyle w:val="TableEntry"/>
              <w:rPr>
                <w:ins w:id="161" w:author="Madhura Ramojwar" w:date="2021-04-22T16:01:00Z"/>
                <w:rFonts w:cs="Arial"/>
                <w:sz w:val="24"/>
                <w:szCs w:val="24"/>
              </w:rPr>
            </w:pPr>
            <w:ins w:id="162" w:author="Madhura Ramojwar" w:date="2021-04-22T16:01:00Z">
              <w:r w:rsidRPr="00FE3FE5">
                <w:rPr>
                  <w:rFonts w:cs="Arial"/>
                  <w:sz w:val="24"/>
                  <w:szCs w:val="24"/>
                </w:rPr>
                <w:t>SMNS</w:t>
              </w:r>
            </w:ins>
          </w:p>
        </w:tc>
        <w:tc>
          <w:tcPr>
            <w:tcW w:w="5485" w:type="dxa"/>
          </w:tcPr>
          <w:p w14:paraId="2E775D6E" w14:textId="77777777" w:rsidR="007D5ABC" w:rsidRPr="00FE3FE5" w:rsidRDefault="007D5ABC" w:rsidP="000F2D37">
            <w:pPr>
              <w:pStyle w:val="TableEntry"/>
              <w:rPr>
                <w:ins w:id="163" w:author="Madhura Ramojwar" w:date="2021-04-22T16:01:00Z"/>
                <w:rFonts w:cs="Arial"/>
                <w:sz w:val="24"/>
                <w:szCs w:val="24"/>
              </w:rPr>
            </w:pPr>
            <w:ins w:id="164" w:author="Madhura Ramojwar" w:date="2021-04-22T16:01:00Z">
              <w:r w:rsidRPr="00FE3FE5">
                <w:rPr>
                  <w:rFonts w:cs="Arial"/>
                  <w:sz w:val="24"/>
                  <w:szCs w:val="24"/>
                </w:rPr>
                <w:t>Spinal Modulation Neurostimulator System</w:t>
              </w:r>
            </w:ins>
          </w:p>
        </w:tc>
      </w:tr>
      <w:tr w:rsidR="007D5ABC" w:rsidRPr="00FE3FE5" w14:paraId="03D062DD" w14:textId="77777777" w:rsidTr="000F2D37">
        <w:trPr>
          <w:jc w:val="left"/>
          <w:ins w:id="165" w:author="Madhura Ramojwar" w:date="2021-04-22T16:01:00Z"/>
        </w:trPr>
        <w:tc>
          <w:tcPr>
            <w:tcW w:w="990" w:type="dxa"/>
          </w:tcPr>
          <w:p w14:paraId="4D3A1700" w14:textId="77777777" w:rsidR="007D5ABC" w:rsidRPr="00FE3FE5" w:rsidRDefault="007D5ABC" w:rsidP="000F2D37">
            <w:pPr>
              <w:pStyle w:val="TableEntry"/>
              <w:rPr>
                <w:ins w:id="166" w:author="Madhura Ramojwar" w:date="2021-04-22T16:01:00Z"/>
                <w:rFonts w:cs="Arial"/>
                <w:sz w:val="24"/>
                <w:szCs w:val="24"/>
              </w:rPr>
            </w:pPr>
            <w:ins w:id="167" w:author="Madhura Ramojwar" w:date="2021-04-22T16:01:00Z">
              <w:r w:rsidRPr="00FE3FE5">
                <w:rPr>
                  <w:rFonts w:cs="Arial"/>
                  <w:sz w:val="24"/>
                  <w:szCs w:val="24"/>
                </w:rPr>
                <w:t>TNS</w:t>
              </w:r>
            </w:ins>
          </w:p>
        </w:tc>
        <w:tc>
          <w:tcPr>
            <w:tcW w:w="5485" w:type="dxa"/>
          </w:tcPr>
          <w:p w14:paraId="489128A0" w14:textId="77777777" w:rsidR="007D5ABC" w:rsidRPr="00FE3FE5" w:rsidRDefault="007D5ABC" w:rsidP="000F2D37">
            <w:pPr>
              <w:pStyle w:val="TableEntry"/>
              <w:rPr>
                <w:ins w:id="168" w:author="Madhura Ramojwar" w:date="2021-04-22T16:01:00Z"/>
                <w:rFonts w:cs="Arial"/>
                <w:sz w:val="24"/>
                <w:szCs w:val="24"/>
              </w:rPr>
            </w:pPr>
            <w:ins w:id="169" w:author="Madhura Ramojwar" w:date="2021-04-22T16:01:00Z">
              <w:r w:rsidRPr="00FE3FE5">
                <w:rPr>
                  <w:rFonts w:cs="Arial"/>
                  <w:sz w:val="24"/>
                  <w:szCs w:val="24"/>
                </w:rPr>
                <w:t>Trial Neurostimulator</w:t>
              </w:r>
            </w:ins>
          </w:p>
        </w:tc>
      </w:tr>
    </w:tbl>
    <w:p w14:paraId="3CD549EF" w14:textId="0B446DFA" w:rsidR="00C07CFB" w:rsidRPr="00FE3FE5" w:rsidRDefault="00C07CFB" w:rsidP="00AC26BD">
      <w:pPr>
        <w:pStyle w:val="BT1BodyTextI1"/>
        <w:rPr>
          <w:rFonts w:cs="Arial"/>
        </w:rPr>
      </w:pPr>
    </w:p>
    <w:p w14:paraId="63339441" w14:textId="65DA9382" w:rsidR="00592211" w:rsidRPr="00FE3FE5" w:rsidRDefault="004E2F9F" w:rsidP="00AC26BD">
      <w:pPr>
        <w:pStyle w:val="Heading1"/>
        <w:rPr>
          <w:rFonts w:eastAsiaTheme="majorEastAsia"/>
          <w:szCs w:val="24"/>
        </w:rPr>
      </w:pPr>
      <w:bookmarkStart w:id="170" w:name="_Toc477941494"/>
      <w:bookmarkStart w:id="171" w:name="_Toc478132000"/>
      <w:bookmarkStart w:id="172" w:name="_Toc497142130"/>
      <w:bookmarkStart w:id="173" w:name="_Toc497205497"/>
      <w:bookmarkStart w:id="174" w:name="_Toc497205647"/>
      <w:bookmarkStart w:id="175" w:name="_Toc497205959"/>
      <w:bookmarkStart w:id="176" w:name="_Toc497206291"/>
      <w:bookmarkStart w:id="177" w:name="_Toc497206439"/>
      <w:bookmarkStart w:id="178" w:name="_Toc497206585"/>
      <w:bookmarkStart w:id="179" w:name="_Toc497206731"/>
      <w:bookmarkStart w:id="180" w:name="_Toc497207087"/>
      <w:bookmarkStart w:id="181" w:name="_Toc497212480"/>
      <w:bookmarkStart w:id="182" w:name="_Toc497212672"/>
      <w:bookmarkStart w:id="183" w:name="_Toc497212847"/>
      <w:bookmarkStart w:id="184" w:name="_Toc498329172"/>
      <w:bookmarkStart w:id="185" w:name="_Toc497142131"/>
      <w:bookmarkStart w:id="186" w:name="_Toc497205498"/>
      <w:bookmarkStart w:id="187" w:name="_Toc497205648"/>
      <w:bookmarkStart w:id="188" w:name="_Toc497205960"/>
      <w:bookmarkStart w:id="189" w:name="_Toc497206292"/>
      <w:bookmarkStart w:id="190" w:name="_Toc497206440"/>
      <w:bookmarkStart w:id="191" w:name="_Toc497206586"/>
      <w:bookmarkStart w:id="192" w:name="_Toc497206732"/>
      <w:bookmarkStart w:id="193" w:name="_Toc497207088"/>
      <w:bookmarkStart w:id="194" w:name="_Toc497212481"/>
      <w:bookmarkStart w:id="195" w:name="_Toc497212673"/>
      <w:bookmarkStart w:id="196" w:name="_Toc497212848"/>
      <w:bookmarkStart w:id="197" w:name="_Toc498329173"/>
      <w:bookmarkStart w:id="198" w:name="_Toc497142132"/>
      <w:bookmarkStart w:id="199" w:name="_Toc497205499"/>
      <w:bookmarkStart w:id="200" w:name="_Toc497205649"/>
      <w:bookmarkStart w:id="201" w:name="_Toc497205961"/>
      <w:bookmarkStart w:id="202" w:name="_Toc497206293"/>
      <w:bookmarkStart w:id="203" w:name="_Toc497206441"/>
      <w:bookmarkStart w:id="204" w:name="_Toc497206587"/>
      <w:bookmarkStart w:id="205" w:name="_Toc497206733"/>
      <w:bookmarkStart w:id="206" w:name="_Toc497207089"/>
      <w:bookmarkStart w:id="207" w:name="_Toc497212092"/>
      <w:bookmarkStart w:id="208" w:name="_Toc497212182"/>
      <w:bookmarkStart w:id="209" w:name="_Toc497212272"/>
      <w:bookmarkStart w:id="210" w:name="_Toc497212368"/>
      <w:bookmarkStart w:id="211" w:name="_Toc497212482"/>
      <w:bookmarkStart w:id="212" w:name="_Toc497212674"/>
      <w:bookmarkStart w:id="213" w:name="_Toc497212849"/>
      <w:bookmarkStart w:id="214" w:name="_Toc498329174"/>
      <w:bookmarkStart w:id="215" w:name="_Toc497142133"/>
      <w:bookmarkStart w:id="216" w:name="_Toc497205500"/>
      <w:bookmarkStart w:id="217" w:name="_Toc497205650"/>
      <w:bookmarkStart w:id="218" w:name="_Toc497205962"/>
      <w:bookmarkStart w:id="219" w:name="_Toc497206294"/>
      <w:bookmarkStart w:id="220" w:name="_Toc497206442"/>
      <w:bookmarkStart w:id="221" w:name="_Toc497206588"/>
      <w:bookmarkStart w:id="222" w:name="_Toc497206734"/>
      <w:bookmarkStart w:id="223" w:name="_Toc497207090"/>
      <w:bookmarkStart w:id="224" w:name="_Toc497212483"/>
      <w:bookmarkStart w:id="225" w:name="_Toc497212675"/>
      <w:bookmarkStart w:id="226" w:name="_Toc497212850"/>
      <w:bookmarkStart w:id="227" w:name="_Toc498329175"/>
      <w:bookmarkStart w:id="228" w:name="_Toc497142134"/>
      <w:bookmarkStart w:id="229" w:name="_Toc497205501"/>
      <w:bookmarkStart w:id="230" w:name="_Toc497205651"/>
      <w:bookmarkStart w:id="231" w:name="_Toc497205963"/>
      <w:bookmarkStart w:id="232" w:name="_Toc497206295"/>
      <w:bookmarkStart w:id="233" w:name="_Toc497206443"/>
      <w:bookmarkStart w:id="234" w:name="_Toc497206589"/>
      <w:bookmarkStart w:id="235" w:name="_Toc497206735"/>
      <w:bookmarkStart w:id="236" w:name="_Toc497207091"/>
      <w:bookmarkStart w:id="237" w:name="_Toc497212484"/>
      <w:bookmarkStart w:id="238" w:name="_Toc497212676"/>
      <w:bookmarkStart w:id="239" w:name="_Toc497212851"/>
      <w:bookmarkStart w:id="240" w:name="_Toc498329176"/>
      <w:bookmarkStart w:id="241" w:name="_Toc497142135"/>
      <w:bookmarkStart w:id="242" w:name="_Toc497205502"/>
      <w:bookmarkStart w:id="243" w:name="_Toc497205652"/>
      <w:bookmarkStart w:id="244" w:name="_Toc497205964"/>
      <w:bookmarkStart w:id="245" w:name="_Toc497206296"/>
      <w:bookmarkStart w:id="246" w:name="_Toc497206444"/>
      <w:bookmarkStart w:id="247" w:name="_Toc497206590"/>
      <w:bookmarkStart w:id="248" w:name="_Toc497206736"/>
      <w:bookmarkStart w:id="249" w:name="_Toc497207092"/>
      <w:bookmarkStart w:id="250" w:name="_Toc497212485"/>
      <w:bookmarkStart w:id="251" w:name="_Toc497212677"/>
      <w:bookmarkStart w:id="252" w:name="_Toc497212852"/>
      <w:bookmarkStart w:id="253" w:name="_Toc498329177"/>
      <w:bookmarkStart w:id="254" w:name="_Toc54010625"/>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r w:rsidRPr="00FE3FE5">
        <w:rPr>
          <w:rFonts w:eastAsiaTheme="majorEastAsia"/>
          <w:szCs w:val="24"/>
        </w:rPr>
        <w:t xml:space="preserve">Scope </w:t>
      </w:r>
      <w:r w:rsidR="00CA53B3" w:rsidRPr="00FE3FE5">
        <w:rPr>
          <w:rFonts w:eastAsiaTheme="majorEastAsia"/>
          <w:szCs w:val="24"/>
        </w:rPr>
        <w:t xml:space="preserve">of </w:t>
      </w:r>
      <w:r w:rsidR="00E525F4" w:rsidRPr="00FE3FE5">
        <w:rPr>
          <w:rFonts w:eastAsiaTheme="majorEastAsia"/>
          <w:szCs w:val="24"/>
        </w:rPr>
        <w:t>Clinical Evaluation P</w:t>
      </w:r>
      <w:r w:rsidRPr="00FE3FE5">
        <w:rPr>
          <w:rFonts w:eastAsiaTheme="majorEastAsia"/>
          <w:szCs w:val="24"/>
        </w:rPr>
        <w:t>lan</w:t>
      </w:r>
      <w:r w:rsidR="006A0FDF" w:rsidRPr="00FE3FE5">
        <w:rPr>
          <w:rFonts w:eastAsiaTheme="majorEastAsia"/>
          <w:szCs w:val="24"/>
        </w:rPr>
        <w:t xml:space="preserve"> </w:t>
      </w:r>
      <w:r w:rsidR="00872651" w:rsidRPr="00FE3FE5">
        <w:rPr>
          <w:rFonts w:eastAsiaTheme="majorEastAsia"/>
          <w:szCs w:val="24"/>
        </w:rPr>
        <w:t>(Stage 0)</w:t>
      </w:r>
      <w:bookmarkEnd w:id="254"/>
    </w:p>
    <w:p w14:paraId="63AEE642" w14:textId="77777777" w:rsidR="007D5ABC" w:rsidRPr="00FE3FE5" w:rsidRDefault="007D5ABC" w:rsidP="007D5ABC">
      <w:pPr>
        <w:pStyle w:val="BodyText"/>
        <w:rPr>
          <w:ins w:id="255" w:author="Madhura Ramojwar" w:date="2021-04-22T16:03:00Z"/>
          <w:rFonts w:cs="Arial"/>
        </w:rPr>
      </w:pPr>
      <w:ins w:id="256" w:author="Madhura Ramojwar" w:date="2021-04-22T16:03:00Z">
        <w:r w:rsidRPr="00FE3FE5">
          <w:rPr>
            <w:rFonts w:cs="Arial"/>
          </w:rPr>
          <w:t xml:space="preserve">This clinical evaluation plan (CEP) summarizes the plan to continuously identify, collect, appraise and analyze relevant clinical data to provide clinical evidence in the Clinical Evaluation Report (CER) for the Abbott Axium Neurostimulator System to demonstrate  </w:t>
        </w:r>
        <w:r w:rsidRPr="00FE3FE5">
          <w:rPr>
            <w:rFonts w:cs="Arial"/>
          </w:rPr>
          <w:lastRenderedPageBreak/>
          <w:t xml:space="preserve">conformity with the essential requirements (ERs) for clinical safety and performance when used according to the manufacturer’s Instruction for Use (IFU). </w:t>
        </w:r>
      </w:ins>
    </w:p>
    <w:p w14:paraId="47C45867" w14:textId="77777777" w:rsidR="007D5ABC" w:rsidRPr="00FE3FE5" w:rsidRDefault="007D5ABC" w:rsidP="007D5ABC">
      <w:pPr>
        <w:pStyle w:val="BodyText"/>
        <w:rPr>
          <w:ins w:id="257" w:author="Madhura Ramojwar" w:date="2021-04-22T16:03:00Z"/>
          <w:rFonts w:cs="Arial"/>
        </w:rPr>
      </w:pPr>
      <w:ins w:id="258" w:author="Madhura Ramojwar" w:date="2021-04-22T16:03:00Z">
        <w:r w:rsidRPr="00FE3FE5">
          <w:rPr>
            <w:rFonts w:cs="Arial"/>
          </w:rPr>
          <w:t>The CEP discusses the plans to address the following stages of the clinical evaluation process:</w:t>
        </w:r>
      </w:ins>
    </w:p>
    <w:p w14:paraId="52804CDF" w14:textId="77777777" w:rsidR="007D5ABC" w:rsidRPr="00FE3FE5" w:rsidRDefault="007D5ABC" w:rsidP="007D5ABC">
      <w:pPr>
        <w:pStyle w:val="BodyText"/>
        <w:rPr>
          <w:ins w:id="259" w:author="Madhura Ramojwar" w:date="2021-04-22T16:03:00Z"/>
          <w:rFonts w:cs="Arial"/>
        </w:rPr>
      </w:pPr>
      <w:ins w:id="260" w:author="Madhura Ramojwar" w:date="2021-04-22T16:03:00Z">
        <w:r w:rsidRPr="00FE3FE5">
          <w:rPr>
            <w:rFonts w:cs="Arial"/>
          </w:rPr>
          <w:t xml:space="preserve">Stage 0: Define the scope of the clinical </w:t>
        </w:r>
        <w:proofErr w:type="gramStart"/>
        <w:r w:rsidRPr="00FE3FE5">
          <w:rPr>
            <w:rFonts w:cs="Arial"/>
          </w:rPr>
          <w:t>evaluation</w:t>
        </w:r>
        <w:proofErr w:type="gramEnd"/>
      </w:ins>
    </w:p>
    <w:p w14:paraId="1F11DE9B" w14:textId="77777777" w:rsidR="007D5ABC" w:rsidRPr="00FE3FE5" w:rsidRDefault="007D5ABC" w:rsidP="007D5ABC">
      <w:pPr>
        <w:pStyle w:val="BodyText"/>
        <w:rPr>
          <w:ins w:id="261" w:author="Madhura Ramojwar" w:date="2021-04-22T16:03:00Z"/>
          <w:rFonts w:cs="Arial"/>
        </w:rPr>
      </w:pPr>
      <w:ins w:id="262" w:author="Madhura Ramojwar" w:date="2021-04-22T16:03:00Z">
        <w:r w:rsidRPr="00FE3FE5">
          <w:rPr>
            <w:rFonts w:cs="Arial"/>
          </w:rPr>
          <w:t xml:space="preserve">Stage 1: Identify pertinent </w:t>
        </w:r>
        <w:proofErr w:type="gramStart"/>
        <w:r w:rsidRPr="00FE3FE5">
          <w:rPr>
            <w:rFonts w:cs="Arial"/>
          </w:rPr>
          <w:t>data</w:t>
        </w:r>
        <w:proofErr w:type="gramEnd"/>
      </w:ins>
    </w:p>
    <w:p w14:paraId="0B95A0C0" w14:textId="77777777" w:rsidR="007D5ABC" w:rsidRPr="00FE3FE5" w:rsidRDefault="007D5ABC" w:rsidP="007D5ABC">
      <w:pPr>
        <w:pStyle w:val="BodyText"/>
        <w:rPr>
          <w:ins w:id="263" w:author="Madhura Ramojwar" w:date="2021-04-22T16:03:00Z"/>
          <w:rFonts w:cs="Arial"/>
        </w:rPr>
      </w:pPr>
      <w:ins w:id="264" w:author="Madhura Ramojwar" w:date="2021-04-22T16:03:00Z">
        <w:r w:rsidRPr="00FE3FE5">
          <w:rPr>
            <w:rFonts w:cs="Arial"/>
          </w:rPr>
          <w:t xml:space="preserve">Stage 2: Appraise pertinent </w:t>
        </w:r>
        <w:proofErr w:type="gramStart"/>
        <w:r w:rsidRPr="00FE3FE5">
          <w:rPr>
            <w:rFonts w:cs="Arial"/>
          </w:rPr>
          <w:t>data</w:t>
        </w:r>
        <w:proofErr w:type="gramEnd"/>
      </w:ins>
    </w:p>
    <w:p w14:paraId="0644A152" w14:textId="77777777" w:rsidR="007D5ABC" w:rsidRPr="00FE3FE5" w:rsidRDefault="007D5ABC" w:rsidP="007D5ABC">
      <w:pPr>
        <w:pStyle w:val="BodyText"/>
        <w:rPr>
          <w:ins w:id="265" w:author="Madhura Ramojwar" w:date="2021-04-22T16:03:00Z"/>
          <w:rFonts w:cs="Arial"/>
        </w:rPr>
      </w:pPr>
      <w:ins w:id="266" w:author="Madhura Ramojwar" w:date="2021-04-22T16:03:00Z">
        <w:r w:rsidRPr="00FE3FE5">
          <w:rPr>
            <w:rFonts w:cs="Arial"/>
          </w:rPr>
          <w:t xml:space="preserve">Stage 3: Analyze the clinical </w:t>
        </w:r>
        <w:proofErr w:type="gramStart"/>
        <w:r w:rsidRPr="00FE3FE5">
          <w:rPr>
            <w:rFonts w:cs="Arial"/>
          </w:rPr>
          <w:t>data</w:t>
        </w:r>
        <w:proofErr w:type="gramEnd"/>
      </w:ins>
    </w:p>
    <w:p w14:paraId="11ED89C7" w14:textId="77777777" w:rsidR="007D5ABC" w:rsidRPr="00FE3FE5" w:rsidRDefault="007D5ABC" w:rsidP="007D5ABC">
      <w:pPr>
        <w:pStyle w:val="BodyText"/>
        <w:rPr>
          <w:ins w:id="267" w:author="Madhura Ramojwar" w:date="2021-04-22T16:03:00Z"/>
          <w:rFonts w:cs="Arial"/>
        </w:rPr>
      </w:pPr>
      <w:ins w:id="268" w:author="Madhura Ramojwar" w:date="2021-04-22T16:03:00Z">
        <w:r w:rsidRPr="00FE3FE5">
          <w:rPr>
            <w:rFonts w:cs="Arial"/>
          </w:rPr>
          <w:t>Stage 4: Summarize the clinical evaluation.</w:t>
        </w:r>
      </w:ins>
    </w:p>
    <w:p w14:paraId="60CB599A" w14:textId="77777777" w:rsidR="007D5ABC" w:rsidRPr="00FE3FE5" w:rsidRDefault="007D5ABC" w:rsidP="007D5ABC">
      <w:pPr>
        <w:pStyle w:val="BodyText"/>
        <w:rPr>
          <w:ins w:id="269" w:author="Madhura Ramojwar" w:date="2021-04-22T16:03:00Z"/>
          <w:rFonts w:cs="Arial"/>
        </w:rPr>
      </w:pPr>
      <w:ins w:id="270" w:author="Madhura Ramojwar" w:date="2021-04-22T16:03:00Z">
        <w:r w:rsidRPr="00FE3FE5">
          <w:rPr>
            <w:rFonts w:cs="Arial"/>
          </w:rPr>
          <w:t xml:space="preserve">The clinical evaluation process is designed to meet the essential requirements as described in AIMDD 90/385/EEC, MEDDEV 2.7/1, Rev </w:t>
        </w:r>
        <w:proofErr w:type="gramStart"/>
        <w:r w:rsidRPr="00FE3FE5">
          <w:rPr>
            <w:rFonts w:cs="Arial"/>
          </w:rPr>
          <w:t>4,  and</w:t>
        </w:r>
        <w:proofErr w:type="gramEnd"/>
        <w:r w:rsidRPr="00FE3FE5">
          <w:rPr>
            <w:rFonts w:cs="Arial"/>
          </w:rPr>
          <w:t xml:space="preserve"> EN ISO 14155:2011.</w:t>
        </w:r>
      </w:ins>
    </w:p>
    <w:p w14:paraId="0D59CA75" w14:textId="77777777" w:rsidR="007D5ABC" w:rsidRPr="00FE3FE5" w:rsidRDefault="007D5ABC" w:rsidP="007D5ABC">
      <w:pPr>
        <w:pStyle w:val="BT1BodyTextI1"/>
        <w:rPr>
          <w:rFonts w:eastAsiaTheme="majorEastAsia" w:cs="Arial"/>
        </w:rPr>
      </w:pPr>
    </w:p>
    <w:p w14:paraId="16E32DAF" w14:textId="5AC04A07" w:rsidR="00300277" w:rsidRPr="00FE3FE5" w:rsidRDefault="00300277" w:rsidP="00300277">
      <w:pPr>
        <w:pStyle w:val="Heading2"/>
        <w:rPr>
          <w:szCs w:val="24"/>
        </w:rPr>
      </w:pPr>
      <w:bookmarkStart w:id="271" w:name="_Toc54010626"/>
      <w:r w:rsidRPr="00FE3FE5">
        <w:rPr>
          <w:szCs w:val="24"/>
        </w:rPr>
        <w:t>Objective</w:t>
      </w:r>
      <w:bookmarkEnd w:id="271"/>
    </w:p>
    <w:p w14:paraId="0546642F" w14:textId="75F4A1AB" w:rsidR="00805009" w:rsidRPr="00FE3FE5" w:rsidRDefault="00805009" w:rsidP="0013113D">
      <w:pPr>
        <w:pStyle w:val="Heading2"/>
        <w:rPr>
          <w:szCs w:val="24"/>
        </w:rPr>
      </w:pPr>
      <w:bookmarkStart w:id="272" w:name="_Toc517804635"/>
      <w:bookmarkStart w:id="273" w:name="_Toc54010627"/>
      <w:bookmarkStart w:id="274" w:name="_Hlk531863148"/>
      <w:r w:rsidRPr="00FE3FE5">
        <w:rPr>
          <w:szCs w:val="24"/>
        </w:rPr>
        <w:t>Device(s) under Evaluation</w:t>
      </w:r>
      <w:bookmarkEnd w:id="272"/>
      <w:bookmarkEnd w:id="273"/>
    </w:p>
    <w:p w14:paraId="3796FF09" w14:textId="5188CA02" w:rsidR="007D5ABC" w:rsidRPr="00FE3FE5" w:rsidRDefault="007D5ABC" w:rsidP="007D5ABC">
      <w:pPr>
        <w:pStyle w:val="BT1BodyTextI1"/>
        <w:ind w:left="0"/>
        <w:rPr>
          <w:ins w:id="275" w:author="Madhura Ramojwar" w:date="2021-04-22T16:03:00Z"/>
          <w:rFonts w:cs="Arial"/>
          <w:color w:val="000000" w:themeColor="text1"/>
        </w:rPr>
      </w:pPr>
      <w:ins w:id="276" w:author="Madhura Ramojwar" w:date="2021-04-22T16:03:00Z">
        <w:r w:rsidRPr="00FE3FE5">
          <w:rPr>
            <w:rFonts w:cs="Arial"/>
          </w:rPr>
          <w:t>The</w:t>
        </w:r>
        <w:r w:rsidRPr="00FE3FE5">
          <w:rPr>
            <w:rFonts w:cs="Arial"/>
            <w:color w:val="000000" w:themeColor="text1"/>
          </w:rPr>
          <w:t xml:space="preserve"> current clinical evaluation includes assessment of current CE-marked, commercially marketed Axium Neurostimulator System (“Axium”) models in EU as well as rationalized Axium products.   Models registered and/or commercially marketed in other geographies such as US and Australia are included in </w:t>
        </w:r>
        <w:r w:rsidRPr="00FE3FE5">
          <w:rPr>
            <w:rFonts w:cs="Arial"/>
            <w:color w:val="000000" w:themeColor="text1"/>
          </w:rPr>
          <w:fldChar w:fldCharType="begin"/>
        </w:r>
        <w:r w:rsidRPr="00FE3FE5">
          <w:rPr>
            <w:rFonts w:cs="Arial"/>
            <w:color w:val="000000" w:themeColor="text1"/>
          </w:rPr>
          <w:instrText xml:space="preserve"> REF _Ref40111530 \h </w:instrText>
        </w:r>
        <w:r w:rsidRPr="00FE3FE5">
          <w:rPr>
            <w:rFonts w:cs="Arial"/>
            <w:color w:val="000000" w:themeColor="text1"/>
          </w:rPr>
        </w:r>
      </w:ins>
      <w:r w:rsidR="00680483" w:rsidRPr="00FE3FE5">
        <w:rPr>
          <w:rFonts w:cs="Arial"/>
          <w:color w:val="000000" w:themeColor="text1"/>
        </w:rPr>
        <w:instrText xml:space="preserve"> \* MERGEFORMAT </w:instrText>
      </w:r>
      <w:ins w:id="277" w:author="Madhura Ramojwar" w:date="2021-04-22T16:03:00Z">
        <w:r w:rsidRPr="00FE3FE5">
          <w:rPr>
            <w:rFonts w:cs="Arial"/>
            <w:color w:val="000000" w:themeColor="text1"/>
          </w:rPr>
          <w:fldChar w:fldCharType="separate"/>
        </w:r>
        <w:r w:rsidRPr="00FE3FE5">
          <w:rPr>
            <w:rFonts w:cs="Arial"/>
            <w:color w:val="000000" w:themeColor="text1"/>
          </w:rPr>
          <w:t>Appendix A</w:t>
        </w:r>
        <w:r w:rsidRPr="00FE3FE5">
          <w:rPr>
            <w:rFonts w:cs="Arial"/>
            <w:color w:val="000000" w:themeColor="text1"/>
          </w:rPr>
          <w:fldChar w:fldCharType="end"/>
        </w:r>
        <w:r w:rsidRPr="00FE3FE5">
          <w:rPr>
            <w:rFonts w:cs="Arial"/>
            <w:color w:val="000000" w:themeColor="text1"/>
          </w:rPr>
          <w:t xml:space="preserve">. </w:t>
        </w:r>
      </w:ins>
    </w:p>
    <w:p w14:paraId="36C2C3AD" w14:textId="1D4386C1" w:rsidR="007D5ABC" w:rsidRPr="00FE3FE5" w:rsidRDefault="007D5ABC" w:rsidP="007D5ABC">
      <w:pPr>
        <w:pStyle w:val="BT1BodyTextI1"/>
        <w:ind w:left="270"/>
        <w:rPr>
          <w:ins w:id="278" w:author="Madhura Ramojwar" w:date="2021-04-22T16:03:00Z"/>
          <w:rFonts w:eastAsiaTheme="minorHAnsi" w:cs="Arial"/>
        </w:rPr>
      </w:pPr>
      <w:ins w:id="279" w:author="Madhura Ramojwar" w:date="2021-04-22T16:03:00Z">
        <w:r w:rsidRPr="00FE3FE5">
          <w:rPr>
            <w:rFonts w:cs="Arial"/>
            <w:color w:val="000000" w:themeColor="text1"/>
          </w:rPr>
          <w:t>•</w:t>
        </w:r>
        <w:r w:rsidRPr="00FE3FE5">
          <w:rPr>
            <w:rFonts w:cs="Arial"/>
            <w:color w:val="000000" w:themeColor="text1"/>
          </w:rPr>
          <w:tab/>
        </w:r>
        <w:r w:rsidRPr="00FE3FE5">
          <w:rPr>
            <w:rFonts w:eastAsiaTheme="minorHAnsi" w:cs="Arial"/>
          </w:rPr>
          <w:t xml:space="preserve">This plan applies to the following products in </w:t>
        </w:r>
        <w:r w:rsidRPr="00FE3FE5">
          <w:rPr>
            <w:rFonts w:eastAsiaTheme="minorHAnsi" w:cs="Arial"/>
          </w:rPr>
          <w:fldChar w:fldCharType="begin"/>
        </w:r>
        <w:r w:rsidRPr="00FE3FE5">
          <w:rPr>
            <w:rFonts w:eastAsiaTheme="minorHAnsi" w:cs="Arial"/>
          </w:rPr>
          <w:instrText xml:space="preserve"> REF _Ref34054276 \h </w:instrText>
        </w:r>
        <w:r w:rsidRPr="00FE3FE5">
          <w:rPr>
            <w:rFonts w:eastAsiaTheme="minorHAnsi" w:cs="Arial"/>
          </w:rPr>
        </w:r>
      </w:ins>
      <w:r w:rsidR="00680483" w:rsidRPr="00FE3FE5">
        <w:rPr>
          <w:rFonts w:eastAsiaTheme="minorHAnsi" w:cs="Arial"/>
        </w:rPr>
        <w:instrText xml:space="preserve"> \* MERGEFORMAT </w:instrText>
      </w:r>
      <w:ins w:id="280" w:author="Madhura Ramojwar" w:date="2021-04-22T16:03:00Z">
        <w:r w:rsidRPr="00FE3FE5">
          <w:rPr>
            <w:rFonts w:eastAsiaTheme="minorHAnsi" w:cs="Arial"/>
          </w:rPr>
          <w:fldChar w:fldCharType="separate"/>
        </w:r>
        <w:r w:rsidRPr="00FE3FE5">
          <w:rPr>
            <w:rFonts w:cs="Arial"/>
          </w:rPr>
          <w:t xml:space="preserve">Table </w:t>
        </w:r>
        <w:r w:rsidRPr="00FE3FE5">
          <w:rPr>
            <w:rFonts w:cs="Arial"/>
            <w:noProof/>
          </w:rPr>
          <w:t>1</w:t>
        </w:r>
        <w:r w:rsidRPr="00FE3FE5">
          <w:rPr>
            <w:rFonts w:eastAsiaTheme="minorHAnsi" w:cs="Arial"/>
          </w:rPr>
          <w:fldChar w:fldCharType="end"/>
        </w:r>
        <w:r w:rsidRPr="00FE3FE5">
          <w:rPr>
            <w:rFonts w:eastAsiaTheme="minorHAnsi" w:cs="Arial"/>
          </w:rPr>
          <w:t xml:space="preserve"> and </w:t>
        </w:r>
        <w:r w:rsidRPr="00FE3FE5">
          <w:rPr>
            <w:rFonts w:eastAsiaTheme="minorHAnsi" w:cs="Arial"/>
          </w:rPr>
          <w:fldChar w:fldCharType="begin"/>
        </w:r>
        <w:r w:rsidRPr="00FE3FE5">
          <w:rPr>
            <w:rFonts w:eastAsiaTheme="minorHAnsi" w:cs="Arial"/>
          </w:rPr>
          <w:instrText xml:space="preserve"> REF _Ref40096662 \h </w:instrText>
        </w:r>
        <w:r w:rsidRPr="00FE3FE5">
          <w:rPr>
            <w:rFonts w:eastAsiaTheme="minorHAnsi" w:cs="Arial"/>
          </w:rPr>
        </w:r>
      </w:ins>
      <w:r w:rsidR="00680483" w:rsidRPr="00FE3FE5">
        <w:rPr>
          <w:rFonts w:eastAsiaTheme="minorHAnsi" w:cs="Arial"/>
        </w:rPr>
        <w:instrText xml:space="preserve"> \* MERGEFORMAT </w:instrText>
      </w:r>
      <w:ins w:id="281" w:author="Madhura Ramojwar" w:date="2021-04-22T16:03:00Z">
        <w:r w:rsidRPr="00FE3FE5">
          <w:rPr>
            <w:rFonts w:eastAsiaTheme="minorHAnsi" w:cs="Arial"/>
          </w:rPr>
          <w:fldChar w:fldCharType="separate"/>
        </w:r>
        <w:r w:rsidRPr="00FE3FE5">
          <w:rPr>
            <w:rFonts w:cs="Arial"/>
          </w:rPr>
          <w:t xml:space="preserve">Table </w:t>
        </w:r>
        <w:r w:rsidRPr="00FE3FE5">
          <w:rPr>
            <w:rFonts w:cs="Arial"/>
            <w:noProof/>
          </w:rPr>
          <w:t>2</w:t>
        </w:r>
        <w:r w:rsidRPr="00FE3FE5">
          <w:rPr>
            <w:rFonts w:eastAsiaTheme="minorHAnsi" w:cs="Arial"/>
          </w:rPr>
          <w:fldChar w:fldCharType="end"/>
        </w:r>
        <w:r w:rsidRPr="00FE3FE5">
          <w:rPr>
            <w:rFonts w:eastAsiaTheme="minorHAnsi" w:cs="Arial"/>
          </w:rPr>
          <w:t xml:space="preserve">. The models currently certified under AIMDD do not have BUDI determinations. Hence, the BUDI and UDI-DI are not applicable (N/A) </w:t>
        </w:r>
        <w:proofErr w:type="gramStart"/>
        <w:r w:rsidRPr="00FE3FE5">
          <w:rPr>
            <w:rFonts w:eastAsiaTheme="minorHAnsi" w:cs="Arial"/>
          </w:rPr>
          <w:t>at this time</w:t>
        </w:r>
        <w:proofErr w:type="gramEnd"/>
        <w:r w:rsidRPr="00FE3FE5">
          <w:rPr>
            <w:rFonts w:eastAsiaTheme="minorHAnsi" w:cs="Arial"/>
          </w:rPr>
          <w:t>.</w:t>
        </w:r>
      </w:ins>
    </w:p>
    <w:p w14:paraId="68D9A1A8" w14:textId="77777777" w:rsidR="007D5ABC" w:rsidRPr="00FE3FE5" w:rsidRDefault="007D5ABC" w:rsidP="007D5ABC">
      <w:pPr>
        <w:pStyle w:val="BT1BodyTextI1"/>
        <w:ind w:left="270"/>
        <w:rPr>
          <w:ins w:id="282" w:author="Madhura Ramojwar" w:date="2021-04-22T16:03:00Z"/>
          <w:rFonts w:cs="Arial"/>
          <w:color w:val="000000" w:themeColor="text1"/>
        </w:rPr>
      </w:pPr>
      <w:ins w:id="283" w:author="Madhura Ramojwar" w:date="2021-04-22T16:03:00Z">
        <w:r w:rsidRPr="00FE3FE5">
          <w:rPr>
            <w:rFonts w:cs="Arial"/>
            <w:color w:val="000000" w:themeColor="text1"/>
          </w:rPr>
          <w:t>•</w:t>
        </w:r>
        <w:r w:rsidRPr="00FE3FE5">
          <w:rPr>
            <w:rFonts w:cs="Arial"/>
            <w:color w:val="000000" w:themeColor="text1"/>
          </w:rPr>
          <w:tab/>
          <w:t>Slim Tip Leads: lead model numbers ending with an “A” suffix</w:t>
        </w:r>
      </w:ins>
    </w:p>
    <w:p w14:paraId="001B93C2" w14:textId="77777777" w:rsidR="007D5ABC" w:rsidRPr="00FE3FE5" w:rsidRDefault="007D5ABC" w:rsidP="007D5ABC">
      <w:pPr>
        <w:pStyle w:val="BT1BodyTextI1"/>
        <w:ind w:left="270"/>
        <w:rPr>
          <w:ins w:id="284" w:author="Madhura Ramojwar" w:date="2021-04-22T16:03:00Z"/>
          <w:rFonts w:cs="Arial"/>
          <w:color w:val="000000" w:themeColor="text1"/>
        </w:rPr>
      </w:pPr>
      <w:ins w:id="285" w:author="Madhura Ramojwar" w:date="2021-04-22T16:03:00Z">
        <w:r w:rsidRPr="00FE3FE5">
          <w:rPr>
            <w:rFonts w:cs="Arial"/>
            <w:color w:val="000000" w:themeColor="text1"/>
          </w:rPr>
          <w:t>•</w:t>
        </w:r>
        <w:r w:rsidRPr="00FE3FE5">
          <w:rPr>
            <w:rFonts w:cs="Arial"/>
            <w:color w:val="000000" w:themeColor="text1"/>
          </w:rPr>
          <w:tab/>
          <w:t>Ball Tip Leads: lead model numbers with no suffix (no longer manufactured)</w:t>
        </w:r>
      </w:ins>
    </w:p>
    <w:p w14:paraId="3D003844" w14:textId="77777777" w:rsidR="007D5ABC" w:rsidRPr="00FE3FE5" w:rsidRDefault="007D5ABC" w:rsidP="007D5ABC">
      <w:pPr>
        <w:pStyle w:val="TableHeader"/>
        <w:rPr>
          <w:ins w:id="286" w:author="Madhura Ramojwar" w:date="2021-04-22T16:03:00Z"/>
          <w:rFonts w:cs="Arial"/>
          <w:sz w:val="24"/>
          <w:szCs w:val="24"/>
        </w:rPr>
      </w:pPr>
      <w:bookmarkStart w:id="287" w:name="_Ref34054276"/>
      <w:bookmarkStart w:id="288" w:name="_Toc38877977"/>
      <w:bookmarkStart w:id="289" w:name="_Toc41489745"/>
      <w:ins w:id="290" w:author="Madhura Ramojwar" w:date="2021-04-22T16:03:00Z">
        <w:r w:rsidRPr="00FE3FE5">
          <w:rPr>
            <w:rFonts w:cs="Arial"/>
            <w:sz w:val="24"/>
            <w:szCs w:val="24"/>
          </w:rPr>
          <w:t xml:space="preserve">Table </w:t>
        </w:r>
        <w:r w:rsidRPr="00FE3FE5">
          <w:rPr>
            <w:rFonts w:cs="Arial"/>
            <w:noProof/>
            <w:sz w:val="24"/>
            <w:szCs w:val="24"/>
          </w:rPr>
          <w:fldChar w:fldCharType="begin"/>
        </w:r>
        <w:r w:rsidRPr="00FE3FE5">
          <w:rPr>
            <w:rFonts w:cs="Arial"/>
            <w:noProof/>
            <w:sz w:val="24"/>
            <w:szCs w:val="24"/>
          </w:rPr>
          <w:instrText xml:space="preserve"> SEQ Table \* ARABIC </w:instrText>
        </w:r>
        <w:r w:rsidRPr="00FE3FE5">
          <w:rPr>
            <w:rFonts w:cs="Arial"/>
            <w:noProof/>
            <w:sz w:val="24"/>
            <w:szCs w:val="24"/>
          </w:rPr>
          <w:fldChar w:fldCharType="separate"/>
        </w:r>
        <w:r w:rsidRPr="00FE3FE5">
          <w:rPr>
            <w:rFonts w:cs="Arial"/>
            <w:noProof/>
            <w:sz w:val="24"/>
            <w:szCs w:val="24"/>
          </w:rPr>
          <w:t>1</w:t>
        </w:r>
        <w:r w:rsidRPr="00FE3FE5">
          <w:rPr>
            <w:rFonts w:cs="Arial"/>
            <w:noProof/>
            <w:sz w:val="24"/>
            <w:szCs w:val="24"/>
          </w:rPr>
          <w:fldChar w:fldCharType="end"/>
        </w:r>
        <w:bookmarkEnd w:id="287"/>
        <w:r w:rsidRPr="00FE3FE5">
          <w:rPr>
            <w:rFonts w:cs="Arial"/>
            <w:sz w:val="24"/>
            <w:szCs w:val="24"/>
          </w:rPr>
          <w:t>: Axium Products (Current AIMDD Certified)</w:t>
        </w:r>
        <w:bookmarkEnd w:id="288"/>
        <w:bookmarkEnd w:id="289"/>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1"/>
        <w:gridCol w:w="2673"/>
        <w:gridCol w:w="1102"/>
        <w:gridCol w:w="1537"/>
        <w:gridCol w:w="1537"/>
      </w:tblGrid>
      <w:tr w:rsidR="007D5ABC" w:rsidRPr="00FE3FE5" w14:paraId="22008A3F" w14:textId="77777777" w:rsidTr="000F2D37">
        <w:trPr>
          <w:tblHeader/>
          <w:jc w:val="center"/>
          <w:ins w:id="291" w:author="Madhura Ramojwar" w:date="2021-04-22T16:03:00Z"/>
        </w:trPr>
        <w:tc>
          <w:tcPr>
            <w:tcW w:w="1600" w:type="pct"/>
            <w:tcBorders>
              <w:bottom w:val="single" w:sz="4" w:space="0" w:color="auto"/>
            </w:tcBorders>
            <w:shd w:val="clear" w:color="auto" w:fill="F2F2F2" w:themeFill="background1" w:themeFillShade="F2"/>
          </w:tcPr>
          <w:p w14:paraId="4C7B6AC9" w14:textId="77777777" w:rsidR="007D5ABC" w:rsidRPr="00FE3FE5" w:rsidRDefault="007D5ABC" w:rsidP="000F2D37">
            <w:pPr>
              <w:pStyle w:val="TableText"/>
              <w:jc w:val="center"/>
              <w:rPr>
                <w:ins w:id="292" w:author="Madhura Ramojwar" w:date="2021-04-22T16:03:00Z"/>
                <w:rFonts w:cs="Arial"/>
                <w:b/>
                <w:sz w:val="24"/>
                <w:szCs w:val="24"/>
              </w:rPr>
            </w:pPr>
            <w:ins w:id="293" w:author="Madhura Ramojwar" w:date="2021-04-22T16:03:00Z">
              <w:r w:rsidRPr="00FE3FE5">
                <w:rPr>
                  <w:rFonts w:cs="Arial"/>
                  <w:b/>
                  <w:sz w:val="24"/>
                  <w:szCs w:val="24"/>
                </w:rPr>
                <w:t>Device Name</w:t>
              </w:r>
            </w:ins>
          </w:p>
        </w:tc>
        <w:tc>
          <w:tcPr>
            <w:tcW w:w="1327" w:type="pct"/>
            <w:tcBorders>
              <w:bottom w:val="single" w:sz="4" w:space="0" w:color="auto"/>
            </w:tcBorders>
            <w:shd w:val="clear" w:color="auto" w:fill="F2F2F2" w:themeFill="background1" w:themeFillShade="F2"/>
          </w:tcPr>
          <w:p w14:paraId="35BC8054" w14:textId="77777777" w:rsidR="007D5ABC" w:rsidRPr="00FE3FE5" w:rsidRDefault="007D5ABC" w:rsidP="000F2D37">
            <w:pPr>
              <w:pStyle w:val="TableText"/>
              <w:jc w:val="center"/>
              <w:rPr>
                <w:ins w:id="294" w:author="Madhura Ramojwar" w:date="2021-04-22T16:03:00Z"/>
                <w:rFonts w:cs="Arial"/>
                <w:b/>
                <w:sz w:val="24"/>
                <w:szCs w:val="24"/>
              </w:rPr>
            </w:pPr>
            <w:ins w:id="295" w:author="Madhura Ramojwar" w:date="2021-04-22T16:03:00Z">
              <w:r w:rsidRPr="00FE3FE5">
                <w:rPr>
                  <w:rFonts w:cs="Arial"/>
                  <w:b/>
                  <w:sz w:val="24"/>
                  <w:szCs w:val="24"/>
                </w:rPr>
                <w:t>Model</w:t>
              </w:r>
            </w:ins>
          </w:p>
        </w:tc>
        <w:tc>
          <w:tcPr>
            <w:tcW w:w="547" w:type="pct"/>
            <w:tcBorders>
              <w:bottom w:val="single" w:sz="4" w:space="0" w:color="auto"/>
            </w:tcBorders>
            <w:shd w:val="clear" w:color="auto" w:fill="F2F2F2" w:themeFill="background1" w:themeFillShade="F2"/>
          </w:tcPr>
          <w:p w14:paraId="1B93F228" w14:textId="77777777" w:rsidR="007D5ABC" w:rsidRPr="00FE3FE5" w:rsidRDefault="007D5ABC" w:rsidP="000F2D37">
            <w:pPr>
              <w:pStyle w:val="TableText"/>
              <w:jc w:val="center"/>
              <w:rPr>
                <w:ins w:id="296" w:author="Madhura Ramojwar" w:date="2021-04-22T16:03:00Z"/>
                <w:rFonts w:cs="Arial"/>
                <w:b/>
                <w:sz w:val="24"/>
                <w:szCs w:val="24"/>
              </w:rPr>
            </w:pPr>
            <w:ins w:id="297" w:author="Madhura Ramojwar" w:date="2021-04-22T16:03:00Z">
              <w:r w:rsidRPr="00FE3FE5">
                <w:rPr>
                  <w:rFonts w:cs="Arial"/>
                  <w:b/>
                  <w:sz w:val="24"/>
                  <w:szCs w:val="24"/>
                </w:rPr>
                <w:t xml:space="preserve">Device </w:t>
              </w:r>
              <w:proofErr w:type="gramStart"/>
              <w:r w:rsidRPr="00FE3FE5">
                <w:rPr>
                  <w:rFonts w:cs="Arial"/>
                  <w:b/>
                  <w:sz w:val="24"/>
                  <w:szCs w:val="24"/>
                </w:rPr>
                <w:t>Class ,</w:t>
              </w:r>
              <w:proofErr w:type="gramEnd"/>
              <w:r w:rsidRPr="00FE3FE5">
                <w:rPr>
                  <w:rFonts w:cs="Arial"/>
                  <w:b/>
                  <w:sz w:val="24"/>
                  <w:szCs w:val="24"/>
                </w:rPr>
                <w:t xml:space="preserve"> Risk class</w:t>
              </w:r>
            </w:ins>
          </w:p>
        </w:tc>
        <w:tc>
          <w:tcPr>
            <w:tcW w:w="763" w:type="pct"/>
            <w:tcBorders>
              <w:bottom w:val="single" w:sz="4" w:space="0" w:color="auto"/>
            </w:tcBorders>
            <w:shd w:val="clear" w:color="auto" w:fill="F2F2F2" w:themeFill="background1" w:themeFillShade="F2"/>
          </w:tcPr>
          <w:p w14:paraId="15BDA1A1" w14:textId="77777777" w:rsidR="007D5ABC" w:rsidRPr="00FE3FE5" w:rsidRDefault="007D5ABC" w:rsidP="000F2D37">
            <w:pPr>
              <w:pStyle w:val="TableText"/>
              <w:jc w:val="center"/>
              <w:rPr>
                <w:ins w:id="298" w:author="Madhura Ramojwar" w:date="2021-04-22T16:03:00Z"/>
                <w:rFonts w:cs="Arial"/>
                <w:b/>
                <w:sz w:val="24"/>
                <w:szCs w:val="24"/>
              </w:rPr>
            </w:pPr>
            <w:ins w:id="299" w:author="Madhura Ramojwar" w:date="2021-04-22T16:03:00Z">
              <w:r w:rsidRPr="00FE3FE5">
                <w:rPr>
                  <w:rFonts w:cs="Arial"/>
                  <w:b/>
                  <w:sz w:val="24"/>
                  <w:szCs w:val="24"/>
                </w:rPr>
                <w:t>Basic UDI</w:t>
              </w:r>
            </w:ins>
          </w:p>
        </w:tc>
        <w:tc>
          <w:tcPr>
            <w:tcW w:w="763" w:type="pct"/>
            <w:tcBorders>
              <w:bottom w:val="single" w:sz="4" w:space="0" w:color="auto"/>
            </w:tcBorders>
            <w:shd w:val="clear" w:color="auto" w:fill="F2F2F2" w:themeFill="background1" w:themeFillShade="F2"/>
          </w:tcPr>
          <w:p w14:paraId="26EE60B3" w14:textId="77777777" w:rsidR="007D5ABC" w:rsidRPr="00FE3FE5" w:rsidRDefault="007D5ABC" w:rsidP="000F2D37">
            <w:pPr>
              <w:pStyle w:val="TableText"/>
              <w:jc w:val="center"/>
              <w:rPr>
                <w:ins w:id="300" w:author="Madhura Ramojwar" w:date="2021-04-22T16:03:00Z"/>
                <w:rFonts w:cs="Arial"/>
                <w:b/>
                <w:sz w:val="24"/>
                <w:szCs w:val="24"/>
              </w:rPr>
            </w:pPr>
            <w:ins w:id="301" w:author="Madhura Ramojwar" w:date="2021-04-22T16:03:00Z">
              <w:r w:rsidRPr="00FE3FE5">
                <w:rPr>
                  <w:rFonts w:cs="Arial"/>
                  <w:b/>
                  <w:sz w:val="24"/>
                  <w:szCs w:val="24"/>
                </w:rPr>
                <w:t>UDI-DI</w:t>
              </w:r>
            </w:ins>
          </w:p>
        </w:tc>
      </w:tr>
      <w:tr w:rsidR="007D5ABC" w:rsidRPr="00FE3FE5" w14:paraId="4C449301" w14:textId="77777777" w:rsidTr="000F2D37">
        <w:trPr>
          <w:jc w:val="center"/>
          <w:ins w:id="302" w:author="Madhura Ramojwar" w:date="2021-04-22T16:03:00Z"/>
        </w:trPr>
        <w:tc>
          <w:tcPr>
            <w:tcW w:w="5000" w:type="pct"/>
            <w:gridSpan w:val="5"/>
            <w:shd w:val="clear" w:color="auto" w:fill="F2F2F2" w:themeFill="background1" w:themeFillShade="F2"/>
          </w:tcPr>
          <w:p w14:paraId="09C456DA" w14:textId="77777777" w:rsidR="007D5ABC" w:rsidRPr="00FE3FE5" w:rsidRDefault="007D5ABC" w:rsidP="000F2D37">
            <w:pPr>
              <w:pStyle w:val="TableText"/>
              <w:rPr>
                <w:ins w:id="303" w:author="Madhura Ramojwar" w:date="2021-04-22T16:03:00Z"/>
                <w:rFonts w:cs="Arial"/>
                <w:b/>
                <w:sz w:val="24"/>
                <w:szCs w:val="24"/>
              </w:rPr>
            </w:pPr>
            <w:ins w:id="304" w:author="Madhura Ramojwar" w:date="2021-04-22T16:03:00Z">
              <w:r w:rsidRPr="00FE3FE5">
                <w:rPr>
                  <w:rFonts w:cs="Arial"/>
                  <w:b/>
                  <w:sz w:val="24"/>
                  <w:szCs w:val="24"/>
                </w:rPr>
                <w:t>IPG Programmers and Accessories</w:t>
              </w:r>
            </w:ins>
          </w:p>
        </w:tc>
      </w:tr>
      <w:tr w:rsidR="007D5ABC" w:rsidRPr="00FE3FE5" w14:paraId="4DBF00DC" w14:textId="77777777" w:rsidTr="000F2D37">
        <w:trPr>
          <w:jc w:val="center"/>
          <w:ins w:id="305" w:author="Madhura Ramojwar" w:date="2021-04-22T16:03:00Z"/>
        </w:trPr>
        <w:tc>
          <w:tcPr>
            <w:tcW w:w="1600" w:type="pct"/>
          </w:tcPr>
          <w:p w14:paraId="7DC874D6" w14:textId="77777777" w:rsidR="007D5ABC" w:rsidRPr="00FE3FE5" w:rsidRDefault="007D5ABC" w:rsidP="000F2D37">
            <w:pPr>
              <w:pStyle w:val="TableText"/>
              <w:rPr>
                <w:ins w:id="306" w:author="Madhura Ramojwar" w:date="2021-04-22T16:03:00Z"/>
                <w:rFonts w:cs="Arial"/>
                <w:sz w:val="24"/>
                <w:szCs w:val="24"/>
              </w:rPr>
            </w:pPr>
            <w:ins w:id="307" w:author="Madhura Ramojwar" w:date="2021-04-22T16:03:00Z">
              <w:r w:rsidRPr="00FE3FE5">
                <w:rPr>
                  <w:rFonts w:cs="Arial"/>
                  <w:sz w:val="24"/>
                  <w:szCs w:val="24"/>
                </w:rPr>
                <w:t>Clinical Programmer</w:t>
              </w:r>
            </w:ins>
          </w:p>
        </w:tc>
        <w:tc>
          <w:tcPr>
            <w:tcW w:w="1327" w:type="pct"/>
          </w:tcPr>
          <w:p w14:paraId="0E373007" w14:textId="77777777" w:rsidR="007D5ABC" w:rsidRPr="00FE3FE5" w:rsidRDefault="007D5ABC" w:rsidP="000F2D37">
            <w:pPr>
              <w:pStyle w:val="TableText"/>
              <w:jc w:val="center"/>
              <w:rPr>
                <w:ins w:id="308" w:author="Madhura Ramojwar" w:date="2021-04-22T16:03:00Z"/>
                <w:rFonts w:cs="Arial"/>
                <w:sz w:val="24"/>
                <w:szCs w:val="24"/>
              </w:rPr>
            </w:pPr>
            <w:ins w:id="309" w:author="Madhura Ramojwar" w:date="2021-04-22T16:03:00Z">
              <w:r w:rsidRPr="00FE3FE5">
                <w:rPr>
                  <w:rFonts w:cs="Arial"/>
                  <w:sz w:val="24"/>
                  <w:szCs w:val="24"/>
                </w:rPr>
                <w:t>MN20700</w:t>
              </w:r>
            </w:ins>
          </w:p>
        </w:tc>
        <w:tc>
          <w:tcPr>
            <w:tcW w:w="547" w:type="pct"/>
          </w:tcPr>
          <w:p w14:paraId="763A40CD" w14:textId="77777777" w:rsidR="007D5ABC" w:rsidRPr="00FE3FE5" w:rsidRDefault="007D5ABC" w:rsidP="000F2D37">
            <w:pPr>
              <w:pStyle w:val="TableText"/>
              <w:jc w:val="center"/>
              <w:rPr>
                <w:ins w:id="310" w:author="Madhura Ramojwar" w:date="2021-04-22T16:03:00Z"/>
                <w:rFonts w:cs="Arial"/>
                <w:sz w:val="24"/>
                <w:szCs w:val="24"/>
              </w:rPr>
            </w:pPr>
            <w:ins w:id="311" w:author="Madhura Ramojwar" w:date="2021-04-22T16:03:00Z">
              <w:r w:rsidRPr="00FE3FE5">
                <w:rPr>
                  <w:rFonts w:cs="Arial"/>
                  <w:sz w:val="24"/>
                  <w:szCs w:val="24"/>
                </w:rPr>
                <w:t>AIMD</w:t>
              </w:r>
            </w:ins>
          </w:p>
        </w:tc>
        <w:tc>
          <w:tcPr>
            <w:tcW w:w="763" w:type="pct"/>
          </w:tcPr>
          <w:p w14:paraId="33D4E485" w14:textId="77777777" w:rsidR="007D5ABC" w:rsidRPr="00FE3FE5" w:rsidRDefault="007D5ABC" w:rsidP="000F2D37">
            <w:pPr>
              <w:pStyle w:val="TableText"/>
              <w:jc w:val="center"/>
              <w:rPr>
                <w:ins w:id="312" w:author="Madhura Ramojwar" w:date="2021-04-22T16:03:00Z"/>
                <w:rFonts w:cs="Arial"/>
                <w:sz w:val="24"/>
                <w:szCs w:val="24"/>
              </w:rPr>
            </w:pPr>
            <w:ins w:id="313" w:author="Madhura Ramojwar" w:date="2021-04-22T16:03:00Z">
              <w:r w:rsidRPr="00FE3FE5">
                <w:rPr>
                  <w:rFonts w:cs="Arial"/>
                  <w:sz w:val="24"/>
                  <w:szCs w:val="24"/>
                </w:rPr>
                <w:t>N/A</w:t>
              </w:r>
            </w:ins>
          </w:p>
        </w:tc>
        <w:tc>
          <w:tcPr>
            <w:tcW w:w="763" w:type="pct"/>
          </w:tcPr>
          <w:p w14:paraId="094F9976" w14:textId="77777777" w:rsidR="007D5ABC" w:rsidRPr="00FE3FE5" w:rsidRDefault="007D5ABC" w:rsidP="000F2D37">
            <w:pPr>
              <w:pStyle w:val="TableText"/>
              <w:jc w:val="center"/>
              <w:rPr>
                <w:ins w:id="314" w:author="Madhura Ramojwar" w:date="2021-04-22T16:03:00Z"/>
                <w:rFonts w:cs="Arial"/>
                <w:sz w:val="24"/>
                <w:szCs w:val="24"/>
              </w:rPr>
            </w:pPr>
            <w:ins w:id="315" w:author="Madhura Ramojwar" w:date="2021-04-22T16:03:00Z">
              <w:r w:rsidRPr="00FE3FE5">
                <w:rPr>
                  <w:rFonts w:cs="Arial"/>
                  <w:sz w:val="24"/>
                  <w:szCs w:val="24"/>
                </w:rPr>
                <w:t>N/A</w:t>
              </w:r>
            </w:ins>
          </w:p>
        </w:tc>
      </w:tr>
      <w:tr w:rsidR="007D5ABC" w:rsidRPr="00FE3FE5" w14:paraId="1C740375" w14:textId="77777777" w:rsidTr="000F2D37">
        <w:trPr>
          <w:jc w:val="center"/>
          <w:ins w:id="316" w:author="Madhura Ramojwar" w:date="2021-04-22T16:03:00Z"/>
        </w:trPr>
        <w:tc>
          <w:tcPr>
            <w:tcW w:w="1600" w:type="pct"/>
          </w:tcPr>
          <w:p w14:paraId="3390CC38" w14:textId="77777777" w:rsidR="007D5ABC" w:rsidRPr="00FE3FE5" w:rsidRDefault="007D5ABC" w:rsidP="000F2D37">
            <w:pPr>
              <w:pStyle w:val="TableText"/>
              <w:rPr>
                <w:ins w:id="317" w:author="Madhura Ramojwar" w:date="2021-04-22T16:03:00Z"/>
                <w:rFonts w:cs="Arial"/>
                <w:sz w:val="24"/>
                <w:szCs w:val="24"/>
              </w:rPr>
            </w:pPr>
            <w:ins w:id="318" w:author="Madhura Ramojwar" w:date="2021-04-22T16:03:00Z">
              <w:r w:rsidRPr="00FE3FE5">
                <w:rPr>
                  <w:rFonts w:cs="Arial"/>
                  <w:sz w:val="24"/>
                  <w:szCs w:val="24"/>
                </w:rPr>
                <w:t>Patient Programmer</w:t>
              </w:r>
            </w:ins>
          </w:p>
        </w:tc>
        <w:tc>
          <w:tcPr>
            <w:tcW w:w="1327" w:type="pct"/>
          </w:tcPr>
          <w:p w14:paraId="54F74115" w14:textId="77777777" w:rsidR="007D5ABC" w:rsidRPr="00FE3FE5" w:rsidRDefault="007D5ABC" w:rsidP="000F2D37">
            <w:pPr>
              <w:pStyle w:val="Default"/>
              <w:jc w:val="center"/>
              <w:rPr>
                <w:ins w:id="319" w:author="Madhura Ramojwar" w:date="2021-04-22T16:03:00Z"/>
                <w:color w:val="auto"/>
              </w:rPr>
            </w:pPr>
            <w:ins w:id="320" w:author="Madhura Ramojwar" w:date="2021-04-22T16:03:00Z">
              <w:r w:rsidRPr="00FE3FE5">
                <w:rPr>
                  <w:color w:val="auto"/>
                </w:rPr>
                <w:t>MN20600-02</w:t>
              </w:r>
            </w:ins>
          </w:p>
        </w:tc>
        <w:tc>
          <w:tcPr>
            <w:tcW w:w="547" w:type="pct"/>
          </w:tcPr>
          <w:p w14:paraId="2C889A12" w14:textId="77777777" w:rsidR="007D5ABC" w:rsidRPr="00FE3FE5" w:rsidRDefault="007D5ABC" w:rsidP="000F2D37">
            <w:pPr>
              <w:pStyle w:val="TableText"/>
              <w:jc w:val="center"/>
              <w:rPr>
                <w:ins w:id="321" w:author="Madhura Ramojwar" w:date="2021-04-22T16:03:00Z"/>
                <w:rFonts w:cs="Arial"/>
                <w:sz w:val="24"/>
                <w:szCs w:val="24"/>
              </w:rPr>
            </w:pPr>
            <w:ins w:id="322" w:author="Madhura Ramojwar" w:date="2021-04-22T16:03:00Z">
              <w:r w:rsidRPr="00FE3FE5">
                <w:rPr>
                  <w:rFonts w:cs="Arial"/>
                  <w:sz w:val="24"/>
                  <w:szCs w:val="24"/>
                </w:rPr>
                <w:t>AIMD</w:t>
              </w:r>
            </w:ins>
          </w:p>
        </w:tc>
        <w:tc>
          <w:tcPr>
            <w:tcW w:w="763" w:type="pct"/>
          </w:tcPr>
          <w:p w14:paraId="0F8B7D68" w14:textId="77777777" w:rsidR="007D5ABC" w:rsidRPr="00FE3FE5" w:rsidRDefault="007D5ABC" w:rsidP="000F2D37">
            <w:pPr>
              <w:pStyle w:val="TableText"/>
              <w:jc w:val="center"/>
              <w:rPr>
                <w:ins w:id="323" w:author="Madhura Ramojwar" w:date="2021-04-22T16:03:00Z"/>
                <w:rFonts w:cs="Arial"/>
                <w:sz w:val="24"/>
                <w:szCs w:val="24"/>
              </w:rPr>
            </w:pPr>
            <w:ins w:id="324" w:author="Madhura Ramojwar" w:date="2021-04-22T16:03:00Z">
              <w:r w:rsidRPr="00FE3FE5">
                <w:rPr>
                  <w:rFonts w:cs="Arial"/>
                  <w:sz w:val="24"/>
                  <w:szCs w:val="24"/>
                </w:rPr>
                <w:t>N/A</w:t>
              </w:r>
            </w:ins>
          </w:p>
        </w:tc>
        <w:tc>
          <w:tcPr>
            <w:tcW w:w="763" w:type="pct"/>
          </w:tcPr>
          <w:p w14:paraId="7556C297" w14:textId="77777777" w:rsidR="007D5ABC" w:rsidRPr="00FE3FE5" w:rsidRDefault="007D5ABC" w:rsidP="000F2D37">
            <w:pPr>
              <w:pStyle w:val="TableText"/>
              <w:jc w:val="center"/>
              <w:rPr>
                <w:ins w:id="325" w:author="Madhura Ramojwar" w:date="2021-04-22T16:03:00Z"/>
                <w:rFonts w:cs="Arial"/>
                <w:sz w:val="24"/>
                <w:szCs w:val="24"/>
              </w:rPr>
            </w:pPr>
            <w:ins w:id="326" w:author="Madhura Ramojwar" w:date="2021-04-22T16:03:00Z">
              <w:r w:rsidRPr="00FE3FE5">
                <w:rPr>
                  <w:rFonts w:cs="Arial"/>
                  <w:sz w:val="24"/>
                  <w:szCs w:val="24"/>
                </w:rPr>
                <w:t>N/A</w:t>
              </w:r>
            </w:ins>
          </w:p>
        </w:tc>
      </w:tr>
      <w:tr w:rsidR="007D5ABC" w:rsidRPr="00FE3FE5" w14:paraId="59686C0E" w14:textId="77777777" w:rsidTr="000F2D37">
        <w:trPr>
          <w:jc w:val="center"/>
          <w:ins w:id="327" w:author="Madhura Ramojwar" w:date="2021-04-22T16:03:00Z"/>
        </w:trPr>
        <w:tc>
          <w:tcPr>
            <w:tcW w:w="1600" w:type="pct"/>
          </w:tcPr>
          <w:p w14:paraId="29B568DC" w14:textId="77777777" w:rsidR="007D5ABC" w:rsidRPr="00FE3FE5" w:rsidRDefault="007D5ABC" w:rsidP="000F2D37">
            <w:pPr>
              <w:pStyle w:val="TableText"/>
              <w:rPr>
                <w:ins w:id="328" w:author="Madhura Ramojwar" w:date="2021-04-22T16:03:00Z"/>
                <w:rFonts w:cs="Arial"/>
                <w:sz w:val="24"/>
                <w:szCs w:val="24"/>
              </w:rPr>
            </w:pPr>
            <w:ins w:id="329" w:author="Madhura Ramojwar" w:date="2021-04-22T16:03:00Z">
              <w:r w:rsidRPr="00FE3FE5">
                <w:rPr>
                  <w:rFonts w:cs="Arial"/>
                  <w:sz w:val="24"/>
                  <w:szCs w:val="24"/>
                </w:rPr>
                <w:t>Auxiliary Magnet Kit</w:t>
              </w:r>
            </w:ins>
          </w:p>
        </w:tc>
        <w:tc>
          <w:tcPr>
            <w:tcW w:w="1327" w:type="pct"/>
          </w:tcPr>
          <w:p w14:paraId="2F849318" w14:textId="77777777" w:rsidR="007D5ABC" w:rsidRPr="00FE3FE5" w:rsidRDefault="007D5ABC" w:rsidP="000F2D37">
            <w:pPr>
              <w:pStyle w:val="Default"/>
              <w:jc w:val="center"/>
              <w:rPr>
                <w:ins w:id="330" w:author="Madhura Ramojwar" w:date="2021-04-22T16:03:00Z"/>
                <w:color w:val="auto"/>
              </w:rPr>
            </w:pPr>
            <w:ins w:id="331" w:author="Madhura Ramojwar" w:date="2021-04-22T16:03:00Z">
              <w:r w:rsidRPr="00FE3FE5">
                <w:rPr>
                  <w:color w:val="auto"/>
                </w:rPr>
                <w:t>MN23300</w:t>
              </w:r>
            </w:ins>
          </w:p>
        </w:tc>
        <w:tc>
          <w:tcPr>
            <w:tcW w:w="547" w:type="pct"/>
          </w:tcPr>
          <w:p w14:paraId="0C0BCB06" w14:textId="77777777" w:rsidR="007D5ABC" w:rsidRPr="00FE3FE5" w:rsidRDefault="007D5ABC" w:rsidP="000F2D37">
            <w:pPr>
              <w:pStyle w:val="TableText"/>
              <w:jc w:val="center"/>
              <w:rPr>
                <w:ins w:id="332" w:author="Madhura Ramojwar" w:date="2021-04-22T16:03:00Z"/>
                <w:rFonts w:cs="Arial"/>
                <w:sz w:val="24"/>
                <w:szCs w:val="24"/>
              </w:rPr>
            </w:pPr>
            <w:ins w:id="333" w:author="Madhura Ramojwar" w:date="2021-04-22T16:03:00Z">
              <w:r w:rsidRPr="00FE3FE5">
                <w:rPr>
                  <w:rFonts w:cs="Arial"/>
                  <w:sz w:val="24"/>
                  <w:szCs w:val="24"/>
                </w:rPr>
                <w:t>AIMD</w:t>
              </w:r>
            </w:ins>
          </w:p>
        </w:tc>
        <w:tc>
          <w:tcPr>
            <w:tcW w:w="763" w:type="pct"/>
          </w:tcPr>
          <w:p w14:paraId="3B786DB6" w14:textId="77777777" w:rsidR="007D5ABC" w:rsidRPr="00FE3FE5" w:rsidRDefault="007D5ABC" w:rsidP="000F2D37">
            <w:pPr>
              <w:pStyle w:val="TableText"/>
              <w:jc w:val="center"/>
              <w:rPr>
                <w:ins w:id="334" w:author="Madhura Ramojwar" w:date="2021-04-22T16:03:00Z"/>
                <w:rFonts w:cs="Arial"/>
                <w:sz w:val="24"/>
                <w:szCs w:val="24"/>
              </w:rPr>
            </w:pPr>
            <w:ins w:id="335" w:author="Madhura Ramojwar" w:date="2021-04-22T16:03:00Z">
              <w:r w:rsidRPr="00FE3FE5">
                <w:rPr>
                  <w:rFonts w:cs="Arial"/>
                  <w:sz w:val="24"/>
                  <w:szCs w:val="24"/>
                </w:rPr>
                <w:t>N/A</w:t>
              </w:r>
            </w:ins>
          </w:p>
        </w:tc>
        <w:tc>
          <w:tcPr>
            <w:tcW w:w="763" w:type="pct"/>
          </w:tcPr>
          <w:p w14:paraId="1615B25E" w14:textId="77777777" w:rsidR="007D5ABC" w:rsidRPr="00FE3FE5" w:rsidRDefault="007D5ABC" w:rsidP="000F2D37">
            <w:pPr>
              <w:pStyle w:val="TableText"/>
              <w:jc w:val="center"/>
              <w:rPr>
                <w:ins w:id="336" w:author="Madhura Ramojwar" w:date="2021-04-22T16:03:00Z"/>
                <w:rFonts w:cs="Arial"/>
                <w:sz w:val="24"/>
                <w:szCs w:val="24"/>
              </w:rPr>
            </w:pPr>
            <w:ins w:id="337" w:author="Madhura Ramojwar" w:date="2021-04-22T16:03:00Z">
              <w:r w:rsidRPr="00FE3FE5">
                <w:rPr>
                  <w:rFonts w:cs="Arial"/>
                  <w:sz w:val="24"/>
                  <w:szCs w:val="24"/>
                </w:rPr>
                <w:t>N/A</w:t>
              </w:r>
            </w:ins>
          </w:p>
        </w:tc>
      </w:tr>
      <w:tr w:rsidR="007D5ABC" w:rsidRPr="00FE3FE5" w14:paraId="08CCAE8C" w14:textId="77777777" w:rsidTr="000F2D37">
        <w:trPr>
          <w:jc w:val="center"/>
          <w:ins w:id="338" w:author="Madhura Ramojwar" w:date="2021-04-22T16:03:00Z"/>
        </w:trPr>
        <w:tc>
          <w:tcPr>
            <w:tcW w:w="5000" w:type="pct"/>
            <w:gridSpan w:val="5"/>
            <w:shd w:val="clear" w:color="auto" w:fill="F2F2F2" w:themeFill="background1" w:themeFillShade="F2"/>
          </w:tcPr>
          <w:p w14:paraId="16063FDD" w14:textId="77777777" w:rsidR="007D5ABC" w:rsidRPr="00FE3FE5" w:rsidRDefault="007D5ABC" w:rsidP="000F2D37">
            <w:pPr>
              <w:pStyle w:val="TableText"/>
              <w:rPr>
                <w:ins w:id="339" w:author="Madhura Ramojwar" w:date="2021-04-22T16:03:00Z"/>
                <w:rFonts w:cs="Arial"/>
                <w:b/>
                <w:sz w:val="24"/>
                <w:szCs w:val="24"/>
              </w:rPr>
            </w:pPr>
            <w:ins w:id="340" w:author="Madhura Ramojwar" w:date="2021-04-22T16:03:00Z">
              <w:r w:rsidRPr="00FE3FE5">
                <w:rPr>
                  <w:rFonts w:cs="Arial"/>
                  <w:b/>
                  <w:sz w:val="24"/>
                  <w:szCs w:val="24"/>
                </w:rPr>
                <w:lastRenderedPageBreak/>
                <w:t>IPG Chargers and Accessories</w:t>
              </w:r>
            </w:ins>
          </w:p>
        </w:tc>
      </w:tr>
      <w:tr w:rsidR="007D5ABC" w:rsidRPr="00FE3FE5" w14:paraId="4043D278" w14:textId="77777777" w:rsidTr="000F2D37">
        <w:trPr>
          <w:jc w:val="center"/>
          <w:ins w:id="341" w:author="Madhura Ramojwar" w:date="2021-04-22T16:03:00Z"/>
        </w:trPr>
        <w:tc>
          <w:tcPr>
            <w:tcW w:w="1600" w:type="pct"/>
            <w:vAlign w:val="center"/>
          </w:tcPr>
          <w:p w14:paraId="2F50D93F" w14:textId="77777777" w:rsidR="007D5ABC" w:rsidRPr="00FE3FE5" w:rsidRDefault="007D5ABC" w:rsidP="000F2D37">
            <w:pPr>
              <w:rPr>
                <w:ins w:id="342" w:author="Madhura Ramojwar" w:date="2021-04-22T16:03:00Z"/>
                <w:rFonts w:cs="Arial"/>
              </w:rPr>
            </w:pPr>
            <w:ins w:id="343" w:author="Madhura Ramojwar" w:date="2021-04-22T16:03:00Z">
              <w:r w:rsidRPr="00FE3FE5">
                <w:rPr>
                  <w:rFonts w:cs="Arial"/>
                </w:rPr>
                <w:t>Clinical Programmer Charger Kit</w:t>
              </w:r>
            </w:ins>
          </w:p>
        </w:tc>
        <w:tc>
          <w:tcPr>
            <w:tcW w:w="1327" w:type="pct"/>
          </w:tcPr>
          <w:p w14:paraId="4BAB1C0E" w14:textId="77777777" w:rsidR="007D5ABC" w:rsidRPr="00FE3FE5" w:rsidRDefault="007D5ABC" w:rsidP="000F2D37">
            <w:pPr>
              <w:pStyle w:val="TableText"/>
              <w:jc w:val="center"/>
              <w:rPr>
                <w:ins w:id="344" w:author="Madhura Ramojwar" w:date="2021-04-22T16:03:00Z"/>
                <w:rFonts w:cs="Arial"/>
                <w:sz w:val="24"/>
                <w:szCs w:val="24"/>
              </w:rPr>
            </w:pPr>
            <w:ins w:id="345" w:author="Madhura Ramojwar" w:date="2021-04-22T16:03:00Z">
              <w:r w:rsidRPr="00FE3FE5">
                <w:rPr>
                  <w:rFonts w:cs="Arial"/>
                  <w:sz w:val="24"/>
                  <w:szCs w:val="24"/>
                </w:rPr>
                <w:t>MN23400</w:t>
              </w:r>
            </w:ins>
          </w:p>
        </w:tc>
        <w:tc>
          <w:tcPr>
            <w:tcW w:w="547" w:type="pct"/>
          </w:tcPr>
          <w:p w14:paraId="7E601A93" w14:textId="77777777" w:rsidR="007D5ABC" w:rsidRPr="00FE3FE5" w:rsidRDefault="007D5ABC" w:rsidP="000F2D37">
            <w:pPr>
              <w:pStyle w:val="TableText"/>
              <w:jc w:val="center"/>
              <w:rPr>
                <w:ins w:id="346" w:author="Madhura Ramojwar" w:date="2021-04-22T16:03:00Z"/>
                <w:rFonts w:cs="Arial"/>
                <w:sz w:val="24"/>
                <w:szCs w:val="24"/>
              </w:rPr>
            </w:pPr>
            <w:ins w:id="347" w:author="Madhura Ramojwar" w:date="2021-04-22T16:03:00Z">
              <w:r w:rsidRPr="00FE3FE5">
                <w:rPr>
                  <w:rFonts w:cs="Arial"/>
                  <w:sz w:val="24"/>
                  <w:szCs w:val="24"/>
                </w:rPr>
                <w:t>AIMD</w:t>
              </w:r>
            </w:ins>
          </w:p>
        </w:tc>
        <w:tc>
          <w:tcPr>
            <w:tcW w:w="763" w:type="pct"/>
          </w:tcPr>
          <w:p w14:paraId="47E88345" w14:textId="77777777" w:rsidR="007D5ABC" w:rsidRPr="00FE3FE5" w:rsidRDefault="007D5ABC" w:rsidP="000F2D37">
            <w:pPr>
              <w:pStyle w:val="TableText"/>
              <w:jc w:val="center"/>
              <w:rPr>
                <w:ins w:id="348" w:author="Madhura Ramojwar" w:date="2021-04-22T16:03:00Z"/>
                <w:rFonts w:cs="Arial"/>
                <w:sz w:val="24"/>
                <w:szCs w:val="24"/>
              </w:rPr>
            </w:pPr>
            <w:ins w:id="349" w:author="Madhura Ramojwar" w:date="2021-04-22T16:03:00Z">
              <w:r w:rsidRPr="00FE3FE5">
                <w:rPr>
                  <w:rFonts w:cs="Arial"/>
                  <w:sz w:val="24"/>
                  <w:szCs w:val="24"/>
                </w:rPr>
                <w:t>N/A</w:t>
              </w:r>
            </w:ins>
          </w:p>
        </w:tc>
        <w:tc>
          <w:tcPr>
            <w:tcW w:w="763" w:type="pct"/>
          </w:tcPr>
          <w:p w14:paraId="3E00D04C" w14:textId="77777777" w:rsidR="007D5ABC" w:rsidRPr="00FE3FE5" w:rsidRDefault="007D5ABC" w:rsidP="000F2D37">
            <w:pPr>
              <w:pStyle w:val="TableText"/>
              <w:jc w:val="center"/>
              <w:rPr>
                <w:ins w:id="350" w:author="Madhura Ramojwar" w:date="2021-04-22T16:03:00Z"/>
                <w:rFonts w:cs="Arial"/>
                <w:sz w:val="24"/>
                <w:szCs w:val="24"/>
              </w:rPr>
            </w:pPr>
            <w:ins w:id="351" w:author="Madhura Ramojwar" w:date="2021-04-22T16:03:00Z">
              <w:r w:rsidRPr="00FE3FE5">
                <w:rPr>
                  <w:rFonts w:cs="Arial"/>
                  <w:sz w:val="24"/>
                  <w:szCs w:val="24"/>
                </w:rPr>
                <w:t>N/A</w:t>
              </w:r>
            </w:ins>
          </w:p>
        </w:tc>
      </w:tr>
      <w:tr w:rsidR="007D5ABC" w:rsidRPr="00FE3FE5" w14:paraId="208CD2D4" w14:textId="77777777" w:rsidTr="000F2D37">
        <w:trPr>
          <w:jc w:val="center"/>
          <w:ins w:id="352" w:author="Madhura Ramojwar" w:date="2021-04-22T16:03:00Z"/>
        </w:trPr>
        <w:tc>
          <w:tcPr>
            <w:tcW w:w="1600" w:type="pct"/>
          </w:tcPr>
          <w:p w14:paraId="04EE1DCA" w14:textId="77777777" w:rsidR="007D5ABC" w:rsidRPr="00FE3FE5" w:rsidRDefault="007D5ABC" w:rsidP="000F2D37">
            <w:pPr>
              <w:rPr>
                <w:ins w:id="353" w:author="Madhura Ramojwar" w:date="2021-04-22T16:03:00Z"/>
                <w:rFonts w:cs="Arial"/>
              </w:rPr>
            </w:pPr>
            <w:ins w:id="354" w:author="Madhura Ramojwar" w:date="2021-04-22T16:03:00Z">
              <w:r w:rsidRPr="00FE3FE5">
                <w:rPr>
                  <w:rFonts w:cs="Arial"/>
                </w:rPr>
                <w:t>Patient Programmer Charger</w:t>
              </w:r>
            </w:ins>
          </w:p>
        </w:tc>
        <w:tc>
          <w:tcPr>
            <w:tcW w:w="1327" w:type="pct"/>
          </w:tcPr>
          <w:p w14:paraId="3DF979D7" w14:textId="77777777" w:rsidR="007D5ABC" w:rsidRPr="00FE3FE5" w:rsidRDefault="007D5ABC" w:rsidP="000F2D37">
            <w:pPr>
              <w:pStyle w:val="TableText"/>
              <w:jc w:val="center"/>
              <w:rPr>
                <w:ins w:id="355" w:author="Madhura Ramojwar" w:date="2021-04-22T16:03:00Z"/>
                <w:rFonts w:cs="Arial"/>
                <w:sz w:val="24"/>
                <w:szCs w:val="24"/>
              </w:rPr>
            </w:pPr>
            <w:ins w:id="356" w:author="Madhura Ramojwar" w:date="2021-04-22T16:03:00Z">
              <w:r w:rsidRPr="00FE3FE5">
                <w:rPr>
                  <w:rFonts w:cs="Arial"/>
                  <w:sz w:val="24"/>
                  <w:szCs w:val="24"/>
                </w:rPr>
                <w:t>MN23400-U</w:t>
              </w:r>
            </w:ins>
          </w:p>
        </w:tc>
        <w:tc>
          <w:tcPr>
            <w:tcW w:w="547" w:type="pct"/>
          </w:tcPr>
          <w:p w14:paraId="26C4146F" w14:textId="77777777" w:rsidR="007D5ABC" w:rsidRPr="00FE3FE5" w:rsidRDefault="007D5ABC" w:rsidP="000F2D37">
            <w:pPr>
              <w:pStyle w:val="TableText"/>
              <w:jc w:val="center"/>
              <w:rPr>
                <w:ins w:id="357" w:author="Madhura Ramojwar" w:date="2021-04-22T16:03:00Z"/>
                <w:rFonts w:cs="Arial"/>
                <w:sz w:val="24"/>
                <w:szCs w:val="24"/>
              </w:rPr>
            </w:pPr>
            <w:ins w:id="358" w:author="Madhura Ramojwar" w:date="2021-04-22T16:03:00Z">
              <w:r w:rsidRPr="00FE3FE5">
                <w:rPr>
                  <w:rFonts w:cs="Arial"/>
                  <w:sz w:val="24"/>
                  <w:szCs w:val="24"/>
                </w:rPr>
                <w:t>AIMD</w:t>
              </w:r>
            </w:ins>
          </w:p>
        </w:tc>
        <w:tc>
          <w:tcPr>
            <w:tcW w:w="763" w:type="pct"/>
          </w:tcPr>
          <w:p w14:paraId="4B50AC4F" w14:textId="77777777" w:rsidR="007D5ABC" w:rsidRPr="00FE3FE5" w:rsidRDefault="007D5ABC" w:rsidP="000F2D37">
            <w:pPr>
              <w:pStyle w:val="TableText"/>
              <w:jc w:val="center"/>
              <w:rPr>
                <w:ins w:id="359" w:author="Madhura Ramojwar" w:date="2021-04-22T16:03:00Z"/>
                <w:rFonts w:cs="Arial"/>
                <w:sz w:val="24"/>
                <w:szCs w:val="24"/>
              </w:rPr>
            </w:pPr>
            <w:ins w:id="360" w:author="Madhura Ramojwar" w:date="2021-04-22T16:03:00Z">
              <w:r w:rsidRPr="00FE3FE5">
                <w:rPr>
                  <w:rFonts w:cs="Arial"/>
                  <w:sz w:val="24"/>
                  <w:szCs w:val="24"/>
                </w:rPr>
                <w:t>N/A</w:t>
              </w:r>
            </w:ins>
          </w:p>
        </w:tc>
        <w:tc>
          <w:tcPr>
            <w:tcW w:w="763" w:type="pct"/>
          </w:tcPr>
          <w:p w14:paraId="70EF1F33" w14:textId="77777777" w:rsidR="007D5ABC" w:rsidRPr="00FE3FE5" w:rsidRDefault="007D5ABC" w:rsidP="000F2D37">
            <w:pPr>
              <w:pStyle w:val="TableText"/>
              <w:jc w:val="center"/>
              <w:rPr>
                <w:ins w:id="361" w:author="Madhura Ramojwar" w:date="2021-04-22T16:03:00Z"/>
                <w:rFonts w:cs="Arial"/>
                <w:sz w:val="24"/>
                <w:szCs w:val="24"/>
              </w:rPr>
            </w:pPr>
            <w:ins w:id="362" w:author="Madhura Ramojwar" w:date="2021-04-22T16:03:00Z">
              <w:r w:rsidRPr="00FE3FE5">
                <w:rPr>
                  <w:rFonts w:cs="Arial"/>
                  <w:sz w:val="24"/>
                  <w:szCs w:val="24"/>
                </w:rPr>
                <w:t>N/A</w:t>
              </w:r>
            </w:ins>
          </w:p>
        </w:tc>
      </w:tr>
      <w:tr w:rsidR="007D5ABC" w:rsidRPr="00FE3FE5" w14:paraId="1A672E6B" w14:textId="77777777" w:rsidTr="000F2D37">
        <w:trPr>
          <w:jc w:val="center"/>
          <w:ins w:id="363" w:author="Madhura Ramojwar" w:date="2021-04-22T16:03:00Z"/>
        </w:trPr>
        <w:tc>
          <w:tcPr>
            <w:tcW w:w="1600" w:type="pct"/>
            <w:vAlign w:val="center"/>
          </w:tcPr>
          <w:p w14:paraId="5580C6B0" w14:textId="77777777" w:rsidR="007D5ABC" w:rsidRPr="00FE3FE5" w:rsidRDefault="007D5ABC" w:rsidP="000F2D37">
            <w:pPr>
              <w:rPr>
                <w:ins w:id="364" w:author="Madhura Ramojwar" w:date="2021-04-22T16:03:00Z"/>
                <w:rFonts w:cs="Arial"/>
              </w:rPr>
            </w:pPr>
            <w:ins w:id="365" w:author="Madhura Ramojwar" w:date="2021-04-22T16:03:00Z">
              <w:r w:rsidRPr="00FE3FE5">
                <w:rPr>
                  <w:rFonts w:cs="Arial"/>
                </w:rPr>
                <w:t>Clinical Programmer Carrying Case</w:t>
              </w:r>
            </w:ins>
          </w:p>
        </w:tc>
        <w:tc>
          <w:tcPr>
            <w:tcW w:w="1327" w:type="pct"/>
          </w:tcPr>
          <w:p w14:paraId="48532634" w14:textId="77777777" w:rsidR="007D5ABC" w:rsidRPr="00FE3FE5" w:rsidRDefault="007D5ABC" w:rsidP="000F2D37">
            <w:pPr>
              <w:pStyle w:val="TableText"/>
              <w:jc w:val="center"/>
              <w:rPr>
                <w:ins w:id="366" w:author="Madhura Ramojwar" w:date="2021-04-22T16:03:00Z"/>
                <w:rFonts w:cs="Arial"/>
                <w:sz w:val="24"/>
                <w:szCs w:val="24"/>
              </w:rPr>
            </w:pPr>
            <w:ins w:id="367" w:author="Madhura Ramojwar" w:date="2021-04-22T16:03:00Z">
              <w:r w:rsidRPr="00FE3FE5">
                <w:rPr>
                  <w:rFonts w:cs="Arial"/>
                  <w:sz w:val="24"/>
                  <w:szCs w:val="24"/>
                </w:rPr>
                <w:t>MN23500</w:t>
              </w:r>
            </w:ins>
          </w:p>
        </w:tc>
        <w:tc>
          <w:tcPr>
            <w:tcW w:w="547" w:type="pct"/>
          </w:tcPr>
          <w:p w14:paraId="38ED71AE" w14:textId="77777777" w:rsidR="007D5ABC" w:rsidRPr="00FE3FE5" w:rsidRDefault="007D5ABC" w:rsidP="000F2D37">
            <w:pPr>
              <w:pStyle w:val="TableText"/>
              <w:jc w:val="center"/>
              <w:rPr>
                <w:ins w:id="368" w:author="Madhura Ramojwar" w:date="2021-04-22T16:03:00Z"/>
                <w:rFonts w:cs="Arial"/>
                <w:sz w:val="24"/>
                <w:szCs w:val="24"/>
              </w:rPr>
            </w:pPr>
            <w:ins w:id="369" w:author="Madhura Ramojwar" w:date="2021-04-22T16:03:00Z">
              <w:r w:rsidRPr="00FE3FE5">
                <w:rPr>
                  <w:rFonts w:cs="Arial"/>
                  <w:sz w:val="24"/>
                  <w:szCs w:val="24"/>
                </w:rPr>
                <w:t>AIMD</w:t>
              </w:r>
            </w:ins>
          </w:p>
        </w:tc>
        <w:tc>
          <w:tcPr>
            <w:tcW w:w="763" w:type="pct"/>
          </w:tcPr>
          <w:p w14:paraId="082F036B" w14:textId="77777777" w:rsidR="007D5ABC" w:rsidRPr="00FE3FE5" w:rsidRDefault="007D5ABC" w:rsidP="000F2D37">
            <w:pPr>
              <w:pStyle w:val="TableText"/>
              <w:jc w:val="center"/>
              <w:rPr>
                <w:ins w:id="370" w:author="Madhura Ramojwar" w:date="2021-04-22T16:03:00Z"/>
                <w:rFonts w:cs="Arial"/>
                <w:sz w:val="24"/>
                <w:szCs w:val="24"/>
              </w:rPr>
            </w:pPr>
            <w:ins w:id="371" w:author="Madhura Ramojwar" w:date="2021-04-22T16:03:00Z">
              <w:r w:rsidRPr="00FE3FE5">
                <w:rPr>
                  <w:rFonts w:cs="Arial"/>
                  <w:sz w:val="24"/>
                  <w:szCs w:val="24"/>
                </w:rPr>
                <w:t>N/A</w:t>
              </w:r>
            </w:ins>
          </w:p>
        </w:tc>
        <w:tc>
          <w:tcPr>
            <w:tcW w:w="763" w:type="pct"/>
          </w:tcPr>
          <w:p w14:paraId="0EA2E63B" w14:textId="77777777" w:rsidR="007D5ABC" w:rsidRPr="00FE3FE5" w:rsidRDefault="007D5ABC" w:rsidP="000F2D37">
            <w:pPr>
              <w:pStyle w:val="TableText"/>
              <w:jc w:val="center"/>
              <w:rPr>
                <w:ins w:id="372" w:author="Madhura Ramojwar" w:date="2021-04-22T16:03:00Z"/>
                <w:rFonts w:cs="Arial"/>
                <w:sz w:val="24"/>
                <w:szCs w:val="24"/>
              </w:rPr>
            </w:pPr>
            <w:ins w:id="373" w:author="Madhura Ramojwar" w:date="2021-04-22T16:03:00Z">
              <w:r w:rsidRPr="00FE3FE5">
                <w:rPr>
                  <w:rFonts w:cs="Arial"/>
                  <w:sz w:val="24"/>
                  <w:szCs w:val="24"/>
                </w:rPr>
                <w:t>N/A</w:t>
              </w:r>
            </w:ins>
          </w:p>
        </w:tc>
      </w:tr>
      <w:tr w:rsidR="007D5ABC" w:rsidRPr="00FE3FE5" w14:paraId="0BB89D39" w14:textId="77777777" w:rsidTr="000F2D37">
        <w:trPr>
          <w:jc w:val="center"/>
          <w:ins w:id="374" w:author="Madhura Ramojwar" w:date="2021-04-22T16:03:00Z"/>
        </w:trPr>
        <w:tc>
          <w:tcPr>
            <w:tcW w:w="1600" w:type="pct"/>
            <w:vAlign w:val="center"/>
          </w:tcPr>
          <w:p w14:paraId="036C6F34" w14:textId="77777777" w:rsidR="007D5ABC" w:rsidRPr="00FE3FE5" w:rsidRDefault="007D5ABC" w:rsidP="000F2D37">
            <w:pPr>
              <w:rPr>
                <w:ins w:id="375" w:author="Madhura Ramojwar" w:date="2021-04-22T16:03:00Z"/>
                <w:rFonts w:cs="Arial"/>
              </w:rPr>
            </w:pPr>
            <w:ins w:id="376" w:author="Madhura Ramojwar" w:date="2021-04-22T16:03:00Z">
              <w:r w:rsidRPr="00FE3FE5">
                <w:rPr>
                  <w:rFonts w:cs="Arial"/>
                </w:rPr>
                <w:t>Patient Programmer Carrying Case</w:t>
              </w:r>
            </w:ins>
          </w:p>
        </w:tc>
        <w:tc>
          <w:tcPr>
            <w:tcW w:w="1327" w:type="pct"/>
          </w:tcPr>
          <w:p w14:paraId="71F2D76F" w14:textId="77777777" w:rsidR="007D5ABC" w:rsidRPr="00FE3FE5" w:rsidRDefault="007D5ABC" w:rsidP="000F2D37">
            <w:pPr>
              <w:pStyle w:val="TableText"/>
              <w:jc w:val="center"/>
              <w:rPr>
                <w:ins w:id="377" w:author="Madhura Ramojwar" w:date="2021-04-22T16:03:00Z"/>
                <w:rFonts w:cs="Arial"/>
                <w:sz w:val="24"/>
                <w:szCs w:val="24"/>
              </w:rPr>
            </w:pPr>
            <w:ins w:id="378" w:author="Madhura Ramojwar" w:date="2021-04-22T16:03:00Z">
              <w:r w:rsidRPr="00FE3FE5">
                <w:rPr>
                  <w:rFonts w:cs="Arial"/>
                  <w:sz w:val="24"/>
                  <w:szCs w:val="24"/>
                </w:rPr>
                <w:t>MN23500-S</w:t>
              </w:r>
            </w:ins>
          </w:p>
        </w:tc>
        <w:tc>
          <w:tcPr>
            <w:tcW w:w="547" w:type="pct"/>
          </w:tcPr>
          <w:p w14:paraId="0C3FAA59" w14:textId="77777777" w:rsidR="007D5ABC" w:rsidRPr="00FE3FE5" w:rsidRDefault="007D5ABC" w:rsidP="000F2D37">
            <w:pPr>
              <w:pStyle w:val="TableText"/>
              <w:jc w:val="center"/>
              <w:rPr>
                <w:ins w:id="379" w:author="Madhura Ramojwar" w:date="2021-04-22T16:03:00Z"/>
                <w:rFonts w:cs="Arial"/>
                <w:sz w:val="24"/>
                <w:szCs w:val="24"/>
              </w:rPr>
            </w:pPr>
            <w:ins w:id="380" w:author="Madhura Ramojwar" w:date="2021-04-22T16:03:00Z">
              <w:r w:rsidRPr="00FE3FE5">
                <w:rPr>
                  <w:rFonts w:cs="Arial"/>
                  <w:sz w:val="24"/>
                  <w:szCs w:val="24"/>
                </w:rPr>
                <w:t>AIMD</w:t>
              </w:r>
            </w:ins>
          </w:p>
        </w:tc>
        <w:tc>
          <w:tcPr>
            <w:tcW w:w="763" w:type="pct"/>
          </w:tcPr>
          <w:p w14:paraId="0176D6E7" w14:textId="77777777" w:rsidR="007D5ABC" w:rsidRPr="00FE3FE5" w:rsidRDefault="007D5ABC" w:rsidP="000F2D37">
            <w:pPr>
              <w:pStyle w:val="TableText"/>
              <w:jc w:val="center"/>
              <w:rPr>
                <w:ins w:id="381" w:author="Madhura Ramojwar" w:date="2021-04-22T16:03:00Z"/>
                <w:rFonts w:cs="Arial"/>
                <w:sz w:val="24"/>
                <w:szCs w:val="24"/>
              </w:rPr>
            </w:pPr>
            <w:ins w:id="382" w:author="Madhura Ramojwar" w:date="2021-04-22T16:03:00Z">
              <w:r w:rsidRPr="00FE3FE5">
                <w:rPr>
                  <w:rFonts w:cs="Arial"/>
                  <w:sz w:val="24"/>
                  <w:szCs w:val="24"/>
                </w:rPr>
                <w:t>N/A</w:t>
              </w:r>
            </w:ins>
          </w:p>
        </w:tc>
        <w:tc>
          <w:tcPr>
            <w:tcW w:w="763" w:type="pct"/>
          </w:tcPr>
          <w:p w14:paraId="471F02BB" w14:textId="77777777" w:rsidR="007D5ABC" w:rsidRPr="00FE3FE5" w:rsidRDefault="007D5ABC" w:rsidP="000F2D37">
            <w:pPr>
              <w:pStyle w:val="TableText"/>
              <w:jc w:val="center"/>
              <w:rPr>
                <w:ins w:id="383" w:author="Madhura Ramojwar" w:date="2021-04-22T16:03:00Z"/>
                <w:rFonts w:cs="Arial"/>
                <w:sz w:val="24"/>
                <w:szCs w:val="24"/>
              </w:rPr>
            </w:pPr>
            <w:ins w:id="384" w:author="Madhura Ramojwar" w:date="2021-04-22T16:03:00Z">
              <w:r w:rsidRPr="00FE3FE5">
                <w:rPr>
                  <w:rFonts w:cs="Arial"/>
                  <w:sz w:val="24"/>
                  <w:szCs w:val="24"/>
                </w:rPr>
                <w:t>N/A</w:t>
              </w:r>
            </w:ins>
          </w:p>
        </w:tc>
      </w:tr>
      <w:tr w:rsidR="007D5ABC" w:rsidRPr="00FE3FE5" w14:paraId="3E654A85" w14:textId="77777777" w:rsidTr="000F2D37">
        <w:trPr>
          <w:jc w:val="center"/>
          <w:ins w:id="385" w:author="Madhura Ramojwar" w:date="2021-04-22T16:03:00Z"/>
        </w:trPr>
        <w:tc>
          <w:tcPr>
            <w:tcW w:w="5000" w:type="pct"/>
            <w:gridSpan w:val="5"/>
            <w:shd w:val="clear" w:color="auto" w:fill="F2F2F2" w:themeFill="background1" w:themeFillShade="F2"/>
          </w:tcPr>
          <w:p w14:paraId="4474581E" w14:textId="77777777" w:rsidR="007D5ABC" w:rsidRPr="00FE3FE5" w:rsidRDefault="007D5ABC" w:rsidP="000F2D37">
            <w:pPr>
              <w:pStyle w:val="TableText"/>
              <w:rPr>
                <w:ins w:id="386" w:author="Madhura Ramojwar" w:date="2021-04-22T16:03:00Z"/>
                <w:rFonts w:cs="Arial"/>
                <w:b/>
                <w:sz w:val="24"/>
                <w:szCs w:val="24"/>
              </w:rPr>
            </w:pPr>
            <w:ins w:id="387" w:author="Madhura Ramojwar" w:date="2021-04-22T16:03:00Z">
              <w:r w:rsidRPr="00FE3FE5">
                <w:rPr>
                  <w:rFonts w:cs="Arial"/>
                  <w:b/>
                  <w:sz w:val="24"/>
                  <w:szCs w:val="24"/>
                </w:rPr>
                <w:t>Leads &amp; Lead Accessories</w:t>
              </w:r>
            </w:ins>
          </w:p>
        </w:tc>
      </w:tr>
      <w:tr w:rsidR="007D5ABC" w:rsidRPr="00FE3FE5" w14:paraId="3BC82DE2" w14:textId="77777777" w:rsidTr="000F2D37">
        <w:trPr>
          <w:jc w:val="center"/>
          <w:ins w:id="388" w:author="Madhura Ramojwar" w:date="2021-04-22T16:03:00Z"/>
        </w:trPr>
        <w:tc>
          <w:tcPr>
            <w:tcW w:w="1600" w:type="pct"/>
          </w:tcPr>
          <w:p w14:paraId="4EE89F11" w14:textId="77777777" w:rsidR="007D5ABC" w:rsidRPr="00FE3FE5" w:rsidRDefault="007D5ABC" w:rsidP="000F2D37">
            <w:pPr>
              <w:pStyle w:val="TableText"/>
              <w:rPr>
                <w:ins w:id="389" w:author="Madhura Ramojwar" w:date="2021-04-22T16:03:00Z"/>
                <w:rFonts w:cs="Arial"/>
                <w:sz w:val="24"/>
                <w:szCs w:val="24"/>
              </w:rPr>
            </w:pPr>
            <w:ins w:id="390" w:author="Madhura Ramojwar" w:date="2021-04-22T16:03:00Z">
              <w:r w:rsidRPr="00FE3FE5">
                <w:rPr>
                  <w:rFonts w:cs="Arial"/>
                  <w:sz w:val="24"/>
                  <w:szCs w:val="24"/>
                </w:rPr>
                <w:t xml:space="preserve">Implantable </w:t>
              </w:r>
              <w:proofErr w:type="spellStart"/>
              <w:r w:rsidRPr="00FE3FE5">
                <w:rPr>
                  <w:rFonts w:cs="Arial"/>
                  <w:sz w:val="24"/>
                  <w:szCs w:val="24"/>
                </w:rPr>
                <w:t>SlimTip</w:t>
              </w:r>
              <w:proofErr w:type="spellEnd"/>
              <w:r w:rsidRPr="00FE3FE5">
                <w:rPr>
                  <w:rFonts w:cs="Arial"/>
                  <w:sz w:val="24"/>
                  <w:szCs w:val="24"/>
                </w:rPr>
                <w:t xml:space="preserve"> Lead, 50cm and 90cm*</w:t>
              </w:r>
            </w:ins>
          </w:p>
        </w:tc>
        <w:tc>
          <w:tcPr>
            <w:tcW w:w="1327" w:type="pct"/>
          </w:tcPr>
          <w:p w14:paraId="4D2B2558" w14:textId="77777777" w:rsidR="007D5ABC" w:rsidRPr="00FE3FE5" w:rsidRDefault="007D5ABC" w:rsidP="000F2D37">
            <w:pPr>
              <w:pStyle w:val="TableText"/>
              <w:jc w:val="center"/>
              <w:rPr>
                <w:ins w:id="391" w:author="Madhura Ramojwar" w:date="2021-04-22T16:03:00Z"/>
                <w:rFonts w:cs="Arial"/>
                <w:sz w:val="24"/>
                <w:szCs w:val="24"/>
              </w:rPr>
            </w:pPr>
            <w:ins w:id="392" w:author="Madhura Ramojwar" w:date="2021-04-22T16:03:00Z">
              <w:r w:rsidRPr="00FE3FE5">
                <w:rPr>
                  <w:rFonts w:cs="Arial"/>
                  <w:sz w:val="24"/>
                  <w:szCs w:val="24"/>
                </w:rPr>
                <w:t>MN20450-50A, MN20450-90A</w:t>
              </w:r>
            </w:ins>
          </w:p>
        </w:tc>
        <w:tc>
          <w:tcPr>
            <w:tcW w:w="547" w:type="pct"/>
          </w:tcPr>
          <w:p w14:paraId="0B447677" w14:textId="77777777" w:rsidR="007D5ABC" w:rsidRPr="00FE3FE5" w:rsidRDefault="007D5ABC" w:rsidP="000F2D37">
            <w:pPr>
              <w:pStyle w:val="TableText"/>
              <w:jc w:val="center"/>
              <w:rPr>
                <w:ins w:id="393" w:author="Madhura Ramojwar" w:date="2021-04-22T16:03:00Z"/>
                <w:rFonts w:cs="Arial"/>
                <w:sz w:val="24"/>
                <w:szCs w:val="24"/>
              </w:rPr>
            </w:pPr>
            <w:ins w:id="394" w:author="Madhura Ramojwar" w:date="2021-04-22T16:03:00Z">
              <w:r w:rsidRPr="00FE3FE5">
                <w:rPr>
                  <w:rFonts w:cs="Arial"/>
                  <w:sz w:val="24"/>
                  <w:szCs w:val="24"/>
                </w:rPr>
                <w:t>AIMD</w:t>
              </w:r>
            </w:ins>
          </w:p>
        </w:tc>
        <w:tc>
          <w:tcPr>
            <w:tcW w:w="763" w:type="pct"/>
          </w:tcPr>
          <w:p w14:paraId="5C81705F" w14:textId="77777777" w:rsidR="007D5ABC" w:rsidRPr="00FE3FE5" w:rsidRDefault="007D5ABC" w:rsidP="000F2D37">
            <w:pPr>
              <w:pStyle w:val="TableText"/>
              <w:jc w:val="center"/>
              <w:rPr>
                <w:ins w:id="395" w:author="Madhura Ramojwar" w:date="2021-04-22T16:03:00Z"/>
                <w:rFonts w:cs="Arial"/>
                <w:sz w:val="24"/>
                <w:szCs w:val="24"/>
              </w:rPr>
            </w:pPr>
            <w:ins w:id="396" w:author="Madhura Ramojwar" w:date="2021-04-22T16:03:00Z">
              <w:r w:rsidRPr="00FE3FE5">
                <w:rPr>
                  <w:rFonts w:cs="Arial"/>
                  <w:sz w:val="24"/>
                  <w:szCs w:val="24"/>
                </w:rPr>
                <w:t>N/A</w:t>
              </w:r>
            </w:ins>
          </w:p>
        </w:tc>
        <w:tc>
          <w:tcPr>
            <w:tcW w:w="763" w:type="pct"/>
          </w:tcPr>
          <w:p w14:paraId="6CC0CEBE" w14:textId="77777777" w:rsidR="007D5ABC" w:rsidRPr="00FE3FE5" w:rsidRDefault="007D5ABC" w:rsidP="000F2D37">
            <w:pPr>
              <w:pStyle w:val="TableText"/>
              <w:jc w:val="center"/>
              <w:rPr>
                <w:ins w:id="397" w:author="Madhura Ramojwar" w:date="2021-04-22T16:03:00Z"/>
                <w:rFonts w:cs="Arial"/>
                <w:sz w:val="24"/>
                <w:szCs w:val="24"/>
              </w:rPr>
            </w:pPr>
            <w:ins w:id="398" w:author="Madhura Ramojwar" w:date="2021-04-22T16:03:00Z">
              <w:r w:rsidRPr="00FE3FE5">
                <w:rPr>
                  <w:rFonts w:cs="Arial"/>
                  <w:sz w:val="24"/>
                  <w:szCs w:val="24"/>
                </w:rPr>
                <w:t>N/A</w:t>
              </w:r>
            </w:ins>
          </w:p>
        </w:tc>
      </w:tr>
      <w:tr w:rsidR="007D5ABC" w:rsidRPr="00FE3FE5" w14:paraId="419E6610" w14:textId="77777777" w:rsidTr="000F2D37">
        <w:trPr>
          <w:jc w:val="center"/>
          <w:ins w:id="399" w:author="Madhura Ramojwar" w:date="2021-04-22T16:03:00Z"/>
        </w:trPr>
        <w:tc>
          <w:tcPr>
            <w:tcW w:w="1600" w:type="pct"/>
          </w:tcPr>
          <w:p w14:paraId="09950F72" w14:textId="77777777" w:rsidR="007D5ABC" w:rsidRPr="00FE3FE5" w:rsidRDefault="007D5ABC" w:rsidP="000F2D37">
            <w:pPr>
              <w:pStyle w:val="TableText"/>
              <w:rPr>
                <w:ins w:id="400" w:author="Madhura Ramojwar" w:date="2021-04-22T16:03:00Z"/>
                <w:rFonts w:cs="Arial"/>
                <w:sz w:val="24"/>
                <w:szCs w:val="24"/>
              </w:rPr>
            </w:pPr>
            <w:ins w:id="401" w:author="Madhura Ramojwar" w:date="2021-04-22T16:03:00Z">
              <w:r w:rsidRPr="00FE3FE5">
                <w:rPr>
                  <w:rFonts w:cs="Arial"/>
                  <w:sz w:val="24"/>
                  <w:szCs w:val="24"/>
                </w:rPr>
                <w:t>Lead Extension Kit*</w:t>
              </w:r>
            </w:ins>
          </w:p>
        </w:tc>
        <w:tc>
          <w:tcPr>
            <w:tcW w:w="1327" w:type="pct"/>
          </w:tcPr>
          <w:p w14:paraId="367E41CF" w14:textId="77777777" w:rsidR="007D5ABC" w:rsidRPr="00FE3FE5" w:rsidRDefault="007D5ABC" w:rsidP="000F2D37">
            <w:pPr>
              <w:pStyle w:val="Default"/>
              <w:jc w:val="center"/>
              <w:rPr>
                <w:ins w:id="402" w:author="Madhura Ramojwar" w:date="2021-04-22T16:03:00Z"/>
                <w:color w:val="auto"/>
              </w:rPr>
            </w:pPr>
            <w:ins w:id="403" w:author="Madhura Ramojwar" w:date="2021-04-22T16:03:00Z">
              <w:r w:rsidRPr="00FE3FE5">
                <w:t>MN20550-50</w:t>
              </w:r>
            </w:ins>
          </w:p>
        </w:tc>
        <w:tc>
          <w:tcPr>
            <w:tcW w:w="547" w:type="pct"/>
          </w:tcPr>
          <w:p w14:paraId="24AF8149" w14:textId="77777777" w:rsidR="007D5ABC" w:rsidRPr="00FE3FE5" w:rsidRDefault="007D5ABC" w:rsidP="000F2D37">
            <w:pPr>
              <w:pStyle w:val="Default"/>
              <w:jc w:val="center"/>
              <w:rPr>
                <w:ins w:id="404" w:author="Madhura Ramojwar" w:date="2021-04-22T16:03:00Z"/>
              </w:rPr>
            </w:pPr>
            <w:ins w:id="405" w:author="Madhura Ramojwar" w:date="2021-04-22T16:03:00Z">
              <w:r w:rsidRPr="00FE3FE5">
                <w:t>AIMD</w:t>
              </w:r>
            </w:ins>
          </w:p>
        </w:tc>
        <w:tc>
          <w:tcPr>
            <w:tcW w:w="763" w:type="pct"/>
          </w:tcPr>
          <w:p w14:paraId="7BFF9440" w14:textId="77777777" w:rsidR="007D5ABC" w:rsidRPr="00FE3FE5" w:rsidRDefault="007D5ABC" w:rsidP="000F2D37">
            <w:pPr>
              <w:pStyle w:val="Default"/>
              <w:jc w:val="center"/>
              <w:rPr>
                <w:ins w:id="406" w:author="Madhura Ramojwar" w:date="2021-04-22T16:03:00Z"/>
              </w:rPr>
            </w:pPr>
            <w:ins w:id="407" w:author="Madhura Ramojwar" w:date="2021-04-22T16:03:00Z">
              <w:r w:rsidRPr="00FE3FE5">
                <w:t>N/A</w:t>
              </w:r>
            </w:ins>
          </w:p>
        </w:tc>
        <w:tc>
          <w:tcPr>
            <w:tcW w:w="763" w:type="pct"/>
          </w:tcPr>
          <w:p w14:paraId="16E74713" w14:textId="77777777" w:rsidR="007D5ABC" w:rsidRPr="00FE3FE5" w:rsidRDefault="007D5ABC" w:rsidP="000F2D37">
            <w:pPr>
              <w:pStyle w:val="Default"/>
              <w:jc w:val="center"/>
              <w:rPr>
                <w:ins w:id="408" w:author="Madhura Ramojwar" w:date="2021-04-22T16:03:00Z"/>
              </w:rPr>
            </w:pPr>
            <w:ins w:id="409" w:author="Madhura Ramojwar" w:date="2021-04-22T16:03:00Z">
              <w:r w:rsidRPr="00FE3FE5">
                <w:t>N/A</w:t>
              </w:r>
            </w:ins>
          </w:p>
        </w:tc>
      </w:tr>
      <w:tr w:rsidR="007D5ABC" w:rsidRPr="00FE3FE5" w14:paraId="2BDCCF32" w14:textId="77777777" w:rsidTr="000F2D37">
        <w:trPr>
          <w:jc w:val="center"/>
          <w:ins w:id="410" w:author="Madhura Ramojwar" w:date="2021-04-22T16:03:00Z"/>
        </w:trPr>
        <w:tc>
          <w:tcPr>
            <w:tcW w:w="1600" w:type="pct"/>
          </w:tcPr>
          <w:p w14:paraId="74BE5C8F" w14:textId="77777777" w:rsidR="007D5ABC" w:rsidRPr="00FE3FE5" w:rsidRDefault="007D5ABC" w:rsidP="000F2D37">
            <w:pPr>
              <w:pStyle w:val="TableText"/>
              <w:rPr>
                <w:ins w:id="411" w:author="Madhura Ramojwar" w:date="2021-04-22T16:03:00Z"/>
                <w:rFonts w:cs="Arial"/>
                <w:sz w:val="24"/>
                <w:szCs w:val="24"/>
              </w:rPr>
            </w:pPr>
            <w:ins w:id="412" w:author="Madhura Ramojwar" w:date="2021-04-22T16:03:00Z">
              <w:r w:rsidRPr="00FE3FE5">
                <w:rPr>
                  <w:rFonts w:cs="Arial"/>
                  <w:sz w:val="24"/>
                  <w:szCs w:val="24"/>
                </w:rPr>
                <w:t>22cm Small Curve Delivery Sheath Kit*</w:t>
              </w:r>
            </w:ins>
          </w:p>
        </w:tc>
        <w:tc>
          <w:tcPr>
            <w:tcW w:w="1327" w:type="pct"/>
          </w:tcPr>
          <w:p w14:paraId="45F1D79B" w14:textId="77777777" w:rsidR="007D5ABC" w:rsidRPr="00FE3FE5" w:rsidRDefault="007D5ABC" w:rsidP="000F2D37">
            <w:pPr>
              <w:pStyle w:val="Default"/>
              <w:jc w:val="center"/>
              <w:rPr>
                <w:ins w:id="413" w:author="Madhura Ramojwar" w:date="2021-04-22T16:03:00Z"/>
              </w:rPr>
            </w:pPr>
            <w:ins w:id="414" w:author="Madhura Ramojwar" w:date="2021-04-22T16:03:00Z">
              <w:r w:rsidRPr="00FE3FE5">
                <w:t>MN22150</w:t>
              </w:r>
            </w:ins>
          </w:p>
        </w:tc>
        <w:tc>
          <w:tcPr>
            <w:tcW w:w="547" w:type="pct"/>
          </w:tcPr>
          <w:p w14:paraId="69E9204F" w14:textId="77777777" w:rsidR="007D5ABC" w:rsidRPr="00FE3FE5" w:rsidRDefault="007D5ABC" w:rsidP="000F2D37">
            <w:pPr>
              <w:pStyle w:val="Default"/>
              <w:jc w:val="center"/>
              <w:rPr>
                <w:ins w:id="415" w:author="Madhura Ramojwar" w:date="2021-04-22T16:03:00Z"/>
              </w:rPr>
            </w:pPr>
            <w:ins w:id="416" w:author="Madhura Ramojwar" w:date="2021-04-22T16:03:00Z">
              <w:r w:rsidRPr="00FE3FE5">
                <w:t>AIMD</w:t>
              </w:r>
            </w:ins>
          </w:p>
        </w:tc>
        <w:tc>
          <w:tcPr>
            <w:tcW w:w="763" w:type="pct"/>
          </w:tcPr>
          <w:p w14:paraId="2F897016" w14:textId="77777777" w:rsidR="007D5ABC" w:rsidRPr="00FE3FE5" w:rsidRDefault="007D5ABC" w:rsidP="000F2D37">
            <w:pPr>
              <w:pStyle w:val="Default"/>
              <w:jc w:val="center"/>
              <w:rPr>
                <w:ins w:id="417" w:author="Madhura Ramojwar" w:date="2021-04-22T16:03:00Z"/>
              </w:rPr>
            </w:pPr>
            <w:ins w:id="418" w:author="Madhura Ramojwar" w:date="2021-04-22T16:03:00Z">
              <w:r w:rsidRPr="00FE3FE5">
                <w:t>N/A</w:t>
              </w:r>
            </w:ins>
          </w:p>
        </w:tc>
        <w:tc>
          <w:tcPr>
            <w:tcW w:w="763" w:type="pct"/>
          </w:tcPr>
          <w:p w14:paraId="469DB95C" w14:textId="77777777" w:rsidR="007D5ABC" w:rsidRPr="00FE3FE5" w:rsidRDefault="007D5ABC" w:rsidP="000F2D37">
            <w:pPr>
              <w:pStyle w:val="Default"/>
              <w:jc w:val="center"/>
              <w:rPr>
                <w:ins w:id="419" w:author="Madhura Ramojwar" w:date="2021-04-22T16:03:00Z"/>
              </w:rPr>
            </w:pPr>
            <w:ins w:id="420" w:author="Madhura Ramojwar" w:date="2021-04-22T16:03:00Z">
              <w:r w:rsidRPr="00FE3FE5">
                <w:t>N/A</w:t>
              </w:r>
            </w:ins>
          </w:p>
        </w:tc>
      </w:tr>
      <w:tr w:rsidR="007D5ABC" w:rsidRPr="00FE3FE5" w14:paraId="761AC419" w14:textId="77777777" w:rsidTr="000F2D37">
        <w:trPr>
          <w:jc w:val="center"/>
          <w:ins w:id="421" w:author="Madhura Ramojwar" w:date="2021-04-22T16:03:00Z"/>
        </w:trPr>
        <w:tc>
          <w:tcPr>
            <w:tcW w:w="1600" w:type="pct"/>
          </w:tcPr>
          <w:p w14:paraId="510583A9" w14:textId="77777777" w:rsidR="007D5ABC" w:rsidRPr="00FE3FE5" w:rsidRDefault="007D5ABC" w:rsidP="000F2D37">
            <w:pPr>
              <w:pStyle w:val="TableText"/>
              <w:rPr>
                <w:ins w:id="422" w:author="Madhura Ramojwar" w:date="2021-04-22T16:03:00Z"/>
                <w:rFonts w:cs="Arial"/>
                <w:sz w:val="24"/>
                <w:szCs w:val="24"/>
              </w:rPr>
            </w:pPr>
            <w:ins w:id="423" w:author="Madhura Ramojwar" w:date="2021-04-22T16:03:00Z">
              <w:r w:rsidRPr="00FE3FE5">
                <w:rPr>
                  <w:rFonts w:cs="Arial"/>
                  <w:sz w:val="24"/>
                  <w:szCs w:val="24"/>
                </w:rPr>
                <w:t>22cm</w:t>
              </w:r>
              <w:r w:rsidRPr="00FE3FE5">
                <w:rPr>
                  <w:rFonts w:cs="Arial"/>
                  <w:spacing w:val="-5"/>
                  <w:sz w:val="24"/>
                  <w:szCs w:val="24"/>
                </w:rPr>
                <w:t xml:space="preserve"> </w:t>
              </w:r>
              <w:r w:rsidRPr="00FE3FE5">
                <w:rPr>
                  <w:rFonts w:cs="Arial"/>
                  <w:spacing w:val="-1"/>
                  <w:sz w:val="24"/>
                  <w:szCs w:val="24"/>
                </w:rPr>
                <w:t>Big</w:t>
              </w:r>
              <w:r w:rsidRPr="00FE3FE5">
                <w:rPr>
                  <w:rFonts w:cs="Arial"/>
                  <w:spacing w:val="-7"/>
                  <w:sz w:val="24"/>
                  <w:szCs w:val="24"/>
                </w:rPr>
                <w:t xml:space="preserve"> </w:t>
              </w:r>
              <w:r w:rsidRPr="00FE3FE5">
                <w:rPr>
                  <w:rFonts w:cs="Arial"/>
                  <w:sz w:val="24"/>
                  <w:szCs w:val="24"/>
                </w:rPr>
                <w:t>Curve</w:t>
              </w:r>
              <w:r w:rsidRPr="00FE3FE5">
                <w:rPr>
                  <w:rFonts w:cs="Arial"/>
                  <w:spacing w:val="-8"/>
                  <w:sz w:val="24"/>
                  <w:szCs w:val="24"/>
                </w:rPr>
                <w:t xml:space="preserve"> </w:t>
              </w:r>
              <w:r w:rsidRPr="00FE3FE5">
                <w:rPr>
                  <w:rFonts w:cs="Arial"/>
                  <w:sz w:val="24"/>
                  <w:szCs w:val="24"/>
                </w:rPr>
                <w:t>Delivery Sheath</w:t>
              </w:r>
              <w:r w:rsidRPr="00FE3FE5">
                <w:rPr>
                  <w:rFonts w:cs="Arial"/>
                  <w:spacing w:val="-9"/>
                  <w:sz w:val="24"/>
                  <w:szCs w:val="24"/>
                </w:rPr>
                <w:t xml:space="preserve"> </w:t>
              </w:r>
              <w:r w:rsidRPr="00FE3FE5">
                <w:rPr>
                  <w:rFonts w:cs="Arial"/>
                  <w:sz w:val="24"/>
                  <w:szCs w:val="24"/>
                </w:rPr>
                <w:t>Kit*</w:t>
              </w:r>
            </w:ins>
          </w:p>
        </w:tc>
        <w:tc>
          <w:tcPr>
            <w:tcW w:w="1327" w:type="pct"/>
          </w:tcPr>
          <w:p w14:paraId="5B98C3B5" w14:textId="77777777" w:rsidR="007D5ABC" w:rsidRPr="00FE3FE5" w:rsidRDefault="007D5ABC" w:rsidP="000F2D37">
            <w:pPr>
              <w:pStyle w:val="Default"/>
              <w:jc w:val="center"/>
              <w:rPr>
                <w:ins w:id="424" w:author="Madhura Ramojwar" w:date="2021-04-22T16:03:00Z"/>
              </w:rPr>
            </w:pPr>
            <w:ins w:id="425" w:author="Madhura Ramojwar" w:date="2021-04-22T16:03:00Z">
              <w:r w:rsidRPr="00FE3FE5">
                <w:t>MN23650</w:t>
              </w:r>
            </w:ins>
          </w:p>
        </w:tc>
        <w:tc>
          <w:tcPr>
            <w:tcW w:w="547" w:type="pct"/>
          </w:tcPr>
          <w:p w14:paraId="0E98E461" w14:textId="77777777" w:rsidR="007D5ABC" w:rsidRPr="00FE3FE5" w:rsidRDefault="007D5ABC" w:rsidP="000F2D37">
            <w:pPr>
              <w:pStyle w:val="Default"/>
              <w:jc w:val="center"/>
              <w:rPr>
                <w:ins w:id="426" w:author="Madhura Ramojwar" w:date="2021-04-22T16:03:00Z"/>
              </w:rPr>
            </w:pPr>
            <w:ins w:id="427" w:author="Madhura Ramojwar" w:date="2021-04-22T16:03:00Z">
              <w:r w:rsidRPr="00FE3FE5">
                <w:t>AIMD</w:t>
              </w:r>
            </w:ins>
          </w:p>
        </w:tc>
        <w:tc>
          <w:tcPr>
            <w:tcW w:w="763" w:type="pct"/>
          </w:tcPr>
          <w:p w14:paraId="1A7E06C0" w14:textId="77777777" w:rsidR="007D5ABC" w:rsidRPr="00FE3FE5" w:rsidRDefault="007D5ABC" w:rsidP="000F2D37">
            <w:pPr>
              <w:pStyle w:val="Default"/>
              <w:jc w:val="center"/>
              <w:rPr>
                <w:ins w:id="428" w:author="Madhura Ramojwar" w:date="2021-04-22T16:03:00Z"/>
              </w:rPr>
            </w:pPr>
            <w:ins w:id="429" w:author="Madhura Ramojwar" w:date="2021-04-22T16:03:00Z">
              <w:r w:rsidRPr="00FE3FE5">
                <w:t>N/A</w:t>
              </w:r>
            </w:ins>
          </w:p>
        </w:tc>
        <w:tc>
          <w:tcPr>
            <w:tcW w:w="763" w:type="pct"/>
          </w:tcPr>
          <w:p w14:paraId="6FD5BF5A" w14:textId="77777777" w:rsidR="007D5ABC" w:rsidRPr="00FE3FE5" w:rsidRDefault="007D5ABC" w:rsidP="000F2D37">
            <w:pPr>
              <w:pStyle w:val="Default"/>
              <w:jc w:val="center"/>
              <w:rPr>
                <w:ins w:id="430" w:author="Madhura Ramojwar" w:date="2021-04-22T16:03:00Z"/>
              </w:rPr>
            </w:pPr>
            <w:ins w:id="431" w:author="Madhura Ramojwar" w:date="2021-04-22T16:03:00Z">
              <w:r w:rsidRPr="00FE3FE5">
                <w:t>N/A</w:t>
              </w:r>
            </w:ins>
          </w:p>
        </w:tc>
      </w:tr>
      <w:tr w:rsidR="007D5ABC" w:rsidRPr="00FE3FE5" w14:paraId="4FB673F9" w14:textId="77777777" w:rsidTr="000F2D37">
        <w:trPr>
          <w:jc w:val="center"/>
          <w:ins w:id="432" w:author="Madhura Ramojwar" w:date="2021-04-22T16:03:00Z"/>
        </w:trPr>
        <w:tc>
          <w:tcPr>
            <w:tcW w:w="1600" w:type="pct"/>
          </w:tcPr>
          <w:p w14:paraId="7BE1DC34" w14:textId="77777777" w:rsidR="007D5ABC" w:rsidRPr="00FE3FE5" w:rsidRDefault="007D5ABC" w:rsidP="000F2D37">
            <w:pPr>
              <w:pStyle w:val="TableText"/>
              <w:rPr>
                <w:ins w:id="433" w:author="Madhura Ramojwar" w:date="2021-04-22T16:03:00Z"/>
                <w:rFonts w:cs="Arial"/>
                <w:sz w:val="24"/>
                <w:szCs w:val="24"/>
              </w:rPr>
            </w:pPr>
            <w:ins w:id="434" w:author="Madhura Ramojwar" w:date="2021-04-22T16:03:00Z">
              <w:r w:rsidRPr="00FE3FE5">
                <w:rPr>
                  <w:rFonts w:cs="Arial"/>
                  <w:sz w:val="24"/>
                  <w:szCs w:val="24"/>
                </w:rPr>
                <w:t>Curved Needle*</w:t>
              </w:r>
            </w:ins>
          </w:p>
        </w:tc>
        <w:tc>
          <w:tcPr>
            <w:tcW w:w="1327" w:type="pct"/>
          </w:tcPr>
          <w:p w14:paraId="22C9B11A" w14:textId="77777777" w:rsidR="007D5ABC" w:rsidRPr="00FE3FE5" w:rsidRDefault="007D5ABC" w:rsidP="000F2D37">
            <w:pPr>
              <w:pStyle w:val="Default"/>
              <w:jc w:val="center"/>
              <w:rPr>
                <w:ins w:id="435" w:author="Madhura Ramojwar" w:date="2021-04-22T16:03:00Z"/>
              </w:rPr>
            </w:pPr>
            <w:ins w:id="436" w:author="Madhura Ramojwar" w:date="2021-04-22T16:03:00Z">
              <w:r w:rsidRPr="00FE3FE5">
                <w:t>MN24000</w:t>
              </w:r>
            </w:ins>
          </w:p>
        </w:tc>
        <w:tc>
          <w:tcPr>
            <w:tcW w:w="547" w:type="pct"/>
          </w:tcPr>
          <w:p w14:paraId="2E9BEFD0" w14:textId="77777777" w:rsidR="007D5ABC" w:rsidRPr="00FE3FE5" w:rsidRDefault="007D5ABC" w:rsidP="000F2D37">
            <w:pPr>
              <w:pStyle w:val="Default"/>
              <w:jc w:val="center"/>
              <w:rPr>
                <w:ins w:id="437" w:author="Madhura Ramojwar" w:date="2021-04-22T16:03:00Z"/>
              </w:rPr>
            </w:pPr>
            <w:ins w:id="438" w:author="Madhura Ramojwar" w:date="2021-04-22T16:03:00Z">
              <w:r w:rsidRPr="00FE3FE5">
                <w:t>AIMD</w:t>
              </w:r>
            </w:ins>
          </w:p>
        </w:tc>
        <w:tc>
          <w:tcPr>
            <w:tcW w:w="763" w:type="pct"/>
          </w:tcPr>
          <w:p w14:paraId="2F4BCF56" w14:textId="77777777" w:rsidR="007D5ABC" w:rsidRPr="00FE3FE5" w:rsidRDefault="007D5ABC" w:rsidP="000F2D37">
            <w:pPr>
              <w:pStyle w:val="Default"/>
              <w:jc w:val="center"/>
              <w:rPr>
                <w:ins w:id="439" w:author="Madhura Ramojwar" w:date="2021-04-22T16:03:00Z"/>
              </w:rPr>
            </w:pPr>
            <w:ins w:id="440" w:author="Madhura Ramojwar" w:date="2021-04-22T16:03:00Z">
              <w:r w:rsidRPr="00FE3FE5">
                <w:t>N/A</w:t>
              </w:r>
            </w:ins>
          </w:p>
        </w:tc>
        <w:tc>
          <w:tcPr>
            <w:tcW w:w="763" w:type="pct"/>
          </w:tcPr>
          <w:p w14:paraId="0A5DE8BE" w14:textId="77777777" w:rsidR="007D5ABC" w:rsidRPr="00FE3FE5" w:rsidRDefault="007D5ABC" w:rsidP="000F2D37">
            <w:pPr>
              <w:pStyle w:val="Default"/>
              <w:jc w:val="center"/>
              <w:rPr>
                <w:ins w:id="441" w:author="Madhura Ramojwar" w:date="2021-04-22T16:03:00Z"/>
              </w:rPr>
            </w:pPr>
            <w:ins w:id="442" w:author="Madhura Ramojwar" w:date="2021-04-22T16:03:00Z">
              <w:r w:rsidRPr="00FE3FE5">
                <w:t>N/A</w:t>
              </w:r>
            </w:ins>
          </w:p>
        </w:tc>
      </w:tr>
      <w:tr w:rsidR="007D5ABC" w:rsidRPr="00FE3FE5" w14:paraId="5C3B27AA" w14:textId="77777777" w:rsidTr="000F2D37">
        <w:trPr>
          <w:jc w:val="center"/>
          <w:ins w:id="443" w:author="Madhura Ramojwar" w:date="2021-04-22T16:03:00Z"/>
        </w:trPr>
        <w:tc>
          <w:tcPr>
            <w:tcW w:w="1600" w:type="pct"/>
          </w:tcPr>
          <w:p w14:paraId="258C0514" w14:textId="77777777" w:rsidR="007D5ABC" w:rsidRPr="00FE3FE5" w:rsidRDefault="007D5ABC" w:rsidP="000F2D37">
            <w:pPr>
              <w:pStyle w:val="TableText"/>
              <w:rPr>
                <w:ins w:id="444" w:author="Madhura Ramojwar" w:date="2021-04-22T16:03:00Z"/>
                <w:rFonts w:cs="Arial"/>
                <w:sz w:val="24"/>
                <w:szCs w:val="24"/>
              </w:rPr>
            </w:pPr>
            <w:ins w:id="445" w:author="Madhura Ramojwar" w:date="2021-04-22T16:03:00Z">
              <w:r w:rsidRPr="00FE3FE5">
                <w:rPr>
                  <w:rFonts w:cs="Arial"/>
                  <w:sz w:val="24"/>
                  <w:szCs w:val="24"/>
                </w:rPr>
                <w:t>DRG Lead Accessories Kit*</w:t>
              </w:r>
            </w:ins>
          </w:p>
        </w:tc>
        <w:tc>
          <w:tcPr>
            <w:tcW w:w="1327" w:type="pct"/>
          </w:tcPr>
          <w:p w14:paraId="07ABA025" w14:textId="77777777" w:rsidR="007D5ABC" w:rsidRPr="00FE3FE5" w:rsidRDefault="007D5ABC" w:rsidP="000F2D37">
            <w:pPr>
              <w:pStyle w:val="Default"/>
              <w:jc w:val="center"/>
              <w:rPr>
                <w:ins w:id="446" w:author="Madhura Ramojwar" w:date="2021-04-22T16:03:00Z"/>
              </w:rPr>
            </w:pPr>
            <w:ins w:id="447" w:author="Madhura Ramojwar" w:date="2021-04-22T16:03:00Z">
              <w:r w:rsidRPr="00FE3FE5">
                <w:t>MN22050</w:t>
              </w:r>
            </w:ins>
          </w:p>
        </w:tc>
        <w:tc>
          <w:tcPr>
            <w:tcW w:w="547" w:type="pct"/>
          </w:tcPr>
          <w:p w14:paraId="5E2B50AE" w14:textId="77777777" w:rsidR="007D5ABC" w:rsidRPr="00FE3FE5" w:rsidRDefault="007D5ABC" w:rsidP="000F2D37">
            <w:pPr>
              <w:pStyle w:val="Default"/>
              <w:jc w:val="center"/>
              <w:rPr>
                <w:ins w:id="448" w:author="Madhura Ramojwar" w:date="2021-04-22T16:03:00Z"/>
              </w:rPr>
            </w:pPr>
            <w:ins w:id="449" w:author="Madhura Ramojwar" w:date="2021-04-22T16:03:00Z">
              <w:r w:rsidRPr="00FE3FE5">
                <w:t>AIMD</w:t>
              </w:r>
            </w:ins>
          </w:p>
        </w:tc>
        <w:tc>
          <w:tcPr>
            <w:tcW w:w="763" w:type="pct"/>
          </w:tcPr>
          <w:p w14:paraId="3EC3079E" w14:textId="77777777" w:rsidR="007D5ABC" w:rsidRPr="00FE3FE5" w:rsidRDefault="007D5ABC" w:rsidP="000F2D37">
            <w:pPr>
              <w:pStyle w:val="Default"/>
              <w:jc w:val="center"/>
              <w:rPr>
                <w:ins w:id="450" w:author="Madhura Ramojwar" w:date="2021-04-22T16:03:00Z"/>
              </w:rPr>
            </w:pPr>
            <w:ins w:id="451" w:author="Madhura Ramojwar" w:date="2021-04-22T16:03:00Z">
              <w:r w:rsidRPr="00FE3FE5">
                <w:t>N/A</w:t>
              </w:r>
            </w:ins>
          </w:p>
        </w:tc>
        <w:tc>
          <w:tcPr>
            <w:tcW w:w="763" w:type="pct"/>
          </w:tcPr>
          <w:p w14:paraId="5B07FB29" w14:textId="77777777" w:rsidR="007D5ABC" w:rsidRPr="00FE3FE5" w:rsidRDefault="007D5ABC" w:rsidP="000F2D37">
            <w:pPr>
              <w:pStyle w:val="Default"/>
              <w:jc w:val="center"/>
              <w:rPr>
                <w:ins w:id="452" w:author="Madhura Ramojwar" w:date="2021-04-22T16:03:00Z"/>
              </w:rPr>
            </w:pPr>
            <w:ins w:id="453" w:author="Madhura Ramojwar" w:date="2021-04-22T16:03:00Z">
              <w:r w:rsidRPr="00FE3FE5">
                <w:t>N/A</w:t>
              </w:r>
            </w:ins>
          </w:p>
        </w:tc>
      </w:tr>
      <w:tr w:rsidR="007D5ABC" w:rsidRPr="00FE3FE5" w14:paraId="63DE7318" w14:textId="77777777" w:rsidTr="000F2D37">
        <w:trPr>
          <w:jc w:val="center"/>
          <w:ins w:id="454" w:author="Madhura Ramojwar" w:date="2021-04-22T16:03:00Z"/>
        </w:trPr>
        <w:tc>
          <w:tcPr>
            <w:tcW w:w="1600" w:type="pct"/>
            <w:vAlign w:val="center"/>
          </w:tcPr>
          <w:p w14:paraId="646D8171" w14:textId="77777777" w:rsidR="007D5ABC" w:rsidRPr="00FE3FE5" w:rsidRDefault="007D5ABC" w:rsidP="000F2D37">
            <w:pPr>
              <w:pStyle w:val="TableText"/>
              <w:rPr>
                <w:ins w:id="455" w:author="Madhura Ramojwar" w:date="2021-04-22T16:03:00Z"/>
                <w:rFonts w:cs="Arial"/>
                <w:sz w:val="24"/>
                <w:szCs w:val="24"/>
              </w:rPr>
            </w:pPr>
            <w:ins w:id="456" w:author="Madhura Ramojwar" w:date="2021-04-22T16:03:00Z">
              <w:r w:rsidRPr="00FE3FE5">
                <w:rPr>
                  <w:rFonts w:cs="Arial"/>
                  <w:sz w:val="24"/>
                  <w:szCs w:val="24"/>
                </w:rPr>
                <w:t>DRG Connector Cable Kit*</w:t>
              </w:r>
            </w:ins>
          </w:p>
        </w:tc>
        <w:tc>
          <w:tcPr>
            <w:tcW w:w="1327" w:type="pct"/>
          </w:tcPr>
          <w:p w14:paraId="580BC057" w14:textId="77777777" w:rsidR="007D5ABC" w:rsidRPr="00FE3FE5" w:rsidRDefault="007D5ABC" w:rsidP="000F2D37">
            <w:pPr>
              <w:pStyle w:val="Default"/>
              <w:jc w:val="center"/>
              <w:rPr>
                <w:ins w:id="457" w:author="Madhura Ramojwar" w:date="2021-04-22T16:03:00Z"/>
              </w:rPr>
            </w:pPr>
            <w:ins w:id="458" w:author="Madhura Ramojwar" w:date="2021-04-22T16:03:00Z">
              <w:r w:rsidRPr="00FE3FE5">
                <w:t>MN21350</w:t>
              </w:r>
            </w:ins>
          </w:p>
        </w:tc>
        <w:tc>
          <w:tcPr>
            <w:tcW w:w="547" w:type="pct"/>
          </w:tcPr>
          <w:p w14:paraId="55DE9FD9" w14:textId="77777777" w:rsidR="007D5ABC" w:rsidRPr="00FE3FE5" w:rsidRDefault="007D5ABC" w:rsidP="000F2D37">
            <w:pPr>
              <w:pStyle w:val="Default"/>
              <w:jc w:val="center"/>
              <w:rPr>
                <w:ins w:id="459" w:author="Madhura Ramojwar" w:date="2021-04-22T16:03:00Z"/>
              </w:rPr>
            </w:pPr>
            <w:ins w:id="460" w:author="Madhura Ramojwar" w:date="2021-04-22T16:03:00Z">
              <w:r w:rsidRPr="00FE3FE5">
                <w:t>AIMD</w:t>
              </w:r>
            </w:ins>
          </w:p>
        </w:tc>
        <w:tc>
          <w:tcPr>
            <w:tcW w:w="763" w:type="pct"/>
          </w:tcPr>
          <w:p w14:paraId="58A7244B" w14:textId="77777777" w:rsidR="007D5ABC" w:rsidRPr="00FE3FE5" w:rsidRDefault="007D5ABC" w:rsidP="000F2D37">
            <w:pPr>
              <w:pStyle w:val="Default"/>
              <w:jc w:val="center"/>
              <w:rPr>
                <w:ins w:id="461" w:author="Madhura Ramojwar" w:date="2021-04-22T16:03:00Z"/>
              </w:rPr>
            </w:pPr>
            <w:ins w:id="462" w:author="Madhura Ramojwar" w:date="2021-04-22T16:03:00Z">
              <w:r w:rsidRPr="00FE3FE5">
                <w:t>N/A</w:t>
              </w:r>
            </w:ins>
          </w:p>
        </w:tc>
        <w:tc>
          <w:tcPr>
            <w:tcW w:w="763" w:type="pct"/>
          </w:tcPr>
          <w:p w14:paraId="1F2830A2" w14:textId="77777777" w:rsidR="007D5ABC" w:rsidRPr="00FE3FE5" w:rsidRDefault="007D5ABC" w:rsidP="000F2D37">
            <w:pPr>
              <w:pStyle w:val="Default"/>
              <w:jc w:val="center"/>
              <w:rPr>
                <w:ins w:id="463" w:author="Madhura Ramojwar" w:date="2021-04-22T16:03:00Z"/>
              </w:rPr>
            </w:pPr>
            <w:ins w:id="464" w:author="Madhura Ramojwar" w:date="2021-04-22T16:03:00Z">
              <w:r w:rsidRPr="00FE3FE5">
                <w:t>N/A</w:t>
              </w:r>
            </w:ins>
          </w:p>
        </w:tc>
      </w:tr>
    </w:tbl>
    <w:p w14:paraId="67F23B0E" w14:textId="77777777" w:rsidR="007D5ABC" w:rsidRPr="00FE3FE5" w:rsidRDefault="007D5ABC" w:rsidP="007D5ABC">
      <w:pPr>
        <w:rPr>
          <w:ins w:id="465" w:author="Madhura Ramojwar" w:date="2021-04-22T16:03:00Z"/>
          <w:rFonts w:cs="Arial"/>
        </w:rPr>
      </w:pPr>
      <w:ins w:id="466" w:author="Madhura Ramojwar" w:date="2021-04-22T16:03:00Z">
        <w:r w:rsidRPr="00FE3FE5">
          <w:rPr>
            <w:rFonts w:cs="Arial"/>
          </w:rPr>
          <w:t xml:space="preserve">*These models were exclusively used with the Axium Neuromodulation System until 2016, when Proclaim DRG was initially released for market distribution. Between 2016 and 2018, their usage </w:t>
        </w:r>
        <w:proofErr w:type="gramStart"/>
        <w:r w:rsidRPr="00FE3FE5">
          <w:rPr>
            <w:rFonts w:cs="Arial"/>
          </w:rPr>
          <w:t>have</w:t>
        </w:r>
        <w:proofErr w:type="gramEnd"/>
        <w:r w:rsidRPr="00FE3FE5">
          <w:rPr>
            <w:rFonts w:cs="Arial"/>
          </w:rPr>
          <w:t xml:space="preserve"> been with Proclaim DRG and Axium Systems. Axium devices manufactured by Spinal Modulation ceased being manufactured in December 2017. These models are covered in the Proclaim DRG CER 90222654 where their usage after 2016 is surveilled. </w:t>
        </w:r>
      </w:ins>
    </w:p>
    <w:p w14:paraId="52D07209" w14:textId="77777777" w:rsidR="007D5ABC" w:rsidRPr="00FE3FE5" w:rsidRDefault="007D5ABC" w:rsidP="007D5ABC">
      <w:pPr>
        <w:rPr>
          <w:ins w:id="467" w:author="Madhura Ramojwar" w:date="2021-04-22T16:03:00Z"/>
          <w:rFonts w:cs="Arial"/>
          <w:b/>
        </w:rPr>
      </w:pPr>
      <w:bookmarkStart w:id="468" w:name="_Ref37231493"/>
      <w:bookmarkStart w:id="469" w:name="_Toc38877978"/>
    </w:p>
    <w:p w14:paraId="21B396F7" w14:textId="77777777" w:rsidR="007D5ABC" w:rsidRPr="00FE3FE5" w:rsidRDefault="007D5ABC" w:rsidP="007D5ABC">
      <w:pPr>
        <w:pStyle w:val="TableHeader"/>
        <w:rPr>
          <w:ins w:id="470" w:author="Madhura Ramojwar" w:date="2021-04-22T16:03:00Z"/>
          <w:rFonts w:cs="Arial"/>
          <w:sz w:val="24"/>
          <w:szCs w:val="24"/>
        </w:rPr>
      </w:pPr>
      <w:bookmarkStart w:id="471" w:name="_Ref40096662"/>
      <w:bookmarkStart w:id="472" w:name="_Toc41489746"/>
      <w:ins w:id="473" w:author="Madhura Ramojwar" w:date="2021-04-22T16:03:00Z">
        <w:r w:rsidRPr="00FE3FE5">
          <w:rPr>
            <w:rFonts w:cs="Arial"/>
            <w:sz w:val="24"/>
            <w:szCs w:val="24"/>
          </w:rPr>
          <w:t xml:space="preserve">Table </w:t>
        </w:r>
        <w:r w:rsidRPr="00FE3FE5">
          <w:rPr>
            <w:rFonts w:cs="Arial"/>
            <w:noProof/>
            <w:sz w:val="24"/>
            <w:szCs w:val="24"/>
          </w:rPr>
          <w:fldChar w:fldCharType="begin"/>
        </w:r>
        <w:r w:rsidRPr="00FE3FE5">
          <w:rPr>
            <w:rFonts w:cs="Arial"/>
            <w:noProof/>
            <w:sz w:val="24"/>
            <w:szCs w:val="24"/>
          </w:rPr>
          <w:instrText xml:space="preserve"> SEQ Table \* ARABIC </w:instrText>
        </w:r>
        <w:r w:rsidRPr="00FE3FE5">
          <w:rPr>
            <w:rFonts w:cs="Arial"/>
            <w:noProof/>
            <w:sz w:val="24"/>
            <w:szCs w:val="24"/>
          </w:rPr>
          <w:fldChar w:fldCharType="separate"/>
        </w:r>
        <w:r w:rsidRPr="00FE3FE5">
          <w:rPr>
            <w:rFonts w:cs="Arial"/>
            <w:noProof/>
            <w:sz w:val="24"/>
            <w:szCs w:val="24"/>
          </w:rPr>
          <w:t>2</w:t>
        </w:r>
        <w:r w:rsidRPr="00FE3FE5">
          <w:rPr>
            <w:rFonts w:cs="Arial"/>
            <w:noProof/>
            <w:sz w:val="24"/>
            <w:szCs w:val="24"/>
          </w:rPr>
          <w:fldChar w:fldCharType="end"/>
        </w:r>
        <w:bookmarkEnd w:id="468"/>
        <w:bookmarkEnd w:id="471"/>
        <w:r w:rsidRPr="00FE3FE5">
          <w:rPr>
            <w:rFonts w:cs="Arial"/>
            <w:noProof/>
            <w:sz w:val="24"/>
            <w:szCs w:val="24"/>
          </w:rPr>
          <w:t>:</w:t>
        </w:r>
        <w:r w:rsidRPr="00FE3FE5">
          <w:rPr>
            <w:rFonts w:cs="Arial"/>
            <w:sz w:val="24"/>
            <w:szCs w:val="24"/>
          </w:rPr>
          <w:t xml:space="preserve"> Axium Products (Rationalized from EU)</w:t>
        </w:r>
        <w:bookmarkEnd w:id="469"/>
        <w:bookmarkEnd w:id="472"/>
      </w:ins>
    </w:p>
    <w:tbl>
      <w:tblPr>
        <w:tblW w:w="26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5"/>
        <w:gridCol w:w="2344"/>
      </w:tblGrid>
      <w:tr w:rsidR="007D5ABC" w:rsidRPr="00FE3FE5" w14:paraId="110F7C87" w14:textId="77777777" w:rsidTr="000F2D37">
        <w:trPr>
          <w:tblHeader/>
          <w:jc w:val="center"/>
          <w:ins w:id="474" w:author="Madhura Ramojwar" w:date="2021-04-22T16:03:00Z"/>
        </w:trPr>
        <w:tc>
          <w:tcPr>
            <w:tcW w:w="2825" w:type="pct"/>
            <w:shd w:val="clear" w:color="auto" w:fill="F2F2F2" w:themeFill="background1" w:themeFillShade="F2"/>
          </w:tcPr>
          <w:p w14:paraId="01B35774" w14:textId="77777777" w:rsidR="007D5ABC" w:rsidRPr="00FE3FE5" w:rsidRDefault="007D5ABC" w:rsidP="000F2D37">
            <w:pPr>
              <w:pStyle w:val="TableText"/>
              <w:jc w:val="center"/>
              <w:rPr>
                <w:ins w:id="475" w:author="Madhura Ramojwar" w:date="2021-04-22T16:03:00Z"/>
                <w:rFonts w:cs="Arial"/>
                <w:b/>
                <w:sz w:val="24"/>
                <w:szCs w:val="24"/>
              </w:rPr>
            </w:pPr>
            <w:ins w:id="476" w:author="Madhura Ramojwar" w:date="2021-04-22T16:03:00Z">
              <w:r w:rsidRPr="00FE3FE5">
                <w:rPr>
                  <w:rFonts w:cs="Arial"/>
                  <w:b/>
                  <w:sz w:val="24"/>
                  <w:szCs w:val="24"/>
                </w:rPr>
                <w:t>Device Name</w:t>
              </w:r>
            </w:ins>
          </w:p>
        </w:tc>
        <w:tc>
          <w:tcPr>
            <w:tcW w:w="2175" w:type="pct"/>
            <w:shd w:val="clear" w:color="auto" w:fill="F2F2F2" w:themeFill="background1" w:themeFillShade="F2"/>
          </w:tcPr>
          <w:p w14:paraId="582EA8D3" w14:textId="77777777" w:rsidR="007D5ABC" w:rsidRPr="00FE3FE5" w:rsidRDefault="007D5ABC" w:rsidP="000F2D37">
            <w:pPr>
              <w:pStyle w:val="TableText"/>
              <w:jc w:val="center"/>
              <w:rPr>
                <w:ins w:id="477" w:author="Madhura Ramojwar" w:date="2021-04-22T16:03:00Z"/>
                <w:rFonts w:cs="Arial"/>
                <w:b/>
                <w:sz w:val="24"/>
                <w:szCs w:val="24"/>
              </w:rPr>
            </w:pPr>
            <w:ins w:id="478" w:author="Madhura Ramojwar" w:date="2021-04-22T16:03:00Z">
              <w:r w:rsidRPr="00FE3FE5">
                <w:rPr>
                  <w:rFonts w:cs="Arial"/>
                  <w:b/>
                  <w:sz w:val="24"/>
                  <w:szCs w:val="24"/>
                </w:rPr>
                <w:t>Models**</w:t>
              </w:r>
            </w:ins>
          </w:p>
        </w:tc>
      </w:tr>
      <w:tr w:rsidR="007D5ABC" w:rsidRPr="00FE3FE5" w14:paraId="2FBE01E6" w14:textId="77777777" w:rsidTr="000F2D37">
        <w:trPr>
          <w:jc w:val="center"/>
          <w:ins w:id="479" w:author="Madhura Ramojwar" w:date="2021-04-22T16:03:00Z"/>
        </w:trPr>
        <w:tc>
          <w:tcPr>
            <w:tcW w:w="5000" w:type="pct"/>
            <w:gridSpan w:val="2"/>
            <w:shd w:val="clear" w:color="auto" w:fill="F2F2F2" w:themeFill="background1" w:themeFillShade="F2"/>
          </w:tcPr>
          <w:p w14:paraId="1A28F14E" w14:textId="77777777" w:rsidR="007D5ABC" w:rsidRPr="00FE3FE5" w:rsidRDefault="007D5ABC" w:rsidP="000F2D37">
            <w:pPr>
              <w:pStyle w:val="TableText"/>
              <w:rPr>
                <w:ins w:id="480" w:author="Madhura Ramojwar" w:date="2021-04-22T16:03:00Z"/>
                <w:rFonts w:cs="Arial"/>
                <w:b/>
                <w:sz w:val="24"/>
                <w:szCs w:val="24"/>
              </w:rPr>
            </w:pPr>
            <w:bookmarkStart w:id="481" w:name="_Hlk30773963"/>
            <w:ins w:id="482" w:author="Madhura Ramojwar" w:date="2021-04-22T16:03:00Z">
              <w:r w:rsidRPr="00FE3FE5">
                <w:rPr>
                  <w:rFonts w:cs="Arial"/>
                  <w:b/>
                  <w:sz w:val="24"/>
                  <w:szCs w:val="24"/>
                </w:rPr>
                <w:t>IPG and EPG</w:t>
              </w:r>
            </w:ins>
          </w:p>
        </w:tc>
      </w:tr>
      <w:tr w:rsidR="007D5ABC" w:rsidRPr="00FE3FE5" w14:paraId="546CDDE4" w14:textId="77777777" w:rsidTr="000F2D37">
        <w:trPr>
          <w:jc w:val="center"/>
          <w:ins w:id="483" w:author="Madhura Ramojwar" w:date="2021-04-22T16:03:00Z"/>
        </w:trPr>
        <w:tc>
          <w:tcPr>
            <w:tcW w:w="2825" w:type="pct"/>
          </w:tcPr>
          <w:p w14:paraId="275B8FC0" w14:textId="77777777" w:rsidR="007D5ABC" w:rsidRPr="00FE3FE5" w:rsidRDefault="007D5ABC" w:rsidP="000F2D37">
            <w:pPr>
              <w:pStyle w:val="TableText"/>
              <w:rPr>
                <w:ins w:id="484" w:author="Madhura Ramojwar" w:date="2021-04-22T16:03:00Z"/>
                <w:rFonts w:cs="Arial"/>
                <w:sz w:val="24"/>
                <w:szCs w:val="24"/>
              </w:rPr>
            </w:pPr>
            <w:ins w:id="485" w:author="Madhura Ramojwar" w:date="2021-04-22T16:03:00Z">
              <w:r w:rsidRPr="00FE3FE5">
                <w:rPr>
                  <w:rFonts w:cs="Arial"/>
                  <w:sz w:val="24"/>
                  <w:szCs w:val="24"/>
                </w:rPr>
                <w:t>Implantable Neurostimulator</w:t>
              </w:r>
            </w:ins>
          </w:p>
        </w:tc>
        <w:tc>
          <w:tcPr>
            <w:tcW w:w="2175" w:type="pct"/>
          </w:tcPr>
          <w:p w14:paraId="7EA67F41" w14:textId="77777777" w:rsidR="007D5ABC" w:rsidRPr="00FE3FE5" w:rsidRDefault="007D5ABC" w:rsidP="000F2D37">
            <w:pPr>
              <w:pStyle w:val="TableText"/>
              <w:ind w:left="-110"/>
              <w:jc w:val="center"/>
              <w:rPr>
                <w:ins w:id="486" w:author="Madhura Ramojwar" w:date="2021-04-22T16:03:00Z"/>
                <w:rFonts w:cs="Arial"/>
                <w:sz w:val="24"/>
                <w:szCs w:val="24"/>
              </w:rPr>
            </w:pPr>
            <w:bookmarkStart w:id="487" w:name="_Hlk29823171"/>
            <w:ins w:id="488" w:author="Madhura Ramojwar" w:date="2021-04-22T16:03:00Z">
              <w:r w:rsidRPr="00FE3FE5">
                <w:rPr>
                  <w:rFonts w:cs="Arial"/>
                  <w:sz w:val="24"/>
                  <w:szCs w:val="24"/>
                </w:rPr>
                <w:t>MN20200</w:t>
              </w:r>
              <w:bookmarkEnd w:id="487"/>
            </w:ins>
          </w:p>
        </w:tc>
      </w:tr>
      <w:tr w:rsidR="007D5ABC" w:rsidRPr="00FE3FE5" w14:paraId="2393AFED" w14:textId="77777777" w:rsidTr="000F2D37">
        <w:trPr>
          <w:jc w:val="center"/>
          <w:ins w:id="489" w:author="Madhura Ramojwar" w:date="2021-04-22T16:03:00Z"/>
        </w:trPr>
        <w:tc>
          <w:tcPr>
            <w:tcW w:w="2825" w:type="pct"/>
          </w:tcPr>
          <w:p w14:paraId="6F8968A4" w14:textId="77777777" w:rsidR="007D5ABC" w:rsidRPr="00FE3FE5" w:rsidRDefault="007D5ABC" w:rsidP="000F2D37">
            <w:pPr>
              <w:pStyle w:val="TableText"/>
              <w:rPr>
                <w:ins w:id="490" w:author="Madhura Ramojwar" w:date="2021-04-22T16:03:00Z"/>
                <w:rFonts w:cs="Arial"/>
                <w:sz w:val="24"/>
                <w:szCs w:val="24"/>
              </w:rPr>
            </w:pPr>
            <w:ins w:id="491" w:author="Madhura Ramojwar" w:date="2021-04-22T16:03:00Z">
              <w:r w:rsidRPr="00FE3FE5">
                <w:rPr>
                  <w:rFonts w:cs="Arial"/>
                  <w:sz w:val="24"/>
                  <w:szCs w:val="24"/>
                </w:rPr>
                <w:lastRenderedPageBreak/>
                <w:t>Trial Neurostimulator</w:t>
              </w:r>
            </w:ins>
          </w:p>
        </w:tc>
        <w:tc>
          <w:tcPr>
            <w:tcW w:w="2175" w:type="pct"/>
          </w:tcPr>
          <w:p w14:paraId="05803C3D" w14:textId="77777777" w:rsidR="007D5ABC" w:rsidRPr="00FE3FE5" w:rsidRDefault="007D5ABC" w:rsidP="000F2D37">
            <w:pPr>
              <w:pStyle w:val="Default"/>
              <w:jc w:val="center"/>
              <w:rPr>
                <w:ins w:id="492" w:author="Madhura Ramojwar" w:date="2021-04-22T16:03:00Z"/>
                <w:color w:val="auto"/>
              </w:rPr>
            </w:pPr>
            <w:ins w:id="493" w:author="Madhura Ramojwar" w:date="2021-04-22T16:03:00Z">
              <w:r w:rsidRPr="00FE3FE5">
                <w:rPr>
                  <w:color w:val="auto"/>
                </w:rPr>
                <w:t>MN20100</w:t>
              </w:r>
            </w:ins>
          </w:p>
        </w:tc>
      </w:tr>
      <w:tr w:rsidR="007D5ABC" w:rsidRPr="00FE3FE5" w14:paraId="2F4834ED" w14:textId="77777777" w:rsidTr="000F2D37">
        <w:trPr>
          <w:jc w:val="center"/>
          <w:ins w:id="494" w:author="Madhura Ramojwar" w:date="2021-04-22T16:03:00Z"/>
        </w:trPr>
        <w:tc>
          <w:tcPr>
            <w:tcW w:w="5000" w:type="pct"/>
            <w:gridSpan w:val="2"/>
            <w:shd w:val="clear" w:color="auto" w:fill="F2F2F2" w:themeFill="background1" w:themeFillShade="F2"/>
          </w:tcPr>
          <w:p w14:paraId="73D0E0AD" w14:textId="77777777" w:rsidR="007D5ABC" w:rsidRPr="00FE3FE5" w:rsidRDefault="007D5ABC" w:rsidP="000F2D37">
            <w:pPr>
              <w:pStyle w:val="TableText"/>
              <w:rPr>
                <w:ins w:id="495" w:author="Madhura Ramojwar" w:date="2021-04-22T16:03:00Z"/>
                <w:rFonts w:cs="Arial"/>
                <w:sz w:val="24"/>
                <w:szCs w:val="24"/>
              </w:rPr>
            </w:pPr>
            <w:ins w:id="496" w:author="Madhura Ramojwar" w:date="2021-04-22T16:03:00Z">
              <w:r w:rsidRPr="00FE3FE5">
                <w:rPr>
                  <w:rFonts w:cs="Arial"/>
                  <w:b/>
                  <w:sz w:val="24"/>
                  <w:szCs w:val="24"/>
                </w:rPr>
                <w:t>Leads &amp; Lead Accessories</w:t>
              </w:r>
            </w:ins>
          </w:p>
        </w:tc>
      </w:tr>
      <w:tr w:rsidR="007D5ABC" w:rsidRPr="00FE3FE5" w14:paraId="5FDF6CB4" w14:textId="77777777" w:rsidTr="000F2D37">
        <w:trPr>
          <w:jc w:val="center"/>
          <w:ins w:id="497" w:author="Madhura Ramojwar" w:date="2021-04-22T16:03:00Z"/>
        </w:trPr>
        <w:tc>
          <w:tcPr>
            <w:tcW w:w="2825" w:type="pct"/>
            <w:vAlign w:val="center"/>
          </w:tcPr>
          <w:p w14:paraId="0023271E" w14:textId="77777777" w:rsidR="007D5ABC" w:rsidRPr="00FE3FE5" w:rsidRDefault="007D5ABC" w:rsidP="000F2D37">
            <w:pPr>
              <w:rPr>
                <w:ins w:id="498" w:author="Madhura Ramojwar" w:date="2021-04-22T16:03:00Z"/>
                <w:rFonts w:cs="Arial"/>
              </w:rPr>
            </w:pPr>
            <w:ins w:id="499" w:author="Madhura Ramojwar" w:date="2021-04-22T16:03:00Z">
              <w:r w:rsidRPr="00FE3FE5">
                <w:rPr>
                  <w:rFonts w:cs="Arial"/>
                </w:rPr>
                <w:t>Implantable Lead (ball tip), 50cm and 90cm</w:t>
              </w:r>
            </w:ins>
          </w:p>
        </w:tc>
        <w:tc>
          <w:tcPr>
            <w:tcW w:w="2175" w:type="pct"/>
            <w:vAlign w:val="center"/>
          </w:tcPr>
          <w:p w14:paraId="5FA05428" w14:textId="77777777" w:rsidR="007D5ABC" w:rsidRPr="00FE3FE5" w:rsidRDefault="007D5ABC" w:rsidP="000F2D37">
            <w:pPr>
              <w:pStyle w:val="TableParagraph"/>
              <w:jc w:val="center"/>
              <w:rPr>
                <w:ins w:id="500" w:author="Madhura Ramojwar" w:date="2021-04-22T16:03:00Z"/>
                <w:rFonts w:ascii="Arial" w:hAnsi="Arial" w:cs="Arial"/>
              </w:rPr>
            </w:pPr>
            <w:ins w:id="501" w:author="Madhura Ramojwar" w:date="2021-04-22T16:03:00Z">
              <w:r w:rsidRPr="00FE3FE5">
                <w:rPr>
                  <w:rFonts w:ascii="Arial" w:hAnsi="Arial" w:cs="Arial"/>
                </w:rPr>
                <w:t>MN20450-50</w:t>
              </w:r>
            </w:ins>
          </w:p>
          <w:p w14:paraId="24C96D75" w14:textId="77777777" w:rsidR="007D5ABC" w:rsidRPr="00FE3FE5" w:rsidRDefault="007D5ABC" w:rsidP="000F2D37">
            <w:pPr>
              <w:pStyle w:val="TableParagraph"/>
              <w:jc w:val="center"/>
              <w:rPr>
                <w:ins w:id="502" w:author="Madhura Ramojwar" w:date="2021-04-22T16:03:00Z"/>
                <w:rFonts w:ascii="Arial" w:hAnsi="Arial" w:cs="Arial"/>
              </w:rPr>
            </w:pPr>
            <w:ins w:id="503" w:author="Madhura Ramojwar" w:date="2021-04-22T16:03:00Z">
              <w:r w:rsidRPr="00FE3FE5">
                <w:rPr>
                  <w:rFonts w:ascii="Arial" w:hAnsi="Arial" w:cs="Arial"/>
                </w:rPr>
                <w:t>MN20450-90</w:t>
              </w:r>
            </w:ins>
          </w:p>
          <w:p w14:paraId="5E78EB15" w14:textId="77777777" w:rsidR="007D5ABC" w:rsidRPr="00FE3FE5" w:rsidRDefault="007D5ABC" w:rsidP="000F2D37">
            <w:pPr>
              <w:pStyle w:val="TableParagraph"/>
              <w:jc w:val="center"/>
              <w:rPr>
                <w:ins w:id="504" w:author="Madhura Ramojwar" w:date="2021-04-22T16:03:00Z"/>
                <w:rFonts w:ascii="Arial" w:hAnsi="Arial" w:cs="Arial"/>
              </w:rPr>
            </w:pPr>
          </w:p>
        </w:tc>
      </w:tr>
      <w:tr w:rsidR="007D5ABC" w:rsidRPr="00FE3FE5" w14:paraId="7B128EC6" w14:textId="77777777" w:rsidTr="000F2D37">
        <w:trPr>
          <w:jc w:val="center"/>
          <w:ins w:id="505" w:author="Madhura Ramojwar" w:date="2021-04-22T16:03:00Z"/>
        </w:trPr>
        <w:tc>
          <w:tcPr>
            <w:tcW w:w="2825" w:type="pct"/>
          </w:tcPr>
          <w:p w14:paraId="195A1AB2" w14:textId="77777777" w:rsidR="007D5ABC" w:rsidRPr="00FE3FE5" w:rsidRDefault="007D5ABC" w:rsidP="000F2D37">
            <w:pPr>
              <w:jc w:val="center"/>
              <w:rPr>
                <w:ins w:id="506" w:author="Madhura Ramojwar" w:date="2021-04-22T16:03:00Z"/>
                <w:rFonts w:cs="Arial"/>
              </w:rPr>
            </w:pPr>
            <w:ins w:id="507" w:author="Madhura Ramojwar" w:date="2021-04-22T16:03:00Z">
              <w:r w:rsidRPr="00FE3FE5">
                <w:rPr>
                  <w:rFonts w:cs="Arial"/>
                </w:rPr>
                <w:t>Trial Lead (ball tip), 50cm and 90cm</w:t>
              </w:r>
            </w:ins>
          </w:p>
        </w:tc>
        <w:tc>
          <w:tcPr>
            <w:tcW w:w="2175" w:type="pct"/>
            <w:vAlign w:val="center"/>
          </w:tcPr>
          <w:p w14:paraId="30BEE852" w14:textId="77777777" w:rsidR="007D5ABC" w:rsidRPr="00FE3FE5" w:rsidRDefault="007D5ABC" w:rsidP="000F2D37">
            <w:pPr>
              <w:pStyle w:val="TableParagraph"/>
              <w:jc w:val="center"/>
              <w:rPr>
                <w:ins w:id="508" w:author="Madhura Ramojwar" w:date="2021-04-22T16:03:00Z"/>
                <w:rFonts w:ascii="Arial" w:hAnsi="Arial" w:cs="Arial"/>
              </w:rPr>
            </w:pPr>
            <w:ins w:id="509" w:author="Madhura Ramojwar" w:date="2021-04-22T16:03:00Z">
              <w:r w:rsidRPr="00FE3FE5">
                <w:rPr>
                  <w:rFonts w:ascii="Arial" w:hAnsi="Arial" w:cs="Arial"/>
                </w:rPr>
                <w:t>MN20350-50</w:t>
              </w:r>
            </w:ins>
          </w:p>
          <w:p w14:paraId="26E35A79" w14:textId="77777777" w:rsidR="007D5ABC" w:rsidRPr="00FE3FE5" w:rsidRDefault="007D5ABC" w:rsidP="000F2D37">
            <w:pPr>
              <w:pStyle w:val="TableParagraph"/>
              <w:ind w:left="49" w:right="522"/>
              <w:jc w:val="center"/>
              <w:rPr>
                <w:ins w:id="510" w:author="Madhura Ramojwar" w:date="2021-04-22T16:03:00Z"/>
                <w:rFonts w:ascii="Arial" w:hAnsi="Arial" w:cs="Arial"/>
              </w:rPr>
            </w:pPr>
            <w:ins w:id="511" w:author="Madhura Ramojwar" w:date="2021-04-22T16:03:00Z">
              <w:r w:rsidRPr="00FE3FE5">
                <w:rPr>
                  <w:rFonts w:ascii="Arial" w:hAnsi="Arial" w:cs="Arial"/>
                </w:rPr>
                <w:t>MN20350-90</w:t>
              </w:r>
            </w:ins>
          </w:p>
        </w:tc>
      </w:tr>
      <w:tr w:rsidR="007D5ABC" w:rsidRPr="00FE3FE5" w14:paraId="25E4FB7B" w14:textId="77777777" w:rsidTr="000F2D37">
        <w:trPr>
          <w:jc w:val="center"/>
          <w:ins w:id="512" w:author="Madhura Ramojwar" w:date="2021-04-22T16:03:00Z"/>
        </w:trPr>
        <w:tc>
          <w:tcPr>
            <w:tcW w:w="2825" w:type="pct"/>
            <w:vAlign w:val="center"/>
          </w:tcPr>
          <w:p w14:paraId="11FC3253" w14:textId="77777777" w:rsidR="007D5ABC" w:rsidRPr="00FE3FE5" w:rsidRDefault="007D5ABC" w:rsidP="000F2D37">
            <w:pPr>
              <w:jc w:val="center"/>
              <w:rPr>
                <w:ins w:id="513" w:author="Madhura Ramojwar" w:date="2021-04-22T16:03:00Z"/>
                <w:rFonts w:cs="Arial"/>
              </w:rPr>
            </w:pPr>
            <w:ins w:id="514" w:author="Madhura Ramojwar" w:date="2021-04-22T16:03:00Z">
              <w:r w:rsidRPr="00FE3FE5">
                <w:rPr>
                  <w:rFonts w:cs="Arial"/>
                </w:rPr>
                <w:t xml:space="preserve">Trial </w:t>
              </w:r>
              <w:proofErr w:type="spellStart"/>
              <w:r w:rsidRPr="00FE3FE5">
                <w:rPr>
                  <w:rFonts w:cs="Arial"/>
                </w:rPr>
                <w:t>SlimTip</w:t>
              </w:r>
              <w:proofErr w:type="spellEnd"/>
              <w:r w:rsidRPr="00FE3FE5">
                <w:rPr>
                  <w:rFonts w:cs="Arial"/>
                </w:rPr>
                <w:t xml:space="preserve"> Lead Kit, 50cm and 90cm</w:t>
              </w:r>
            </w:ins>
          </w:p>
        </w:tc>
        <w:tc>
          <w:tcPr>
            <w:tcW w:w="2175" w:type="pct"/>
          </w:tcPr>
          <w:p w14:paraId="13235F50" w14:textId="77777777" w:rsidR="007D5ABC" w:rsidRPr="00FE3FE5" w:rsidRDefault="007D5ABC" w:rsidP="000F2D37">
            <w:pPr>
              <w:pStyle w:val="TableParagraph"/>
              <w:ind w:left="-26" w:right="-9"/>
              <w:jc w:val="center"/>
              <w:rPr>
                <w:ins w:id="515" w:author="Madhura Ramojwar" w:date="2021-04-22T16:03:00Z"/>
                <w:rFonts w:ascii="Arial" w:hAnsi="Arial" w:cs="Arial"/>
              </w:rPr>
            </w:pPr>
            <w:ins w:id="516" w:author="Madhura Ramojwar" w:date="2021-04-22T16:03:00Z">
              <w:r w:rsidRPr="00FE3FE5">
                <w:rPr>
                  <w:rFonts w:ascii="Arial" w:hAnsi="Arial" w:cs="Arial"/>
                </w:rPr>
                <w:t>MN20350-50A</w:t>
              </w:r>
            </w:ins>
          </w:p>
          <w:p w14:paraId="4F0C4CA3" w14:textId="77777777" w:rsidR="007D5ABC" w:rsidRPr="00FE3FE5" w:rsidRDefault="007D5ABC" w:rsidP="000F2D37">
            <w:pPr>
              <w:pStyle w:val="TableParagraph"/>
              <w:ind w:left="-26" w:right="-9"/>
              <w:jc w:val="center"/>
              <w:rPr>
                <w:ins w:id="517" w:author="Madhura Ramojwar" w:date="2021-04-22T16:03:00Z"/>
                <w:rFonts w:ascii="Arial" w:hAnsi="Arial" w:cs="Arial"/>
              </w:rPr>
            </w:pPr>
            <w:ins w:id="518" w:author="Madhura Ramojwar" w:date="2021-04-22T16:03:00Z">
              <w:r w:rsidRPr="00FE3FE5">
                <w:rPr>
                  <w:rFonts w:ascii="Arial" w:hAnsi="Arial" w:cs="Arial"/>
                </w:rPr>
                <w:t>MN20350-90A</w:t>
              </w:r>
            </w:ins>
          </w:p>
        </w:tc>
      </w:tr>
      <w:tr w:rsidR="007D5ABC" w:rsidRPr="00FE3FE5" w14:paraId="511E916B" w14:textId="77777777" w:rsidTr="000F2D37">
        <w:trPr>
          <w:jc w:val="center"/>
          <w:ins w:id="519" w:author="Madhura Ramojwar" w:date="2021-04-22T16:03:00Z"/>
        </w:trPr>
        <w:tc>
          <w:tcPr>
            <w:tcW w:w="2825" w:type="pct"/>
            <w:vAlign w:val="center"/>
          </w:tcPr>
          <w:p w14:paraId="5C907799" w14:textId="77777777" w:rsidR="007D5ABC" w:rsidRPr="00FE3FE5" w:rsidRDefault="007D5ABC" w:rsidP="000F2D37">
            <w:pPr>
              <w:jc w:val="center"/>
              <w:rPr>
                <w:ins w:id="520" w:author="Madhura Ramojwar" w:date="2021-04-22T16:03:00Z"/>
                <w:rFonts w:cs="Arial"/>
              </w:rPr>
            </w:pPr>
            <w:ins w:id="521" w:author="Madhura Ramojwar" w:date="2021-04-22T16:03:00Z">
              <w:r w:rsidRPr="00FE3FE5">
                <w:rPr>
                  <w:rFonts w:cs="Arial"/>
                </w:rPr>
                <w:t>Tunneling Tool Kit 30cm/51cm</w:t>
              </w:r>
            </w:ins>
          </w:p>
        </w:tc>
        <w:tc>
          <w:tcPr>
            <w:tcW w:w="2175" w:type="pct"/>
          </w:tcPr>
          <w:p w14:paraId="2D490139" w14:textId="77777777" w:rsidR="007D5ABC" w:rsidRPr="00FE3FE5" w:rsidRDefault="007D5ABC" w:rsidP="000F2D37">
            <w:pPr>
              <w:pStyle w:val="TableText"/>
              <w:jc w:val="center"/>
              <w:rPr>
                <w:ins w:id="522" w:author="Madhura Ramojwar" w:date="2021-04-22T16:03:00Z"/>
                <w:rFonts w:cs="Arial"/>
                <w:sz w:val="24"/>
                <w:szCs w:val="24"/>
              </w:rPr>
            </w:pPr>
            <w:ins w:id="523" w:author="Madhura Ramojwar" w:date="2021-04-22T16:03:00Z">
              <w:r w:rsidRPr="00FE3FE5">
                <w:rPr>
                  <w:rFonts w:cs="Arial"/>
                  <w:sz w:val="24"/>
                  <w:szCs w:val="24"/>
                </w:rPr>
                <w:t>MN21900</w:t>
              </w:r>
            </w:ins>
          </w:p>
          <w:p w14:paraId="64C0BCF9" w14:textId="77777777" w:rsidR="007D5ABC" w:rsidRPr="00FE3FE5" w:rsidRDefault="007D5ABC" w:rsidP="000F2D37">
            <w:pPr>
              <w:pStyle w:val="TableText"/>
              <w:jc w:val="center"/>
              <w:rPr>
                <w:ins w:id="524" w:author="Madhura Ramojwar" w:date="2021-04-22T16:03:00Z"/>
                <w:rFonts w:cs="Arial"/>
                <w:sz w:val="24"/>
                <w:szCs w:val="24"/>
              </w:rPr>
            </w:pPr>
            <w:ins w:id="525" w:author="Madhura Ramojwar" w:date="2021-04-22T16:03:00Z">
              <w:r w:rsidRPr="00FE3FE5">
                <w:rPr>
                  <w:rFonts w:cs="Arial"/>
                  <w:sz w:val="24"/>
                  <w:szCs w:val="24"/>
                </w:rPr>
                <w:t>MN22200</w:t>
              </w:r>
            </w:ins>
          </w:p>
        </w:tc>
      </w:tr>
      <w:tr w:rsidR="007D5ABC" w:rsidRPr="00FE3FE5" w14:paraId="72BE547C" w14:textId="77777777" w:rsidTr="000F2D37">
        <w:trPr>
          <w:jc w:val="center"/>
          <w:ins w:id="526" w:author="Madhura Ramojwar" w:date="2021-04-22T16:03:00Z"/>
        </w:trPr>
        <w:tc>
          <w:tcPr>
            <w:tcW w:w="2825" w:type="pct"/>
            <w:vAlign w:val="center"/>
          </w:tcPr>
          <w:p w14:paraId="1CBDA478" w14:textId="77777777" w:rsidR="007D5ABC" w:rsidRPr="00FE3FE5" w:rsidRDefault="007D5ABC" w:rsidP="000F2D37">
            <w:pPr>
              <w:jc w:val="center"/>
              <w:rPr>
                <w:ins w:id="527" w:author="Madhura Ramojwar" w:date="2021-04-22T16:03:00Z"/>
                <w:rFonts w:cs="Arial"/>
              </w:rPr>
            </w:pPr>
            <w:ins w:id="528" w:author="Madhura Ramojwar" w:date="2021-04-22T16:03:00Z">
              <w:r w:rsidRPr="00FE3FE5">
                <w:rPr>
                  <w:rFonts w:cs="Arial"/>
                </w:rPr>
                <w:t>22cm Axium Small Curve Delivery Sheath Kit</w:t>
              </w:r>
            </w:ins>
          </w:p>
        </w:tc>
        <w:tc>
          <w:tcPr>
            <w:tcW w:w="2175" w:type="pct"/>
          </w:tcPr>
          <w:p w14:paraId="325B46F8" w14:textId="77777777" w:rsidR="007D5ABC" w:rsidRPr="00FE3FE5" w:rsidRDefault="007D5ABC" w:rsidP="000F2D37">
            <w:pPr>
              <w:pStyle w:val="TableText"/>
              <w:jc w:val="center"/>
              <w:rPr>
                <w:ins w:id="529" w:author="Madhura Ramojwar" w:date="2021-04-22T16:03:00Z"/>
                <w:rFonts w:cs="Arial"/>
                <w:sz w:val="24"/>
                <w:szCs w:val="24"/>
              </w:rPr>
            </w:pPr>
            <w:ins w:id="530" w:author="Madhura Ramojwar" w:date="2021-04-22T16:03:00Z">
              <w:r w:rsidRPr="00FE3FE5">
                <w:rPr>
                  <w:rFonts w:cs="Arial"/>
                  <w:sz w:val="24"/>
                  <w:szCs w:val="24"/>
                </w:rPr>
                <w:t>MN23850</w:t>
              </w:r>
            </w:ins>
          </w:p>
        </w:tc>
      </w:tr>
      <w:tr w:rsidR="007D5ABC" w:rsidRPr="00FE3FE5" w14:paraId="68C0ED73" w14:textId="77777777" w:rsidTr="000F2D37">
        <w:trPr>
          <w:jc w:val="center"/>
          <w:ins w:id="531" w:author="Madhura Ramojwar" w:date="2021-04-22T16:03:00Z"/>
        </w:trPr>
        <w:tc>
          <w:tcPr>
            <w:tcW w:w="2825" w:type="pct"/>
            <w:vAlign w:val="center"/>
          </w:tcPr>
          <w:p w14:paraId="0ABC0253" w14:textId="77777777" w:rsidR="007D5ABC" w:rsidRPr="00FE3FE5" w:rsidRDefault="007D5ABC" w:rsidP="000F2D37">
            <w:pPr>
              <w:jc w:val="center"/>
              <w:rPr>
                <w:ins w:id="532" w:author="Madhura Ramojwar" w:date="2021-04-22T16:03:00Z"/>
                <w:rFonts w:cs="Arial"/>
              </w:rPr>
            </w:pPr>
            <w:ins w:id="533" w:author="Madhura Ramojwar" w:date="2021-04-22T16:03:00Z">
              <w:r w:rsidRPr="00FE3FE5">
                <w:rPr>
                  <w:rFonts w:cs="Arial"/>
                </w:rPr>
                <w:t>22cm Axium Big Curve Delivery Sheath Kit</w:t>
              </w:r>
            </w:ins>
          </w:p>
        </w:tc>
        <w:tc>
          <w:tcPr>
            <w:tcW w:w="2175" w:type="pct"/>
          </w:tcPr>
          <w:p w14:paraId="69B1E591" w14:textId="77777777" w:rsidR="007D5ABC" w:rsidRPr="00FE3FE5" w:rsidRDefault="007D5ABC" w:rsidP="000F2D37">
            <w:pPr>
              <w:pStyle w:val="TableText"/>
              <w:jc w:val="center"/>
              <w:rPr>
                <w:ins w:id="534" w:author="Madhura Ramojwar" w:date="2021-04-22T16:03:00Z"/>
                <w:rFonts w:cs="Arial"/>
                <w:sz w:val="24"/>
                <w:szCs w:val="24"/>
              </w:rPr>
            </w:pPr>
            <w:ins w:id="535" w:author="Madhura Ramojwar" w:date="2021-04-22T16:03:00Z">
              <w:r w:rsidRPr="00FE3FE5">
                <w:rPr>
                  <w:rFonts w:cs="Arial"/>
                  <w:sz w:val="24"/>
                  <w:szCs w:val="24"/>
                </w:rPr>
                <w:t>MN23950</w:t>
              </w:r>
            </w:ins>
          </w:p>
        </w:tc>
      </w:tr>
      <w:tr w:rsidR="007D5ABC" w:rsidRPr="00FE3FE5" w14:paraId="71188D3C" w14:textId="77777777" w:rsidTr="000F2D37">
        <w:trPr>
          <w:jc w:val="center"/>
          <w:ins w:id="536" w:author="Madhura Ramojwar" w:date="2021-04-22T16:03:00Z"/>
        </w:trPr>
        <w:tc>
          <w:tcPr>
            <w:tcW w:w="5000" w:type="pct"/>
            <w:gridSpan w:val="2"/>
            <w:shd w:val="clear" w:color="auto" w:fill="F2F2F2" w:themeFill="background1" w:themeFillShade="F2"/>
          </w:tcPr>
          <w:p w14:paraId="4C6245B2" w14:textId="77777777" w:rsidR="007D5ABC" w:rsidRPr="00FE3FE5" w:rsidRDefault="007D5ABC" w:rsidP="000F2D37">
            <w:pPr>
              <w:pStyle w:val="TableText"/>
              <w:rPr>
                <w:ins w:id="537" w:author="Madhura Ramojwar" w:date="2021-04-22T16:03:00Z"/>
                <w:rFonts w:cs="Arial"/>
                <w:b/>
                <w:sz w:val="24"/>
                <w:szCs w:val="24"/>
              </w:rPr>
            </w:pPr>
            <w:ins w:id="538" w:author="Madhura Ramojwar" w:date="2021-04-22T16:03:00Z">
              <w:r w:rsidRPr="00FE3FE5">
                <w:rPr>
                  <w:rFonts w:cs="Arial"/>
                  <w:b/>
                  <w:sz w:val="24"/>
                  <w:szCs w:val="24"/>
                </w:rPr>
                <w:t>Programmer&amp; Programmer Accessories</w:t>
              </w:r>
            </w:ins>
          </w:p>
        </w:tc>
      </w:tr>
      <w:tr w:rsidR="007D5ABC" w:rsidRPr="00FE3FE5" w14:paraId="6983ED36" w14:textId="77777777" w:rsidTr="000F2D37">
        <w:trPr>
          <w:jc w:val="center"/>
          <w:ins w:id="539" w:author="Madhura Ramojwar" w:date="2021-04-22T16:03:00Z"/>
        </w:trPr>
        <w:tc>
          <w:tcPr>
            <w:tcW w:w="2825" w:type="pct"/>
            <w:vAlign w:val="center"/>
          </w:tcPr>
          <w:p w14:paraId="55EF3340" w14:textId="77777777" w:rsidR="007D5ABC" w:rsidRPr="00FE3FE5" w:rsidRDefault="007D5ABC" w:rsidP="000F2D37">
            <w:pPr>
              <w:rPr>
                <w:ins w:id="540" w:author="Madhura Ramojwar" w:date="2021-04-22T16:03:00Z"/>
                <w:rFonts w:cs="Arial"/>
              </w:rPr>
            </w:pPr>
            <w:ins w:id="541" w:author="Madhura Ramojwar" w:date="2021-04-22T16:03:00Z">
              <w:r w:rsidRPr="00FE3FE5">
                <w:rPr>
                  <w:rFonts w:cs="Arial"/>
                </w:rPr>
                <w:t>Patient Programmer</w:t>
              </w:r>
            </w:ins>
          </w:p>
        </w:tc>
        <w:tc>
          <w:tcPr>
            <w:tcW w:w="2175" w:type="pct"/>
          </w:tcPr>
          <w:p w14:paraId="548E1336" w14:textId="77777777" w:rsidR="007D5ABC" w:rsidRPr="00FE3FE5" w:rsidRDefault="007D5ABC" w:rsidP="000F2D37">
            <w:pPr>
              <w:pStyle w:val="TableText"/>
              <w:jc w:val="center"/>
              <w:rPr>
                <w:ins w:id="542" w:author="Madhura Ramojwar" w:date="2021-04-22T16:03:00Z"/>
                <w:rFonts w:cs="Arial"/>
                <w:sz w:val="24"/>
                <w:szCs w:val="24"/>
              </w:rPr>
            </w:pPr>
            <w:ins w:id="543" w:author="Madhura Ramojwar" w:date="2021-04-22T16:03:00Z">
              <w:r w:rsidRPr="00FE3FE5">
                <w:rPr>
                  <w:rFonts w:cs="Arial"/>
                  <w:sz w:val="24"/>
                  <w:szCs w:val="24"/>
                </w:rPr>
                <w:t>MN20600</w:t>
              </w:r>
            </w:ins>
          </w:p>
        </w:tc>
      </w:tr>
    </w:tbl>
    <w:bookmarkEnd w:id="481"/>
    <w:p w14:paraId="05300E5B" w14:textId="77777777" w:rsidR="007D5ABC" w:rsidRPr="00FE3FE5" w:rsidRDefault="007D5ABC" w:rsidP="007D5ABC">
      <w:pPr>
        <w:rPr>
          <w:ins w:id="544" w:author="Madhura Ramojwar" w:date="2021-04-22T16:03:00Z"/>
          <w:rFonts w:eastAsiaTheme="minorHAnsi" w:cs="Arial"/>
        </w:rPr>
      </w:pPr>
      <w:ins w:id="545" w:author="Madhura Ramojwar" w:date="2021-04-22T16:03:00Z">
        <w:r w:rsidRPr="00FE3FE5">
          <w:rPr>
            <w:rFonts w:eastAsiaTheme="minorHAnsi" w:cs="Arial"/>
          </w:rPr>
          <w:t xml:space="preserve">** Axium products which are not marketed or sold in EU.  </w:t>
        </w:r>
      </w:ins>
    </w:p>
    <w:p w14:paraId="44EB0F76" w14:textId="77777777" w:rsidR="007D5ABC" w:rsidRPr="00FE3FE5" w:rsidRDefault="007D5ABC" w:rsidP="007D5ABC">
      <w:pPr>
        <w:pStyle w:val="BT1BodyTextI1"/>
        <w:rPr>
          <w:rFonts w:cs="Arial"/>
        </w:rPr>
      </w:pPr>
    </w:p>
    <w:p w14:paraId="0F1415D4" w14:textId="23ACA942" w:rsidR="00054FCC" w:rsidRPr="00FE3FE5" w:rsidRDefault="00054FCC" w:rsidP="0013113D">
      <w:pPr>
        <w:pStyle w:val="Heading2"/>
        <w:rPr>
          <w:szCs w:val="24"/>
        </w:rPr>
      </w:pPr>
      <w:bookmarkStart w:id="546" w:name="_Toc517804636"/>
      <w:bookmarkStart w:id="547" w:name="_Toc54010628"/>
      <w:bookmarkEnd w:id="274"/>
      <w:r w:rsidRPr="00FE3FE5">
        <w:rPr>
          <w:szCs w:val="24"/>
        </w:rPr>
        <w:t xml:space="preserve">Type of </w:t>
      </w:r>
      <w:bookmarkEnd w:id="546"/>
      <w:r w:rsidR="004C23C2" w:rsidRPr="00FE3FE5">
        <w:rPr>
          <w:szCs w:val="24"/>
        </w:rPr>
        <w:t>Assessment</w:t>
      </w:r>
      <w:bookmarkEnd w:id="547"/>
    </w:p>
    <w:p w14:paraId="083190BD" w14:textId="77777777" w:rsidR="002717C2" w:rsidRPr="00FE3FE5" w:rsidRDefault="002717C2" w:rsidP="002717C2">
      <w:pPr>
        <w:pStyle w:val="BT1BodyTextI1"/>
        <w:tabs>
          <w:tab w:val="left" w:pos="810"/>
          <w:tab w:val="left" w:pos="990"/>
        </w:tabs>
        <w:ind w:left="0"/>
        <w:rPr>
          <w:ins w:id="548" w:author="Madhura Ramojwar" w:date="2021-04-22T16:04:00Z"/>
          <w:rFonts w:cs="Arial"/>
          <w:color w:val="000000" w:themeColor="text1"/>
        </w:rPr>
      </w:pPr>
      <w:bookmarkStart w:id="549" w:name="_Hlk535222687"/>
      <w:ins w:id="550" w:author="Madhura Ramojwar" w:date="2021-04-22T16:04:00Z">
        <w:r w:rsidRPr="00FE3FE5">
          <w:rPr>
            <w:rFonts w:cs="Arial"/>
            <w:color w:val="000000" w:themeColor="text1"/>
          </w:rPr>
          <w:t>The clinical evaluation is a routine (regularly scheduled) annual update to assess the clinical safety and performance of the device to demonstrate conformity with the relevant ERs 1, 2 and 5 per AIMDD</w:t>
        </w:r>
        <w:proofErr w:type="gramStart"/>
        <w:r w:rsidRPr="00FE3FE5">
          <w:rPr>
            <w:rFonts w:cs="Arial"/>
            <w:color w:val="000000" w:themeColor="text1"/>
          </w:rPr>
          <w:t>. .</w:t>
        </w:r>
        <w:bookmarkEnd w:id="549"/>
        <w:proofErr w:type="gramEnd"/>
        <w:r w:rsidRPr="00FE3FE5">
          <w:rPr>
            <w:rFonts w:cs="Arial"/>
            <w:color w:val="000000" w:themeColor="text1"/>
          </w:rPr>
          <w:t xml:space="preserve"> The CER will include an evaluation of the safety, performance, risk/benefit profile, and acceptability of undesirable side-effects as identified through a review of the following:</w:t>
        </w:r>
      </w:ins>
    </w:p>
    <w:p w14:paraId="708A4846" w14:textId="77777777" w:rsidR="002717C2" w:rsidRPr="00FE3FE5" w:rsidRDefault="002717C2" w:rsidP="002717C2">
      <w:pPr>
        <w:pStyle w:val="BT1BodyTextI1"/>
        <w:numPr>
          <w:ilvl w:val="0"/>
          <w:numId w:val="67"/>
        </w:numPr>
        <w:tabs>
          <w:tab w:val="left" w:pos="810"/>
          <w:tab w:val="left" w:pos="990"/>
        </w:tabs>
        <w:ind w:left="450" w:firstLine="0"/>
        <w:jc w:val="left"/>
        <w:rPr>
          <w:ins w:id="551" w:author="Madhura Ramojwar" w:date="2021-04-22T16:04:00Z"/>
          <w:rFonts w:cs="Arial"/>
          <w:color w:val="000000" w:themeColor="text1"/>
        </w:rPr>
      </w:pPr>
      <w:ins w:id="552" w:author="Madhura Ramojwar" w:date="2021-04-22T16:04:00Z">
        <w:r w:rsidRPr="00FE3FE5">
          <w:rPr>
            <w:rFonts w:cs="Arial"/>
            <w:color w:val="000000" w:themeColor="text1"/>
          </w:rPr>
          <w:t>Description of device(s) and any design features of the device(s), or any indications or target populations that require specific attention.  This also covers any design features that pose special performance or safety concerns, the intended purpose and application of the device(s) (e.g. target treatment group and disease, proposed warnings, contraindications, precautions, and method of application) and the specific claims made by the manufacturer about the clinical performance and clinical safety of the subject device(s);</w:t>
        </w:r>
      </w:ins>
    </w:p>
    <w:p w14:paraId="04038651" w14:textId="77777777" w:rsidR="002717C2" w:rsidRPr="00FE3FE5" w:rsidRDefault="002717C2" w:rsidP="002717C2">
      <w:pPr>
        <w:pStyle w:val="BT1BodyTextI1"/>
        <w:numPr>
          <w:ilvl w:val="0"/>
          <w:numId w:val="67"/>
        </w:numPr>
        <w:tabs>
          <w:tab w:val="left" w:pos="810"/>
          <w:tab w:val="left" w:pos="990"/>
        </w:tabs>
        <w:ind w:left="450" w:firstLine="0"/>
        <w:jc w:val="left"/>
        <w:rPr>
          <w:ins w:id="553" w:author="Madhura Ramojwar" w:date="2021-04-22T16:04:00Z"/>
          <w:rFonts w:cs="Arial"/>
          <w:color w:val="000000" w:themeColor="text1"/>
        </w:rPr>
      </w:pPr>
      <w:ins w:id="554" w:author="Madhura Ramojwar" w:date="2021-04-22T16:04:00Z">
        <w:r w:rsidRPr="00FE3FE5">
          <w:rPr>
            <w:rFonts w:cs="Arial"/>
            <w:color w:val="000000" w:themeColor="text1"/>
          </w:rPr>
          <w:t xml:space="preserve">Data from risk management documents. This clinical evaluation will assess the significance of any residual clinical risks that remain after design risk mitigation strategies have been </w:t>
        </w:r>
        <w:proofErr w:type="gramStart"/>
        <w:r w:rsidRPr="00FE3FE5">
          <w:rPr>
            <w:rFonts w:cs="Arial"/>
            <w:color w:val="000000" w:themeColor="text1"/>
          </w:rPr>
          <w:t>employed;</w:t>
        </w:r>
        <w:proofErr w:type="gramEnd"/>
      </w:ins>
    </w:p>
    <w:p w14:paraId="16447FA9" w14:textId="77777777" w:rsidR="002717C2" w:rsidRPr="00FE3FE5" w:rsidRDefault="002717C2" w:rsidP="002717C2">
      <w:pPr>
        <w:pStyle w:val="BT1BodyTextI1"/>
        <w:numPr>
          <w:ilvl w:val="0"/>
          <w:numId w:val="67"/>
        </w:numPr>
        <w:tabs>
          <w:tab w:val="left" w:pos="810"/>
          <w:tab w:val="left" w:pos="990"/>
        </w:tabs>
        <w:ind w:left="450" w:firstLine="0"/>
        <w:jc w:val="left"/>
        <w:rPr>
          <w:ins w:id="555" w:author="Madhura Ramojwar" w:date="2021-04-22T16:04:00Z"/>
          <w:rFonts w:cs="Arial"/>
          <w:color w:val="000000" w:themeColor="text1"/>
        </w:rPr>
      </w:pPr>
      <w:ins w:id="556" w:author="Madhura Ramojwar" w:date="2021-04-22T16:04:00Z">
        <w:r w:rsidRPr="00FE3FE5">
          <w:rPr>
            <w:rFonts w:cs="Arial"/>
            <w:color w:val="000000" w:themeColor="text1"/>
          </w:rPr>
          <w:lastRenderedPageBreak/>
          <w:t xml:space="preserve">The current knowledge/state of the art in the corresponding medical field, such as applicable standards and guidance documents, information relating to the medical condition managed with the device and other treatment alternatives available to the target </w:t>
        </w:r>
        <w:proofErr w:type="gramStart"/>
        <w:r w:rsidRPr="00FE3FE5">
          <w:rPr>
            <w:rFonts w:cs="Arial"/>
            <w:color w:val="000000" w:themeColor="text1"/>
          </w:rPr>
          <w:t>population;</w:t>
        </w:r>
        <w:proofErr w:type="gramEnd"/>
      </w:ins>
    </w:p>
    <w:p w14:paraId="5CE22CA4" w14:textId="77777777" w:rsidR="002717C2" w:rsidRPr="00FE3FE5" w:rsidRDefault="002717C2" w:rsidP="002717C2">
      <w:pPr>
        <w:pStyle w:val="BT1BodyTextI1"/>
        <w:numPr>
          <w:ilvl w:val="0"/>
          <w:numId w:val="67"/>
        </w:numPr>
        <w:tabs>
          <w:tab w:val="left" w:pos="810"/>
          <w:tab w:val="left" w:pos="990"/>
        </w:tabs>
        <w:ind w:left="450" w:firstLine="0"/>
        <w:jc w:val="left"/>
        <w:rPr>
          <w:ins w:id="557" w:author="Madhura Ramojwar" w:date="2021-04-22T16:04:00Z"/>
          <w:rFonts w:cs="Arial"/>
          <w:color w:val="000000" w:themeColor="text1"/>
        </w:rPr>
      </w:pPr>
      <w:ins w:id="558" w:author="Madhura Ramojwar" w:date="2021-04-22T16:04:00Z">
        <w:r w:rsidRPr="00FE3FE5">
          <w:rPr>
            <w:rFonts w:cs="Arial"/>
            <w:color w:val="000000" w:themeColor="text1"/>
          </w:rPr>
          <w:t>Relevant pre-clinical data from verification and validation studies, and clinical data on safety and performance collected through Abbott sponsored</w:t>
        </w:r>
        <w:bookmarkStart w:id="559" w:name="_Hlk531935630"/>
        <w:r w:rsidRPr="00FE3FE5">
          <w:rPr>
            <w:rFonts w:cs="Arial"/>
            <w:color w:val="000000" w:themeColor="text1"/>
          </w:rPr>
          <w:t xml:space="preserve"> pre- and/or post-market clinical studies</w:t>
        </w:r>
        <w:bookmarkEnd w:id="559"/>
        <w:r w:rsidRPr="00FE3FE5">
          <w:rPr>
            <w:rFonts w:cs="Arial"/>
            <w:color w:val="000000" w:themeColor="text1"/>
          </w:rPr>
          <w:t xml:space="preserve">, peer-reviewed published literature, and post-market surveillance data as applicable. Both favorable and unfavorable data shall be </w:t>
        </w:r>
        <w:proofErr w:type="gramStart"/>
        <w:r w:rsidRPr="00FE3FE5">
          <w:rPr>
            <w:rFonts w:cs="Arial"/>
            <w:color w:val="000000" w:themeColor="text1"/>
          </w:rPr>
          <w:t>taken into account</w:t>
        </w:r>
        <w:proofErr w:type="gramEnd"/>
        <w:r w:rsidRPr="00FE3FE5">
          <w:rPr>
            <w:rFonts w:cs="Arial"/>
            <w:color w:val="000000" w:themeColor="text1"/>
          </w:rPr>
          <w:t xml:space="preserve">. Pre-clinical data from verification and validation studies does not apply in this case. Also, no new validation studies have been needed or performed since the last clinical evaluation. </w:t>
        </w:r>
      </w:ins>
    </w:p>
    <w:p w14:paraId="31E607C5" w14:textId="77777777" w:rsidR="002717C2" w:rsidRPr="00FE3FE5" w:rsidRDefault="002717C2" w:rsidP="002717C2">
      <w:pPr>
        <w:pStyle w:val="BT1BodyTextI1"/>
        <w:rPr>
          <w:rFonts w:cs="Arial"/>
        </w:rPr>
      </w:pPr>
    </w:p>
    <w:p w14:paraId="5434E8B5" w14:textId="76D51F66" w:rsidR="00B4051C" w:rsidRPr="002035F9" w:rsidRDefault="00B4051C" w:rsidP="005E4A64">
      <w:pPr>
        <w:pStyle w:val="Heading2"/>
        <w:rPr>
          <w:szCs w:val="24"/>
          <w:rPrChange w:id="560" w:author="Madhura Ramojwar" w:date="2021-04-22T16:08:00Z">
            <w:rPr/>
          </w:rPrChange>
        </w:rPr>
      </w:pPr>
      <w:bookmarkStart w:id="561" w:name="_Hlk531863676"/>
      <w:bookmarkStart w:id="562" w:name="_Toc54010629"/>
      <w:bookmarkStart w:id="563" w:name="_Hlk535222832"/>
      <w:r w:rsidRPr="002035F9">
        <w:rPr>
          <w:szCs w:val="24"/>
        </w:rPr>
        <w:t>Timeframe of Assessment</w:t>
      </w:r>
      <w:bookmarkEnd w:id="562"/>
    </w:p>
    <w:p w14:paraId="69228BF5" w14:textId="4446E002" w:rsidR="00B4051C" w:rsidRPr="002035F9" w:rsidRDefault="002E010E" w:rsidP="002E010E">
      <w:pPr>
        <w:pStyle w:val="BT1BodyTextI1"/>
        <w:rPr>
          <w:rFonts w:cs="Arial"/>
          <w:i/>
          <w:color w:val="0000FF"/>
          <w:rPrChange w:id="564" w:author="Madhura Ramojwar" w:date="2021-04-22T16:08:00Z">
            <w:rPr>
              <w:i/>
              <w:color w:val="0000FF"/>
            </w:rPr>
          </w:rPrChange>
        </w:rPr>
      </w:pPr>
      <w:r w:rsidRPr="002035F9">
        <w:rPr>
          <w:rFonts w:cs="Arial"/>
          <w:i/>
          <w:color w:val="0000FF"/>
          <w:rPrChange w:id="565" w:author="Madhura Ramojwar" w:date="2021-04-22T16:08:00Z">
            <w:rPr>
              <w:i/>
              <w:color w:val="0000FF"/>
            </w:rPr>
          </w:rPrChange>
        </w:rPr>
        <w:t xml:space="preserve">&lt;Indicate </w:t>
      </w:r>
      <w:proofErr w:type="gramStart"/>
      <w:r w:rsidRPr="002035F9">
        <w:rPr>
          <w:rFonts w:cs="Arial"/>
          <w:i/>
          <w:color w:val="0000FF"/>
          <w:rPrChange w:id="566" w:author="Madhura Ramojwar" w:date="2021-04-22T16:08:00Z">
            <w:rPr>
              <w:i/>
              <w:color w:val="0000FF"/>
            </w:rPr>
          </w:rPrChange>
        </w:rPr>
        <w:t>time period</w:t>
      </w:r>
      <w:proofErr w:type="gramEnd"/>
      <w:r w:rsidRPr="002035F9">
        <w:rPr>
          <w:rFonts w:cs="Arial"/>
          <w:i/>
          <w:color w:val="0000FF"/>
          <w:rPrChange w:id="567" w:author="Madhura Ramojwar" w:date="2021-04-22T16:08:00Z">
            <w:rPr>
              <w:i/>
              <w:color w:val="0000FF"/>
            </w:rPr>
          </w:rPrChange>
        </w:rPr>
        <w:t xml:space="preserve"> (X year[s] and date-range if available for literature search(s) and PMS data to be employed in the current evaluation. Note that the date ranges and </w:t>
      </w:r>
      <w:proofErr w:type="gramStart"/>
      <w:r w:rsidRPr="002035F9">
        <w:rPr>
          <w:rFonts w:cs="Arial"/>
          <w:i/>
          <w:color w:val="0000FF"/>
          <w:rPrChange w:id="568" w:author="Madhura Ramojwar" w:date="2021-04-22T16:08:00Z">
            <w:rPr>
              <w:i/>
              <w:color w:val="0000FF"/>
            </w:rPr>
          </w:rPrChange>
        </w:rPr>
        <w:t>time period</w:t>
      </w:r>
      <w:proofErr w:type="gramEnd"/>
      <w:r w:rsidRPr="002035F9">
        <w:rPr>
          <w:rFonts w:cs="Arial"/>
          <w:i/>
          <w:color w:val="0000FF"/>
          <w:rPrChange w:id="569" w:author="Madhura Ramojwar" w:date="2021-04-22T16:08:00Z">
            <w:rPr>
              <w:i/>
              <w:color w:val="0000FF"/>
            </w:rPr>
          </w:rPrChange>
        </w:rPr>
        <w:t xml:space="preserve"> for evaluation may or may not be the same for these inputs. Provide reason or justification</w:t>
      </w:r>
      <w:r w:rsidR="00133292" w:rsidRPr="002035F9">
        <w:rPr>
          <w:rFonts w:cs="Arial"/>
          <w:i/>
          <w:color w:val="0000FF"/>
          <w:rPrChange w:id="570" w:author="Madhura Ramojwar" w:date="2021-04-22T16:08:00Z">
            <w:rPr>
              <w:i/>
              <w:color w:val="0000FF"/>
            </w:rPr>
          </w:rPrChange>
        </w:rPr>
        <w:t xml:space="preserve"> for time frames </w:t>
      </w:r>
      <w:r w:rsidR="001F278B" w:rsidRPr="002035F9">
        <w:rPr>
          <w:rFonts w:cs="Arial"/>
          <w:i/>
          <w:color w:val="0000FF"/>
          <w:rPrChange w:id="571" w:author="Madhura Ramojwar" w:date="2021-04-22T16:08:00Z">
            <w:rPr>
              <w:i/>
              <w:color w:val="0000FF"/>
            </w:rPr>
          </w:rPrChange>
        </w:rPr>
        <w:t xml:space="preserve">or differences in time frames </w:t>
      </w:r>
      <w:r w:rsidR="00133292" w:rsidRPr="002035F9">
        <w:rPr>
          <w:rFonts w:cs="Arial"/>
          <w:i/>
          <w:color w:val="0000FF"/>
          <w:rPrChange w:id="572" w:author="Madhura Ramojwar" w:date="2021-04-22T16:08:00Z">
            <w:rPr>
              <w:i/>
              <w:color w:val="0000FF"/>
            </w:rPr>
          </w:rPrChange>
        </w:rPr>
        <w:t>used</w:t>
      </w:r>
      <w:r w:rsidRPr="002035F9">
        <w:rPr>
          <w:rFonts w:cs="Arial"/>
          <w:i/>
          <w:color w:val="0000FF"/>
          <w:rPrChange w:id="573" w:author="Madhura Ramojwar" w:date="2021-04-22T16:08:00Z">
            <w:rPr>
              <w:i/>
              <w:color w:val="0000FF"/>
            </w:rPr>
          </w:rPrChange>
        </w:rPr>
        <w:t xml:space="preserve"> if applicable&gt;</w:t>
      </w:r>
    </w:p>
    <w:p w14:paraId="3341E87D" w14:textId="77777777" w:rsidR="0044429E" w:rsidRPr="002035F9" w:rsidRDefault="0044429E" w:rsidP="006649F9">
      <w:pPr>
        <w:pStyle w:val="BT1BodyTextI1"/>
        <w:rPr>
          <w:rFonts w:cs="Arial"/>
          <w:i/>
          <w:color w:val="00B050"/>
          <w:rPrChange w:id="574" w:author="Madhura Ramojwar" w:date="2021-04-22T16:08:00Z">
            <w:rPr>
              <w:i/>
              <w:color w:val="00B050"/>
            </w:rPr>
          </w:rPrChange>
        </w:rPr>
      </w:pPr>
      <w:r w:rsidRPr="002035F9">
        <w:rPr>
          <w:rFonts w:cs="Arial"/>
          <w:i/>
          <w:color w:val="00B050"/>
          <w:rPrChange w:id="575" w:author="Madhura Ramojwar" w:date="2021-04-22T16:08:00Z">
            <w:rPr>
              <w:i/>
              <w:color w:val="00B050"/>
            </w:rPr>
          </w:rPrChange>
        </w:rPr>
        <w:t xml:space="preserve">Sample text: </w:t>
      </w:r>
    </w:p>
    <w:p w14:paraId="0280E426" w14:textId="7D60E80A" w:rsidR="0044429E" w:rsidRPr="002035F9" w:rsidRDefault="0044429E" w:rsidP="006649F9">
      <w:pPr>
        <w:pStyle w:val="BT1BodyTextI1"/>
        <w:rPr>
          <w:rFonts w:cs="Arial"/>
          <w:i/>
          <w:color w:val="00B050"/>
          <w:rPrChange w:id="576" w:author="Madhura Ramojwar" w:date="2021-04-22T16:08:00Z">
            <w:rPr>
              <w:i/>
              <w:color w:val="00B050"/>
            </w:rPr>
          </w:rPrChange>
        </w:rPr>
      </w:pPr>
      <w:r w:rsidRPr="002035F9">
        <w:rPr>
          <w:rFonts w:cs="Arial"/>
          <w:i/>
          <w:color w:val="00B050"/>
          <w:rPrChange w:id="577" w:author="Madhura Ramojwar" w:date="2021-04-22T16:08:00Z">
            <w:rPr>
              <w:i/>
              <w:color w:val="00B050"/>
            </w:rPr>
          </w:rPrChange>
        </w:rPr>
        <w:t xml:space="preserve">The timeframe and period of the current </w:t>
      </w:r>
      <w:r w:rsidR="00061B77" w:rsidRPr="002035F9">
        <w:rPr>
          <w:rFonts w:cs="Arial"/>
          <w:i/>
          <w:color w:val="00B050"/>
          <w:rPrChange w:id="578" w:author="Madhura Ramojwar" w:date="2021-04-22T16:08:00Z">
            <w:rPr>
              <w:i/>
              <w:color w:val="00B050"/>
            </w:rPr>
          </w:rPrChange>
        </w:rPr>
        <w:t>assessment</w:t>
      </w:r>
      <w:r w:rsidRPr="002035F9">
        <w:rPr>
          <w:rFonts w:cs="Arial"/>
          <w:i/>
          <w:color w:val="00B050"/>
          <w:rPrChange w:id="579" w:author="Madhura Ramojwar" w:date="2021-04-22T16:08:00Z">
            <w:rPr>
              <w:i/>
              <w:color w:val="00B050"/>
            </w:rPr>
          </w:rPrChange>
        </w:rPr>
        <w:t xml:space="preserve"> is noted below. </w:t>
      </w:r>
    </w:p>
    <w:p w14:paraId="70809A92" w14:textId="36199602" w:rsidR="00061B77" w:rsidRPr="002035F9" w:rsidRDefault="00061B77" w:rsidP="00061B77">
      <w:pPr>
        <w:pStyle w:val="Caption"/>
        <w:rPr>
          <w:rFonts w:cs="Arial"/>
          <w:i/>
          <w:color w:val="00B050"/>
          <w:szCs w:val="24"/>
        </w:rPr>
      </w:pPr>
      <w:bookmarkStart w:id="580" w:name="_Toc54010716"/>
      <w:r w:rsidRPr="002035F9">
        <w:rPr>
          <w:rFonts w:cs="Arial"/>
          <w:i/>
          <w:color w:val="00B050"/>
          <w:szCs w:val="24"/>
          <w:rPrChange w:id="581" w:author="Madhura Ramojwar" w:date="2021-04-22T16:08:00Z">
            <w:rPr>
              <w:i/>
              <w:color w:val="00B050"/>
            </w:rPr>
          </w:rPrChange>
        </w:rPr>
        <w:lastRenderedPageBreak/>
        <w:t xml:space="preserve">Table </w:t>
      </w:r>
      <w:r w:rsidRPr="002035F9">
        <w:rPr>
          <w:rFonts w:cs="Arial"/>
          <w:i/>
          <w:color w:val="00B050"/>
          <w:szCs w:val="24"/>
        </w:rPr>
        <w:fldChar w:fldCharType="begin"/>
      </w:r>
      <w:r w:rsidRPr="002035F9">
        <w:rPr>
          <w:rFonts w:cs="Arial"/>
          <w:i/>
          <w:color w:val="00B050"/>
          <w:szCs w:val="24"/>
          <w:rPrChange w:id="582" w:author="Madhura Ramojwar" w:date="2021-04-22T16:08:00Z">
            <w:rPr>
              <w:i/>
              <w:color w:val="00B050"/>
            </w:rPr>
          </w:rPrChange>
        </w:rPr>
        <w:instrText xml:space="preserve"> SEQ Table \* ARABIC </w:instrText>
      </w:r>
      <w:r w:rsidRPr="002035F9">
        <w:rPr>
          <w:rFonts w:cs="Arial"/>
          <w:i/>
          <w:color w:val="00B050"/>
          <w:szCs w:val="24"/>
          <w:rPrChange w:id="583" w:author="Madhura Ramojwar" w:date="2021-04-22T16:08:00Z">
            <w:rPr>
              <w:i/>
              <w:color w:val="00B050"/>
            </w:rPr>
          </w:rPrChange>
        </w:rPr>
        <w:fldChar w:fldCharType="separate"/>
      </w:r>
      <w:r w:rsidR="00993A91" w:rsidRPr="002035F9">
        <w:rPr>
          <w:rFonts w:cs="Arial"/>
          <w:i/>
          <w:noProof/>
          <w:color w:val="00B050"/>
          <w:szCs w:val="24"/>
        </w:rPr>
        <w:t>2</w:t>
      </w:r>
      <w:r w:rsidRPr="002035F9">
        <w:rPr>
          <w:rFonts w:cs="Arial"/>
          <w:i/>
          <w:color w:val="00B050"/>
          <w:szCs w:val="24"/>
        </w:rPr>
        <w:fldChar w:fldCharType="end"/>
      </w:r>
      <w:r w:rsidRPr="002035F9">
        <w:rPr>
          <w:rFonts w:cs="Arial"/>
          <w:i/>
          <w:color w:val="00B050"/>
          <w:szCs w:val="24"/>
        </w:rPr>
        <w:t>. Timeframe of Assessment</w:t>
      </w:r>
      <w:bookmarkEnd w:id="580"/>
    </w:p>
    <w:tbl>
      <w:tblPr>
        <w:tblStyle w:val="TableGrid"/>
        <w:tblW w:w="9895" w:type="dxa"/>
        <w:tblLook w:val="04A0" w:firstRow="1" w:lastRow="0" w:firstColumn="1" w:lastColumn="0" w:noHBand="0" w:noVBand="1"/>
      </w:tblPr>
      <w:tblGrid>
        <w:gridCol w:w="1405"/>
        <w:gridCol w:w="1397"/>
        <w:gridCol w:w="2077"/>
        <w:gridCol w:w="5016"/>
      </w:tblGrid>
      <w:tr w:rsidR="00061B77" w:rsidRPr="002035F9" w14:paraId="35D4D115" w14:textId="77777777" w:rsidTr="006649F9">
        <w:trPr>
          <w:tblHeader/>
        </w:trPr>
        <w:tc>
          <w:tcPr>
            <w:tcW w:w="1428" w:type="dxa"/>
            <w:shd w:val="clear" w:color="auto" w:fill="D9D9D9" w:themeFill="background1" w:themeFillShade="D9"/>
          </w:tcPr>
          <w:p w14:paraId="25BD2607" w14:textId="77777777" w:rsidR="0044429E" w:rsidRPr="002035F9" w:rsidRDefault="0044429E" w:rsidP="006649F9">
            <w:pPr>
              <w:pStyle w:val="TableHeader"/>
              <w:rPr>
                <w:rFonts w:cs="Arial"/>
                <w:sz w:val="24"/>
                <w:szCs w:val="24"/>
                <w:rPrChange w:id="584" w:author="Madhura Ramojwar" w:date="2021-04-22T16:08:00Z">
                  <w:rPr/>
                </w:rPrChange>
              </w:rPr>
            </w:pPr>
            <w:r w:rsidRPr="002035F9">
              <w:rPr>
                <w:rFonts w:cs="Arial"/>
                <w:sz w:val="24"/>
                <w:szCs w:val="24"/>
                <w:rPrChange w:id="585" w:author="Madhura Ramojwar" w:date="2021-04-22T16:08:00Z">
                  <w:rPr/>
                </w:rPrChange>
              </w:rPr>
              <w:t>Category</w:t>
            </w:r>
          </w:p>
        </w:tc>
        <w:tc>
          <w:tcPr>
            <w:tcW w:w="1288" w:type="dxa"/>
            <w:shd w:val="clear" w:color="auto" w:fill="D9D9D9" w:themeFill="background1" w:themeFillShade="D9"/>
          </w:tcPr>
          <w:p w14:paraId="64689211" w14:textId="77777777" w:rsidR="0044429E" w:rsidRPr="002035F9" w:rsidRDefault="0044429E" w:rsidP="006649F9">
            <w:pPr>
              <w:pStyle w:val="TableHeader"/>
              <w:rPr>
                <w:rFonts w:cs="Arial"/>
                <w:sz w:val="24"/>
                <w:szCs w:val="24"/>
                <w:rPrChange w:id="586" w:author="Madhura Ramojwar" w:date="2021-04-22T16:08:00Z">
                  <w:rPr/>
                </w:rPrChange>
              </w:rPr>
            </w:pPr>
            <w:proofErr w:type="spellStart"/>
            <w:r w:rsidRPr="002035F9">
              <w:rPr>
                <w:rFonts w:cs="Arial"/>
                <w:sz w:val="24"/>
                <w:szCs w:val="24"/>
                <w:rPrChange w:id="587" w:author="Madhura Ramojwar" w:date="2021-04-22T16:08:00Z">
                  <w:rPr/>
                </w:rPrChange>
              </w:rPr>
              <w:t>TimeFrame</w:t>
            </w:r>
            <w:proofErr w:type="spellEnd"/>
          </w:p>
        </w:tc>
        <w:tc>
          <w:tcPr>
            <w:tcW w:w="1851" w:type="dxa"/>
            <w:shd w:val="clear" w:color="auto" w:fill="D9D9D9" w:themeFill="background1" w:themeFillShade="D9"/>
          </w:tcPr>
          <w:p w14:paraId="1AB87783" w14:textId="77777777" w:rsidR="0044429E" w:rsidRPr="002035F9" w:rsidRDefault="0044429E" w:rsidP="006649F9">
            <w:pPr>
              <w:pStyle w:val="TableHeader"/>
              <w:rPr>
                <w:rFonts w:cs="Arial"/>
                <w:sz w:val="24"/>
                <w:szCs w:val="24"/>
                <w:rPrChange w:id="588" w:author="Madhura Ramojwar" w:date="2021-04-22T16:08:00Z">
                  <w:rPr/>
                </w:rPrChange>
              </w:rPr>
            </w:pPr>
            <w:r w:rsidRPr="002035F9">
              <w:rPr>
                <w:rFonts w:cs="Arial"/>
                <w:sz w:val="24"/>
                <w:szCs w:val="24"/>
                <w:rPrChange w:id="589" w:author="Madhura Ramojwar" w:date="2021-04-22T16:08:00Z">
                  <w:rPr/>
                </w:rPrChange>
              </w:rPr>
              <w:t>Date Range</w:t>
            </w:r>
          </w:p>
        </w:tc>
        <w:tc>
          <w:tcPr>
            <w:tcW w:w="5328" w:type="dxa"/>
            <w:shd w:val="clear" w:color="auto" w:fill="D9D9D9" w:themeFill="background1" w:themeFillShade="D9"/>
          </w:tcPr>
          <w:p w14:paraId="31CD8E32" w14:textId="77777777" w:rsidR="0044429E" w:rsidRPr="002035F9" w:rsidRDefault="0044429E" w:rsidP="006649F9">
            <w:pPr>
              <w:pStyle w:val="TableHeader"/>
              <w:rPr>
                <w:rFonts w:cs="Arial"/>
                <w:sz w:val="24"/>
                <w:szCs w:val="24"/>
                <w:rPrChange w:id="590" w:author="Madhura Ramojwar" w:date="2021-04-22T16:08:00Z">
                  <w:rPr/>
                </w:rPrChange>
              </w:rPr>
            </w:pPr>
            <w:r w:rsidRPr="002035F9">
              <w:rPr>
                <w:rFonts w:cs="Arial"/>
                <w:sz w:val="24"/>
                <w:szCs w:val="24"/>
                <w:rPrChange w:id="591" w:author="Madhura Ramojwar" w:date="2021-04-22T16:08:00Z">
                  <w:rPr/>
                </w:rPrChange>
              </w:rPr>
              <w:t>Justification</w:t>
            </w:r>
          </w:p>
        </w:tc>
      </w:tr>
      <w:tr w:rsidR="00061B77" w:rsidRPr="002035F9" w14:paraId="1DBCE030" w14:textId="77777777" w:rsidTr="00AA223A">
        <w:tc>
          <w:tcPr>
            <w:tcW w:w="1428" w:type="dxa"/>
          </w:tcPr>
          <w:p w14:paraId="4065DFF5" w14:textId="77777777" w:rsidR="0044429E" w:rsidRPr="002035F9" w:rsidRDefault="0044429E" w:rsidP="006649F9">
            <w:pPr>
              <w:pStyle w:val="TableEntry"/>
              <w:rPr>
                <w:rFonts w:cs="Arial"/>
                <w:i/>
                <w:color w:val="00B050"/>
                <w:sz w:val="24"/>
                <w:szCs w:val="24"/>
                <w:rPrChange w:id="592" w:author="Madhura Ramojwar" w:date="2021-04-22T16:08:00Z">
                  <w:rPr>
                    <w:i/>
                    <w:color w:val="00B050"/>
                  </w:rPr>
                </w:rPrChange>
              </w:rPr>
            </w:pPr>
            <w:r w:rsidRPr="002035F9">
              <w:rPr>
                <w:rFonts w:cs="Arial"/>
                <w:i/>
                <w:color w:val="00B050"/>
                <w:sz w:val="24"/>
                <w:szCs w:val="24"/>
                <w:rPrChange w:id="593" w:author="Madhura Ramojwar" w:date="2021-04-22T16:08:00Z">
                  <w:rPr>
                    <w:i/>
                    <w:color w:val="00B050"/>
                  </w:rPr>
                </w:rPrChange>
              </w:rPr>
              <w:t xml:space="preserve">Lit Search </w:t>
            </w:r>
          </w:p>
        </w:tc>
        <w:tc>
          <w:tcPr>
            <w:tcW w:w="1288" w:type="dxa"/>
          </w:tcPr>
          <w:p w14:paraId="1F4D7EDE" w14:textId="77777777" w:rsidR="0044429E" w:rsidRPr="002035F9" w:rsidRDefault="0044429E" w:rsidP="006649F9">
            <w:pPr>
              <w:pStyle w:val="TableEntry"/>
              <w:rPr>
                <w:rFonts w:cs="Arial"/>
                <w:i/>
                <w:color w:val="00B050"/>
                <w:sz w:val="24"/>
                <w:szCs w:val="24"/>
                <w:rPrChange w:id="594" w:author="Madhura Ramojwar" w:date="2021-04-22T16:08:00Z">
                  <w:rPr>
                    <w:i/>
                    <w:color w:val="00B050"/>
                  </w:rPr>
                </w:rPrChange>
              </w:rPr>
            </w:pPr>
            <w:r w:rsidRPr="002035F9">
              <w:rPr>
                <w:rFonts w:cs="Arial"/>
                <w:i/>
                <w:color w:val="00B050"/>
                <w:sz w:val="24"/>
                <w:szCs w:val="24"/>
                <w:rPrChange w:id="595" w:author="Madhura Ramojwar" w:date="2021-04-22T16:08:00Z">
                  <w:rPr>
                    <w:i/>
                    <w:color w:val="00B050"/>
                  </w:rPr>
                </w:rPrChange>
              </w:rPr>
              <w:t>1 Year</w:t>
            </w:r>
          </w:p>
          <w:p w14:paraId="7B08BB59" w14:textId="77777777" w:rsidR="0044429E" w:rsidRPr="002035F9" w:rsidRDefault="0044429E" w:rsidP="006649F9">
            <w:pPr>
              <w:pStyle w:val="TableEntry"/>
              <w:rPr>
                <w:rFonts w:cs="Arial"/>
                <w:i/>
                <w:color w:val="00B050"/>
                <w:sz w:val="24"/>
                <w:szCs w:val="24"/>
                <w:rPrChange w:id="596" w:author="Madhura Ramojwar" w:date="2021-04-22T16:08:00Z">
                  <w:rPr>
                    <w:i/>
                    <w:color w:val="00B050"/>
                  </w:rPr>
                </w:rPrChange>
              </w:rPr>
            </w:pPr>
            <w:r w:rsidRPr="002035F9">
              <w:rPr>
                <w:rFonts w:cs="Arial"/>
                <w:i/>
                <w:color w:val="00B050"/>
                <w:sz w:val="24"/>
                <w:szCs w:val="24"/>
                <w:rPrChange w:id="597" w:author="Madhura Ramojwar" w:date="2021-04-22T16:08:00Z">
                  <w:rPr>
                    <w:i/>
                    <w:color w:val="00B050"/>
                  </w:rPr>
                </w:rPrChange>
              </w:rPr>
              <w:t>Or</w:t>
            </w:r>
          </w:p>
          <w:p w14:paraId="3FA69FD7" w14:textId="77777777" w:rsidR="0044429E" w:rsidRPr="002035F9" w:rsidRDefault="0044429E" w:rsidP="006649F9">
            <w:pPr>
              <w:pStyle w:val="TableEntry"/>
              <w:rPr>
                <w:rFonts w:cs="Arial"/>
                <w:i/>
                <w:color w:val="00B050"/>
                <w:sz w:val="24"/>
                <w:szCs w:val="24"/>
                <w:rPrChange w:id="598" w:author="Madhura Ramojwar" w:date="2021-04-22T16:08:00Z">
                  <w:rPr>
                    <w:i/>
                    <w:color w:val="00B050"/>
                  </w:rPr>
                </w:rPrChange>
              </w:rPr>
            </w:pPr>
            <w:r w:rsidRPr="002035F9">
              <w:rPr>
                <w:rFonts w:cs="Arial"/>
                <w:i/>
                <w:color w:val="00B050"/>
                <w:sz w:val="24"/>
                <w:szCs w:val="24"/>
                <w:rPrChange w:id="599" w:author="Madhura Ramojwar" w:date="2021-04-22T16:08:00Z">
                  <w:rPr>
                    <w:i/>
                    <w:color w:val="00B050"/>
                  </w:rPr>
                </w:rPrChange>
              </w:rPr>
              <w:t>5-years</w:t>
            </w:r>
          </w:p>
          <w:p w14:paraId="04F955D0" w14:textId="77777777" w:rsidR="002451B1" w:rsidRPr="002035F9" w:rsidRDefault="002451B1" w:rsidP="006649F9">
            <w:pPr>
              <w:pStyle w:val="TableEntry"/>
              <w:rPr>
                <w:rFonts w:cs="Arial"/>
                <w:i/>
                <w:color w:val="00B050"/>
                <w:sz w:val="24"/>
                <w:szCs w:val="24"/>
                <w:rPrChange w:id="600" w:author="Madhura Ramojwar" w:date="2021-04-22T16:08:00Z">
                  <w:rPr>
                    <w:i/>
                    <w:color w:val="00B050"/>
                  </w:rPr>
                </w:rPrChange>
              </w:rPr>
            </w:pPr>
            <w:r w:rsidRPr="002035F9">
              <w:rPr>
                <w:rFonts w:cs="Arial"/>
                <w:i/>
                <w:color w:val="00B050"/>
                <w:sz w:val="24"/>
                <w:szCs w:val="24"/>
                <w:rPrChange w:id="601" w:author="Madhura Ramojwar" w:date="2021-04-22T16:08:00Z">
                  <w:rPr>
                    <w:i/>
                    <w:color w:val="00B050"/>
                  </w:rPr>
                </w:rPrChange>
              </w:rPr>
              <w:t xml:space="preserve">Or </w:t>
            </w:r>
          </w:p>
          <w:p w14:paraId="19084816" w14:textId="1ACD49E3" w:rsidR="002451B1" w:rsidRPr="002035F9" w:rsidRDefault="002451B1" w:rsidP="006649F9">
            <w:pPr>
              <w:pStyle w:val="TableEntry"/>
              <w:rPr>
                <w:rFonts w:cs="Arial"/>
                <w:i/>
                <w:color w:val="00B050"/>
                <w:sz w:val="24"/>
                <w:szCs w:val="24"/>
                <w:rPrChange w:id="602" w:author="Madhura Ramojwar" w:date="2021-04-22T16:08:00Z">
                  <w:rPr>
                    <w:i/>
                    <w:color w:val="00B050"/>
                  </w:rPr>
                </w:rPrChange>
              </w:rPr>
            </w:pPr>
            <w:r w:rsidRPr="002035F9">
              <w:rPr>
                <w:rFonts w:cs="Arial"/>
                <w:i/>
                <w:color w:val="00B050"/>
                <w:sz w:val="24"/>
                <w:szCs w:val="24"/>
                <w:rPrChange w:id="603" w:author="Madhura Ramojwar" w:date="2021-04-22T16:08:00Z">
                  <w:rPr>
                    <w:i/>
                    <w:color w:val="00B050"/>
                  </w:rPr>
                </w:rPrChange>
              </w:rPr>
              <w:t>Other</w:t>
            </w:r>
          </w:p>
        </w:tc>
        <w:tc>
          <w:tcPr>
            <w:tcW w:w="1851" w:type="dxa"/>
          </w:tcPr>
          <w:p w14:paraId="6DC2261E" w14:textId="77777777" w:rsidR="0044429E" w:rsidRPr="002035F9" w:rsidRDefault="0044429E" w:rsidP="006649F9">
            <w:pPr>
              <w:pStyle w:val="TableEntry"/>
              <w:rPr>
                <w:rFonts w:cs="Arial"/>
                <w:i/>
                <w:color w:val="00B050"/>
                <w:sz w:val="24"/>
                <w:szCs w:val="24"/>
                <w:rPrChange w:id="604" w:author="Madhura Ramojwar" w:date="2021-04-22T16:08:00Z">
                  <w:rPr>
                    <w:i/>
                    <w:color w:val="00B050"/>
                  </w:rPr>
                </w:rPrChange>
              </w:rPr>
            </w:pPr>
            <w:r w:rsidRPr="002035F9">
              <w:rPr>
                <w:rFonts w:cs="Arial"/>
                <w:i/>
                <w:color w:val="00B050"/>
                <w:sz w:val="24"/>
                <w:szCs w:val="24"/>
                <w:rPrChange w:id="605" w:author="Madhura Ramojwar" w:date="2021-04-22T16:08:00Z">
                  <w:rPr>
                    <w:i/>
                    <w:color w:val="00B050"/>
                  </w:rPr>
                </w:rPrChange>
              </w:rPr>
              <w:t>XX-XX-XX (date/month/year) -. XX-XX-XX (date/month/year).</w:t>
            </w:r>
          </w:p>
        </w:tc>
        <w:tc>
          <w:tcPr>
            <w:tcW w:w="5328" w:type="dxa"/>
          </w:tcPr>
          <w:p w14:paraId="4C3D3A98" w14:textId="77777777" w:rsidR="0044429E" w:rsidRPr="002035F9" w:rsidRDefault="0044429E" w:rsidP="006649F9">
            <w:pPr>
              <w:pStyle w:val="TableEntry"/>
              <w:rPr>
                <w:rFonts w:cs="Arial"/>
                <w:i/>
                <w:color w:val="00B050"/>
                <w:sz w:val="24"/>
                <w:szCs w:val="24"/>
                <w:rPrChange w:id="606" w:author="Madhura Ramojwar" w:date="2021-04-22T16:08:00Z">
                  <w:rPr>
                    <w:i/>
                    <w:color w:val="00B050"/>
                  </w:rPr>
                </w:rPrChange>
              </w:rPr>
            </w:pPr>
            <w:r w:rsidRPr="002035F9">
              <w:rPr>
                <w:rFonts w:cs="Arial"/>
                <w:i/>
                <w:color w:val="00B050"/>
                <w:sz w:val="24"/>
                <w:szCs w:val="24"/>
                <w:rPrChange w:id="607" w:author="Madhura Ramojwar" w:date="2021-04-22T16:08:00Z">
                  <w:rPr>
                    <w:i/>
                    <w:color w:val="00B050"/>
                  </w:rPr>
                </w:rPrChange>
              </w:rPr>
              <w:t xml:space="preserve">This is an annual update hence a 1-year timeframe is selected for evaluation. The date-range for this evaluation is selected to ensure there are no gaps in data analyzed relative </w:t>
            </w:r>
            <w:proofErr w:type="gramStart"/>
            <w:r w:rsidRPr="002035F9">
              <w:rPr>
                <w:rFonts w:cs="Arial"/>
                <w:i/>
                <w:color w:val="00B050"/>
                <w:sz w:val="24"/>
                <w:szCs w:val="24"/>
                <w:rPrChange w:id="608" w:author="Madhura Ramojwar" w:date="2021-04-22T16:08:00Z">
                  <w:rPr>
                    <w:i/>
                    <w:color w:val="00B050"/>
                  </w:rPr>
                </w:rPrChange>
              </w:rPr>
              <w:t>to  the</w:t>
            </w:r>
            <w:proofErr w:type="gramEnd"/>
            <w:r w:rsidRPr="002035F9">
              <w:rPr>
                <w:rFonts w:cs="Arial"/>
                <w:i/>
                <w:color w:val="00B050"/>
                <w:sz w:val="24"/>
                <w:szCs w:val="24"/>
                <w:rPrChange w:id="609" w:author="Madhura Ramojwar" w:date="2021-04-22T16:08:00Z">
                  <w:rPr>
                    <w:i/>
                    <w:color w:val="00B050"/>
                  </w:rPr>
                </w:rPrChange>
              </w:rPr>
              <w:t xml:space="preserve"> previous (year XXXX) evaluation (RPTXXXXXX)</w:t>
            </w:r>
          </w:p>
          <w:p w14:paraId="63FDB00F" w14:textId="77777777" w:rsidR="0044429E" w:rsidRPr="002035F9" w:rsidRDefault="0044429E" w:rsidP="006649F9">
            <w:pPr>
              <w:pStyle w:val="TableEntry"/>
              <w:rPr>
                <w:rFonts w:cs="Arial"/>
                <w:i/>
                <w:color w:val="00B050"/>
                <w:sz w:val="24"/>
                <w:szCs w:val="24"/>
                <w:rPrChange w:id="610" w:author="Madhura Ramojwar" w:date="2021-04-22T16:08:00Z">
                  <w:rPr>
                    <w:i/>
                    <w:color w:val="00B050"/>
                  </w:rPr>
                </w:rPrChange>
              </w:rPr>
            </w:pPr>
            <w:r w:rsidRPr="002035F9">
              <w:rPr>
                <w:rFonts w:cs="Arial"/>
                <w:i/>
                <w:color w:val="00B050"/>
                <w:sz w:val="24"/>
                <w:szCs w:val="24"/>
                <w:rPrChange w:id="611" w:author="Madhura Ramojwar" w:date="2021-04-22T16:08:00Z">
                  <w:rPr>
                    <w:i/>
                    <w:color w:val="00B050"/>
                  </w:rPr>
                </w:rPrChange>
              </w:rPr>
              <w:t>Or</w:t>
            </w:r>
          </w:p>
          <w:p w14:paraId="16581D4C" w14:textId="77777777" w:rsidR="0044429E" w:rsidRPr="002035F9" w:rsidRDefault="0044429E" w:rsidP="006649F9">
            <w:pPr>
              <w:pStyle w:val="TableEntry"/>
              <w:rPr>
                <w:rFonts w:cs="Arial"/>
                <w:i/>
                <w:color w:val="00B050"/>
                <w:sz w:val="24"/>
                <w:szCs w:val="24"/>
                <w:rPrChange w:id="612" w:author="Madhura Ramojwar" w:date="2021-04-22T16:08:00Z">
                  <w:rPr>
                    <w:i/>
                    <w:color w:val="00B050"/>
                  </w:rPr>
                </w:rPrChange>
              </w:rPr>
            </w:pPr>
            <w:r w:rsidRPr="002035F9">
              <w:rPr>
                <w:rFonts w:cs="Arial"/>
                <w:i/>
                <w:color w:val="00B050"/>
                <w:sz w:val="24"/>
                <w:szCs w:val="24"/>
                <w:rPrChange w:id="613" w:author="Madhura Ramojwar" w:date="2021-04-22T16:08:00Z">
                  <w:rPr>
                    <w:i/>
                    <w:color w:val="00B050"/>
                  </w:rPr>
                </w:rPrChange>
              </w:rPr>
              <w:t xml:space="preserve"> A 5-year timeframe is deemed sufficient to identify relevant and sufficient clinical evidence on the subject device. The date-range for this evaluation is selected to ensure there are no gaps in data analyzed relative to the previous (year XXXX) evaluation (RPTXXXXXX)</w:t>
            </w:r>
          </w:p>
          <w:p w14:paraId="4D68AB06" w14:textId="77777777" w:rsidR="0044429E" w:rsidRPr="002035F9" w:rsidRDefault="0044429E" w:rsidP="006649F9">
            <w:pPr>
              <w:pStyle w:val="TableEntry"/>
              <w:rPr>
                <w:rFonts w:cs="Arial"/>
                <w:i/>
                <w:color w:val="00B050"/>
                <w:sz w:val="24"/>
                <w:szCs w:val="24"/>
                <w:rPrChange w:id="614" w:author="Madhura Ramojwar" w:date="2021-04-22T16:08:00Z">
                  <w:rPr>
                    <w:i/>
                    <w:color w:val="00B050"/>
                  </w:rPr>
                </w:rPrChange>
              </w:rPr>
            </w:pPr>
            <w:r w:rsidRPr="002035F9">
              <w:rPr>
                <w:rFonts w:cs="Arial"/>
                <w:i/>
                <w:color w:val="00B050"/>
                <w:sz w:val="24"/>
                <w:szCs w:val="24"/>
                <w:rPrChange w:id="615" w:author="Madhura Ramojwar" w:date="2021-04-22T16:08:00Z">
                  <w:rPr>
                    <w:i/>
                    <w:color w:val="00B050"/>
                  </w:rPr>
                </w:rPrChange>
              </w:rPr>
              <w:t>Or</w:t>
            </w:r>
          </w:p>
          <w:p w14:paraId="4375EAC8" w14:textId="77777777" w:rsidR="0044429E" w:rsidRPr="002035F9" w:rsidRDefault="0044429E" w:rsidP="006649F9">
            <w:pPr>
              <w:pStyle w:val="TableEntry"/>
              <w:rPr>
                <w:rFonts w:cs="Arial"/>
                <w:i/>
                <w:color w:val="00B050"/>
                <w:sz w:val="24"/>
                <w:szCs w:val="24"/>
                <w:rPrChange w:id="616" w:author="Madhura Ramojwar" w:date="2021-04-22T16:08:00Z">
                  <w:rPr>
                    <w:i/>
                    <w:color w:val="00B050"/>
                  </w:rPr>
                </w:rPrChange>
              </w:rPr>
            </w:pPr>
            <w:r w:rsidRPr="002035F9">
              <w:rPr>
                <w:rFonts w:cs="Arial"/>
                <w:i/>
                <w:color w:val="00B050"/>
                <w:sz w:val="24"/>
                <w:szCs w:val="24"/>
                <w:rPrChange w:id="617" w:author="Madhura Ramojwar" w:date="2021-04-22T16:08:00Z">
                  <w:rPr>
                    <w:i/>
                    <w:color w:val="00B050"/>
                  </w:rPr>
                </w:rPrChange>
              </w:rPr>
              <w:t>Any other justification as needed/as applicable</w:t>
            </w:r>
          </w:p>
        </w:tc>
      </w:tr>
      <w:tr w:rsidR="00061B77" w:rsidRPr="00FE3FE5" w14:paraId="6AAF0432" w14:textId="77777777" w:rsidTr="00AA223A">
        <w:tc>
          <w:tcPr>
            <w:tcW w:w="1428" w:type="dxa"/>
          </w:tcPr>
          <w:p w14:paraId="71F149A2" w14:textId="77777777" w:rsidR="0044429E" w:rsidRPr="002035F9" w:rsidRDefault="0044429E" w:rsidP="006649F9">
            <w:pPr>
              <w:pStyle w:val="TableEntry"/>
              <w:rPr>
                <w:rFonts w:cs="Arial"/>
                <w:i/>
                <w:color w:val="00B050"/>
                <w:sz w:val="24"/>
                <w:szCs w:val="24"/>
                <w:rPrChange w:id="618" w:author="Madhura Ramojwar" w:date="2021-04-22T16:08:00Z">
                  <w:rPr>
                    <w:i/>
                    <w:color w:val="00B050"/>
                  </w:rPr>
                </w:rPrChange>
              </w:rPr>
            </w:pPr>
            <w:r w:rsidRPr="002035F9">
              <w:rPr>
                <w:rFonts w:cs="Arial"/>
                <w:i/>
                <w:color w:val="00B050"/>
                <w:sz w:val="24"/>
                <w:szCs w:val="24"/>
                <w:rPrChange w:id="619" w:author="Madhura Ramojwar" w:date="2021-04-22T16:08:00Z">
                  <w:rPr>
                    <w:i/>
                    <w:color w:val="00B050"/>
                  </w:rPr>
                </w:rPrChange>
              </w:rPr>
              <w:t>PMS Data</w:t>
            </w:r>
          </w:p>
        </w:tc>
        <w:tc>
          <w:tcPr>
            <w:tcW w:w="1288" w:type="dxa"/>
          </w:tcPr>
          <w:p w14:paraId="7C3B71A6" w14:textId="77777777" w:rsidR="0044429E" w:rsidRPr="002035F9" w:rsidRDefault="0044429E" w:rsidP="006649F9">
            <w:pPr>
              <w:pStyle w:val="TableEntry"/>
              <w:rPr>
                <w:rFonts w:cs="Arial"/>
                <w:i/>
                <w:color w:val="00B050"/>
                <w:sz w:val="24"/>
                <w:szCs w:val="24"/>
                <w:rPrChange w:id="620" w:author="Madhura Ramojwar" w:date="2021-04-22T16:08:00Z">
                  <w:rPr>
                    <w:i/>
                    <w:color w:val="00B050"/>
                  </w:rPr>
                </w:rPrChange>
              </w:rPr>
            </w:pPr>
            <w:r w:rsidRPr="002035F9">
              <w:rPr>
                <w:rFonts w:cs="Arial"/>
                <w:i/>
                <w:color w:val="00B050"/>
                <w:sz w:val="24"/>
                <w:szCs w:val="24"/>
                <w:rPrChange w:id="621" w:author="Madhura Ramojwar" w:date="2021-04-22T16:08:00Z">
                  <w:rPr>
                    <w:i/>
                    <w:color w:val="00B050"/>
                  </w:rPr>
                </w:rPrChange>
              </w:rPr>
              <w:t>5 years</w:t>
            </w:r>
          </w:p>
          <w:p w14:paraId="08B5A76B" w14:textId="77777777" w:rsidR="002451B1" w:rsidRPr="002035F9" w:rsidRDefault="002451B1" w:rsidP="006649F9">
            <w:pPr>
              <w:pStyle w:val="TableEntry"/>
              <w:rPr>
                <w:rFonts w:cs="Arial"/>
                <w:i/>
                <w:color w:val="00B050"/>
                <w:sz w:val="24"/>
                <w:szCs w:val="24"/>
                <w:rPrChange w:id="622" w:author="Madhura Ramojwar" w:date="2021-04-22T16:08:00Z">
                  <w:rPr>
                    <w:i/>
                    <w:color w:val="00B050"/>
                  </w:rPr>
                </w:rPrChange>
              </w:rPr>
            </w:pPr>
            <w:r w:rsidRPr="002035F9">
              <w:rPr>
                <w:rFonts w:cs="Arial"/>
                <w:i/>
                <w:color w:val="00B050"/>
                <w:sz w:val="24"/>
                <w:szCs w:val="24"/>
                <w:rPrChange w:id="623" w:author="Madhura Ramojwar" w:date="2021-04-22T16:08:00Z">
                  <w:rPr>
                    <w:i/>
                    <w:color w:val="00B050"/>
                  </w:rPr>
                </w:rPrChange>
              </w:rPr>
              <w:t xml:space="preserve">Or </w:t>
            </w:r>
          </w:p>
          <w:p w14:paraId="50A2AE88" w14:textId="5A16AB02" w:rsidR="002451B1" w:rsidRPr="002035F9" w:rsidRDefault="002451B1" w:rsidP="006649F9">
            <w:pPr>
              <w:pStyle w:val="TableEntry"/>
              <w:rPr>
                <w:rFonts w:cs="Arial"/>
                <w:i/>
                <w:color w:val="00B050"/>
                <w:sz w:val="24"/>
                <w:szCs w:val="24"/>
                <w:rPrChange w:id="624" w:author="Madhura Ramojwar" w:date="2021-04-22T16:08:00Z">
                  <w:rPr>
                    <w:i/>
                    <w:color w:val="00B050"/>
                  </w:rPr>
                </w:rPrChange>
              </w:rPr>
            </w:pPr>
            <w:r w:rsidRPr="002035F9">
              <w:rPr>
                <w:rFonts w:cs="Arial"/>
                <w:i/>
                <w:color w:val="00B050"/>
                <w:sz w:val="24"/>
                <w:szCs w:val="24"/>
                <w:rPrChange w:id="625" w:author="Madhura Ramojwar" w:date="2021-04-22T16:08:00Z">
                  <w:rPr>
                    <w:i/>
                    <w:color w:val="00B050"/>
                  </w:rPr>
                </w:rPrChange>
              </w:rPr>
              <w:t>Other</w:t>
            </w:r>
          </w:p>
        </w:tc>
        <w:tc>
          <w:tcPr>
            <w:tcW w:w="1851" w:type="dxa"/>
          </w:tcPr>
          <w:p w14:paraId="0C0E79CA" w14:textId="77777777" w:rsidR="0044429E" w:rsidRPr="002035F9" w:rsidRDefault="0044429E" w:rsidP="006649F9">
            <w:pPr>
              <w:pStyle w:val="TableEntry"/>
              <w:rPr>
                <w:rFonts w:cs="Arial"/>
                <w:i/>
                <w:color w:val="00B050"/>
                <w:sz w:val="24"/>
                <w:szCs w:val="24"/>
                <w:rPrChange w:id="626" w:author="Madhura Ramojwar" w:date="2021-04-22T16:08:00Z">
                  <w:rPr>
                    <w:i/>
                    <w:color w:val="00B050"/>
                  </w:rPr>
                </w:rPrChange>
              </w:rPr>
            </w:pPr>
            <w:r w:rsidRPr="002035F9">
              <w:rPr>
                <w:rFonts w:cs="Arial"/>
                <w:i/>
                <w:color w:val="00B050"/>
                <w:sz w:val="24"/>
                <w:szCs w:val="24"/>
                <w:rPrChange w:id="627" w:author="Madhura Ramojwar" w:date="2021-04-22T16:08:00Z">
                  <w:rPr>
                    <w:i/>
                    <w:color w:val="00B050"/>
                  </w:rPr>
                </w:rPrChange>
              </w:rPr>
              <w:t>XX-XX-XX (date/month/year) -. XX-XX-XX (date/month/year).</w:t>
            </w:r>
          </w:p>
        </w:tc>
        <w:tc>
          <w:tcPr>
            <w:tcW w:w="5328" w:type="dxa"/>
          </w:tcPr>
          <w:p w14:paraId="226300D1" w14:textId="77777777" w:rsidR="0044429E" w:rsidRPr="002035F9" w:rsidRDefault="0044429E" w:rsidP="006649F9">
            <w:pPr>
              <w:pStyle w:val="TableEntry"/>
              <w:rPr>
                <w:rFonts w:cs="Arial"/>
                <w:i/>
                <w:color w:val="00B050"/>
                <w:sz w:val="24"/>
                <w:szCs w:val="24"/>
                <w:rPrChange w:id="628" w:author="Madhura Ramojwar" w:date="2021-04-22T16:08:00Z">
                  <w:rPr>
                    <w:i/>
                    <w:color w:val="00B050"/>
                  </w:rPr>
                </w:rPrChange>
              </w:rPr>
            </w:pPr>
            <w:r w:rsidRPr="002035F9">
              <w:rPr>
                <w:rFonts w:cs="Arial"/>
                <w:i/>
                <w:color w:val="00B050"/>
                <w:sz w:val="24"/>
                <w:szCs w:val="24"/>
                <w:rPrChange w:id="629" w:author="Madhura Ramojwar" w:date="2021-04-22T16:08:00Z">
                  <w:rPr>
                    <w:i/>
                    <w:color w:val="00B050"/>
                  </w:rPr>
                </w:rPrChange>
              </w:rPr>
              <w:t xml:space="preserve">A 5-year timeframe is used to enable appropriate data for trending and complaint analysis. The date-range for this evaluation is selected to ensure there are no gaps in data analyzed relative </w:t>
            </w:r>
            <w:proofErr w:type="gramStart"/>
            <w:r w:rsidRPr="002035F9">
              <w:rPr>
                <w:rFonts w:cs="Arial"/>
                <w:i/>
                <w:color w:val="00B050"/>
                <w:sz w:val="24"/>
                <w:szCs w:val="24"/>
                <w:rPrChange w:id="630" w:author="Madhura Ramojwar" w:date="2021-04-22T16:08:00Z">
                  <w:rPr>
                    <w:i/>
                    <w:color w:val="00B050"/>
                  </w:rPr>
                </w:rPrChange>
              </w:rPr>
              <w:t>to  the</w:t>
            </w:r>
            <w:proofErr w:type="gramEnd"/>
            <w:r w:rsidRPr="002035F9">
              <w:rPr>
                <w:rFonts w:cs="Arial"/>
                <w:i/>
                <w:color w:val="00B050"/>
                <w:sz w:val="24"/>
                <w:szCs w:val="24"/>
                <w:rPrChange w:id="631" w:author="Madhura Ramojwar" w:date="2021-04-22T16:08:00Z">
                  <w:rPr>
                    <w:i/>
                    <w:color w:val="00B050"/>
                  </w:rPr>
                </w:rPrChange>
              </w:rPr>
              <w:t xml:space="preserve"> previous (year XXXX) evaluation (RPTXXXXXX)</w:t>
            </w:r>
          </w:p>
          <w:p w14:paraId="4B2321E0" w14:textId="77777777" w:rsidR="0044429E" w:rsidRPr="002035F9" w:rsidRDefault="0044429E" w:rsidP="006649F9">
            <w:pPr>
              <w:pStyle w:val="TableEntry"/>
              <w:rPr>
                <w:rFonts w:cs="Arial"/>
                <w:i/>
                <w:color w:val="00B050"/>
                <w:sz w:val="24"/>
                <w:szCs w:val="24"/>
                <w:rPrChange w:id="632" w:author="Madhura Ramojwar" w:date="2021-04-22T16:08:00Z">
                  <w:rPr>
                    <w:i/>
                    <w:color w:val="00B050"/>
                  </w:rPr>
                </w:rPrChange>
              </w:rPr>
            </w:pPr>
            <w:r w:rsidRPr="002035F9">
              <w:rPr>
                <w:rFonts w:cs="Arial"/>
                <w:i/>
                <w:color w:val="00B050"/>
                <w:sz w:val="24"/>
                <w:szCs w:val="24"/>
                <w:rPrChange w:id="633" w:author="Madhura Ramojwar" w:date="2021-04-22T16:08:00Z">
                  <w:rPr>
                    <w:i/>
                    <w:color w:val="00B050"/>
                  </w:rPr>
                </w:rPrChange>
              </w:rPr>
              <w:t>Or</w:t>
            </w:r>
          </w:p>
          <w:p w14:paraId="1DD760F3" w14:textId="77777777" w:rsidR="0044429E" w:rsidRPr="00FE3FE5" w:rsidRDefault="0044429E" w:rsidP="006649F9">
            <w:pPr>
              <w:pStyle w:val="TableEntry"/>
              <w:rPr>
                <w:rFonts w:cs="Arial"/>
                <w:i/>
                <w:color w:val="00B050"/>
                <w:sz w:val="24"/>
                <w:szCs w:val="24"/>
              </w:rPr>
            </w:pPr>
            <w:r w:rsidRPr="002035F9">
              <w:rPr>
                <w:rFonts w:cs="Arial"/>
                <w:i/>
                <w:color w:val="00B050"/>
                <w:sz w:val="24"/>
                <w:szCs w:val="24"/>
                <w:rPrChange w:id="634" w:author="Madhura Ramojwar" w:date="2021-04-22T16:08:00Z">
                  <w:rPr>
                    <w:i/>
                    <w:color w:val="00B050"/>
                  </w:rPr>
                </w:rPrChange>
              </w:rPr>
              <w:t>Any other justification as needed/as applicable</w:t>
            </w:r>
          </w:p>
        </w:tc>
      </w:tr>
    </w:tbl>
    <w:p w14:paraId="49B484A6" w14:textId="77777777" w:rsidR="002E010E" w:rsidRPr="00FE3FE5" w:rsidRDefault="002E010E" w:rsidP="002E010E">
      <w:pPr>
        <w:pStyle w:val="BT1BodyTextI1"/>
        <w:rPr>
          <w:rFonts w:cs="Arial"/>
          <w:i/>
          <w:color w:val="0000FF"/>
        </w:rPr>
      </w:pPr>
    </w:p>
    <w:p w14:paraId="5C841828" w14:textId="587D9A11" w:rsidR="00594396" w:rsidRPr="00FE3FE5" w:rsidRDefault="00594396" w:rsidP="0013113D">
      <w:pPr>
        <w:pStyle w:val="Heading2"/>
        <w:rPr>
          <w:szCs w:val="24"/>
        </w:rPr>
      </w:pPr>
      <w:bookmarkStart w:id="635" w:name="_Toc54010630"/>
      <w:r w:rsidRPr="00FE3FE5">
        <w:rPr>
          <w:szCs w:val="24"/>
        </w:rPr>
        <w:t>Newly Emerged Clinical Concerns</w:t>
      </w:r>
      <w:bookmarkEnd w:id="635"/>
    </w:p>
    <w:p w14:paraId="658C5AA3" w14:textId="5DAE623A" w:rsidR="00AE751D" w:rsidRPr="00FE3FE5" w:rsidRDefault="00AE751D" w:rsidP="00AE751D">
      <w:pPr>
        <w:pStyle w:val="BT1BodyTextI1"/>
        <w:rPr>
          <w:rFonts w:cs="Arial"/>
        </w:rPr>
      </w:pPr>
      <w:ins w:id="636" w:author="Madhura Ramojwar" w:date="2021-04-22T16:05:00Z">
        <w:r w:rsidRPr="00FE3FE5">
          <w:rPr>
            <w:rFonts w:cs="Arial"/>
          </w:rPr>
          <w:t>The CER update is provided for the purposes of annual update and is not the result of newly emerged clinical concerns.</w:t>
        </w:r>
      </w:ins>
    </w:p>
    <w:p w14:paraId="151A9087" w14:textId="7039B058" w:rsidR="00A55EEE" w:rsidRPr="00FE3FE5" w:rsidRDefault="006B1376" w:rsidP="005260F4">
      <w:pPr>
        <w:pStyle w:val="Heading2"/>
        <w:rPr>
          <w:szCs w:val="24"/>
        </w:rPr>
      </w:pPr>
      <w:bookmarkStart w:id="637" w:name="_Toc54010631"/>
      <w:bookmarkEnd w:id="563"/>
      <w:r w:rsidRPr="00FE3FE5">
        <w:rPr>
          <w:szCs w:val="24"/>
        </w:rPr>
        <w:t>S</w:t>
      </w:r>
      <w:r w:rsidR="00A55EEE" w:rsidRPr="00FE3FE5">
        <w:rPr>
          <w:szCs w:val="24"/>
        </w:rPr>
        <w:t xml:space="preserve">ummary of </w:t>
      </w:r>
      <w:r w:rsidRPr="00FE3FE5">
        <w:rPr>
          <w:szCs w:val="24"/>
        </w:rPr>
        <w:t>Prior C</w:t>
      </w:r>
      <w:r w:rsidR="00A55EEE" w:rsidRPr="00FE3FE5">
        <w:rPr>
          <w:szCs w:val="24"/>
        </w:rPr>
        <w:t xml:space="preserve">linical </w:t>
      </w:r>
      <w:r w:rsidRPr="00FE3FE5">
        <w:rPr>
          <w:szCs w:val="24"/>
        </w:rPr>
        <w:t>E</w:t>
      </w:r>
      <w:r w:rsidR="00A55EEE" w:rsidRPr="00FE3FE5">
        <w:rPr>
          <w:szCs w:val="24"/>
        </w:rPr>
        <w:t xml:space="preserve">valuation </w:t>
      </w:r>
      <w:r w:rsidRPr="00FE3FE5">
        <w:rPr>
          <w:szCs w:val="24"/>
        </w:rPr>
        <w:t>A</w:t>
      </w:r>
      <w:r w:rsidR="00A55EEE" w:rsidRPr="00FE3FE5">
        <w:rPr>
          <w:szCs w:val="24"/>
        </w:rPr>
        <w:t>ctivities</w:t>
      </w:r>
      <w:bookmarkEnd w:id="637"/>
    </w:p>
    <w:p w14:paraId="23A0312B" w14:textId="2C9A5BB9" w:rsidR="00CD5593" w:rsidRPr="00FE3FE5" w:rsidRDefault="00CD5593" w:rsidP="00CD5593">
      <w:pPr>
        <w:pStyle w:val="BodyText"/>
        <w:ind w:left="720"/>
        <w:rPr>
          <w:ins w:id="638" w:author="Madhura Ramojwar" w:date="2021-04-22T16:06:00Z"/>
          <w:rFonts w:cs="Arial"/>
          <w:rPrChange w:id="639" w:author="Madhura Ramojwar" w:date="2021-04-22T16:06:00Z">
            <w:rPr>
              <w:ins w:id="640" w:author="Madhura Ramojwar" w:date="2021-04-22T16:06:00Z"/>
              <w:b/>
              <w:bCs/>
              <w:color w:val="000000" w:themeColor="text1"/>
            </w:rPr>
          </w:rPrChange>
        </w:rPr>
        <w:pPrChange w:id="641" w:author="Madhura Ramojwar" w:date="2021-04-22T16:06:00Z">
          <w:pPr>
            <w:pStyle w:val="BodyText"/>
          </w:pPr>
        </w:pPrChange>
      </w:pPr>
      <w:ins w:id="642" w:author="Madhura Ramojwar" w:date="2021-04-22T16:06:00Z">
        <w:r w:rsidRPr="00FE3FE5">
          <w:rPr>
            <w:rFonts w:cs="Arial"/>
          </w:rPr>
          <w:t xml:space="preserve">This CEP is for the update to the existing CER on Axium, and will be Clinical Evaluation Report  CR002 Rev Q. CER revision history is shown in </w:t>
        </w:r>
        <w:r w:rsidRPr="00FE3FE5">
          <w:rPr>
            <w:rFonts w:cs="Arial"/>
          </w:rPr>
          <w:fldChar w:fldCharType="begin"/>
        </w:r>
        <w:r w:rsidRPr="00FE3FE5">
          <w:rPr>
            <w:rFonts w:cs="Arial"/>
          </w:rPr>
          <w:instrText xml:space="preserve"> REF _Ref531894143 \h  \* MERGEFORMAT </w:instrText>
        </w:r>
        <w:r w:rsidRPr="00FE3FE5">
          <w:rPr>
            <w:rFonts w:cs="Arial"/>
          </w:rPr>
        </w:r>
        <w:r w:rsidRPr="00FE3FE5">
          <w:rPr>
            <w:rFonts w:cs="Arial"/>
          </w:rPr>
          <w:fldChar w:fldCharType="separate"/>
        </w:r>
        <w:r w:rsidRPr="00FE3FE5">
          <w:rPr>
            <w:rFonts w:cs="Arial"/>
            <w:color w:val="000000" w:themeColor="text1"/>
          </w:rPr>
          <w:t>Table</w:t>
        </w:r>
        <w:r w:rsidRPr="00FE3FE5">
          <w:rPr>
            <w:rFonts w:cs="Arial"/>
            <w:noProof/>
            <w:color w:val="000000" w:themeColor="text1"/>
          </w:rPr>
          <w:t xml:space="preserve"> 3</w:t>
        </w:r>
        <w:r w:rsidRPr="00FE3FE5">
          <w:rPr>
            <w:rFonts w:cs="Arial"/>
          </w:rPr>
          <w:fldChar w:fldCharType="end"/>
        </w:r>
        <w:r w:rsidRPr="00FE3FE5">
          <w:rPr>
            <w:rFonts w:cs="Arial"/>
          </w:rPr>
          <w:t xml:space="preserve"> below. </w:t>
        </w:r>
        <w:bookmarkStart w:id="643" w:name="_Ref531894143"/>
        <w:bookmarkStart w:id="644" w:name="_Toc488331243"/>
        <w:bookmarkStart w:id="645" w:name="_Toc486504062"/>
        <w:bookmarkStart w:id="646" w:name="_Toc267682"/>
      </w:ins>
    </w:p>
    <w:p w14:paraId="538B1251" w14:textId="77777777" w:rsidR="00CD5593" w:rsidRPr="00FE3FE5" w:rsidRDefault="00CD5593" w:rsidP="00CD5593">
      <w:pPr>
        <w:pStyle w:val="Caption"/>
        <w:rPr>
          <w:ins w:id="647" w:author="Madhura Ramojwar" w:date="2021-04-22T16:06:00Z"/>
          <w:rFonts w:cs="Arial"/>
          <w:color w:val="000000" w:themeColor="text1"/>
          <w:szCs w:val="24"/>
        </w:rPr>
      </w:pPr>
      <w:bookmarkStart w:id="648" w:name="_Toc41489747"/>
      <w:ins w:id="649" w:author="Madhura Ramojwar" w:date="2021-04-22T16:06:00Z">
        <w:r w:rsidRPr="00FE3FE5">
          <w:rPr>
            <w:rFonts w:cs="Arial"/>
            <w:color w:val="000000" w:themeColor="text1"/>
            <w:szCs w:val="24"/>
          </w:rPr>
          <w:lastRenderedPageBreak/>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3</w:t>
        </w:r>
        <w:r w:rsidRPr="00FE3FE5">
          <w:rPr>
            <w:rFonts w:cs="Arial"/>
            <w:color w:val="000000" w:themeColor="text1"/>
            <w:szCs w:val="24"/>
          </w:rPr>
          <w:fldChar w:fldCharType="end"/>
        </w:r>
        <w:bookmarkEnd w:id="643"/>
        <w:r w:rsidRPr="00FE3FE5">
          <w:rPr>
            <w:rFonts w:cs="Arial"/>
            <w:color w:val="000000" w:themeColor="text1"/>
            <w:szCs w:val="24"/>
          </w:rPr>
          <w:t>. Axium CER Revision History</w:t>
        </w:r>
        <w:bookmarkEnd w:id="644"/>
        <w:bookmarkEnd w:id="645"/>
        <w:bookmarkEnd w:id="646"/>
        <w:bookmarkEnd w:id="648"/>
        <w:r w:rsidRPr="00FE3FE5">
          <w:rPr>
            <w:rFonts w:cs="Arial"/>
            <w:color w:val="000000" w:themeColor="text1"/>
            <w:szCs w:val="24"/>
          </w:rPr>
          <w:t xml:space="preserve"> </w:t>
        </w:r>
      </w:ins>
    </w:p>
    <w:tbl>
      <w:tblPr>
        <w:tblStyle w:val="TableGrid60004231"/>
        <w:tblW w:w="8640" w:type="dxa"/>
        <w:tblInd w:w="0" w:type="dxa"/>
        <w:tblLook w:val="04A0" w:firstRow="1" w:lastRow="0" w:firstColumn="1" w:lastColumn="0" w:noHBand="0" w:noVBand="1"/>
      </w:tblPr>
      <w:tblGrid>
        <w:gridCol w:w="1217"/>
        <w:gridCol w:w="7423"/>
      </w:tblGrid>
      <w:tr w:rsidR="00CD5593" w:rsidRPr="00FE3FE5" w14:paraId="45D13547" w14:textId="77777777" w:rsidTr="000F2D37">
        <w:trPr>
          <w:cnfStyle w:val="100000000000" w:firstRow="1" w:lastRow="0" w:firstColumn="0" w:lastColumn="0" w:oddVBand="0" w:evenVBand="0" w:oddHBand="0" w:evenHBand="0" w:firstRowFirstColumn="0" w:firstRowLastColumn="0" w:lastRowFirstColumn="0" w:lastRowLastColumn="0"/>
          <w:tblHeader/>
          <w:ins w:id="650" w:author="Madhura Ramojwar" w:date="2021-04-22T16:06:00Z"/>
        </w:trPr>
        <w:tc>
          <w:tcPr>
            <w:tcW w:w="0" w:type="auto"/>
            <w:shd w:val="clear" w:color="auto" w:fill="D9D9D9" w:themeFill="background1" w:themeFillShade="D9"/>
            <w:hideMark/>
          </w:tcPr>
          <w:p w14:paraId="194A8325" w14:textId="77777777" w:rsidR="00CD5593" w:rsidRPr="00FE3FE5" w:rsidRDefault="00CD5593" w:rsidP="000F2D37">
            <w:pPr>
              <w:pStyle w:val="TableHeader"/>
              <w:rPr>
                <w:ins w:id="651" w:author="Madhura Ramojwar" w:date="2021-04-22T16:06:00Z"/>
                <w:rFonts w:cs="Arial"/>
                <w:sz w:val="24"/>
                <w:szCs w:val="24"/>
              </w:rPr>
            </w:pPr>
            <w:ins w:id="652" w:author="Madhura Ramojwar" w:date="2021-04-22T16:06:00Z">
              <w:r w:rsidRPr="00FE3FE5">
                <w:rPr>
                  <w:rFonts w:cs="Arial"/>
                  <w:sz w:val="24"/>
                  <w:szCs w:val="24"/>
                </w:rPr>
                <w:t>Revision</w:t>
              </w:r>
            </w:ins>
          </w:p>
        </w:tc>
        <w:tc>
          <w:tcPr>
            <w:tcW w:w="0" w:type="auto"/>
            <w:shd w:val="clear" w:color="auto" w:fill="D9D9D9" w:themeFill="background1" w:themeFillShade="D9"/>
            <w:hideMark/>
          </w:tcPr>
          <w:p w14:paraId="5A95F47D" w14:textId="77777777" w:rsidR="00CD5593" w:rsidRPr="00FE3FE5" w:rsidRDefault="00CD5593" w:rsidP="000F2D37">
            <w:pPr>
              <w:pStyle w:val="TableHeader"/>
              <w:rPr>
                <w:ins w:id="653" w:author="Madhura Ramojwar" w:date="2021-04-22T16:06:00Z"/>
                <w:rFonts w:cs="Arial"/>
                <w:sz w:val="24"/>
                <w:szCs w:val="24"/>
              </w:rPr>
            </w:pPr>
            <w:ins w:id="654" w:author="Madhura Ramojwar" w:date="2021-04-22T16:06:00Z">
              <w:r w:rsidRPr="00FE3FE5">
                <w:rPr>
                  <w:rFonts w:cs="Arial"/>
                  <w:sz w:val="24"/>
                  <w:szCs w:val="24"/>
                </w:rPr>
                <w:t>Description</w:t>
              </w:r>
            </w:ins>
          </w:p>
        </w:tc>
      </w:tr>
      <w:tr w:rsidR="00CD5593" w:rsidRPr="00FE3FE5" w14:paraId="28F0BF1B" w14:textId="77777777" w:rsidTr="000F2D37">
        <w:trPr>
          <w:ins w:id="655" w:author="Madhura Ramojwar" w:date="2021-04-22T16:06:00Z"/>
        </w:trPr>
        <w:tc>
          <w:tcPr>
            <w:tcW w:w="0" w:type="auto"/>
            <w:hideMark/>
          </w:tcPr>
          <w:p w14:paraId="05F5C4C8" w14:textId="77777777" w:rsidR="00CD5593" w:rsidRPr="00FE3FE5" w:rsidRDefault="00CD5593" w:rsidP="000F2D37">
            <w:pPr>
              <w:pStyle w:val="TableEntry"/>
              <w:rPr>
                <w:ins w:id="656" w:author="Madhura Ramojwar" w:date="2021-04-22T16:06:00Z"/>
                <w:rFonts w:cs="Arial"/>
                <w:i/>
                <w:color w:val="00B050"/>
                <w:sz w:val="24"/>
                <w:szCs w:val="24"/>
              </w:rPr>
            </w:pPr>
            <w:ins w:id="657" w:author="Madhura Ramojwar" w:date="2021-04-22T16:06:00Z">
              <w:r w:rsidRPr="00FE3FE5">
                <w:rPr>
                  <w:rFonts w:cs="Arial"/>
                  <w:sz w:val="24"/>
                  <w:szCs w:val="24"/>
                </w:rPr>
                <w:t>A</w:t>
              </w:r>
            </w:ins>
          </w:p>
        </w:tc>
        <w:tc>
          <w:tcPr>
            <w:tcW w:w="0" w:type="auto"/>
            <w:hideMark/>
          </w:tcPr>
          <w:p w14:paraId="408AD3EB" w14:textId="77777777" w:rsidR="00CD5593" w:rsidRPr="00FE3FE5" w:rsidRDefault="00CD5593" w:rsidP="000F2D37">
            <w:pPr>
              <w:pStyle w:val="TableEntry"/>
              <w:rPr>
                <w:ins w:id="658" w:author="Madhura Ramojwar" w:date="2021-04-22T16:06:00Z"/>
                <w:rFonts w:cs="Arial"/>
                <w:i/>
                <w:color w:val="00B050"/>
                <w:sz w:val="24"/>
                <w:szCs w:val="24"/>
              </w:rPr>
            </w:pPr>
            <w:ins w:id="659" w:author="Madhura Ramojwar" w:date="2021-04-22T16:06:00Z">
              <w:r w:rsidRPr="00FE3FE5">
                <w:rPr>
                  <w:rFonts w:cs="Arial"/>
                  <w:sz w:val="24"/>
                  <w:szCs w:val="24"/>
                </w:rPr>
                <w:t>Initial Release.</w:t>
              </w:r>
            </w:ins>
          </w:p>
        </w:tc>
      </w:tr>
      <w:tr w:rsidR="00CD5593" w:rsidRPr="00FE3FE5" w14:paraId="7AF23263" w14:textId="77777777" w:rsidTr="000F2D37">
        <w:trPr>
          <w:ins w:id="660" w:author="Madhura Ramojwar" w:date="2021-04-22T16:06:00Z"/>
        </w:trPr>
        <w:tc>
          <w:tcPr>
            <w:tcW w:w="0" w:type="auto"/>
            <w:hideMark/>
          </w:tcPr>
          <w:p w14:paraId="36E03564" w14:textId="77777777" w:rsidR="00CD5593" w:rsidRPr="00FE3FE5" w:rsidRDefault="00CD5593" w:rsidP="000F2D37">
            <w:pPr>
              <w:pStyle w:val="TableEntry"/>
              <w:rPr>
                <w:ins w:id="661" w:author="Madhura Ramojwar" w:date="2021-04-22T16:06:00Z"/>
                <w:rFonts w:cs="Arial"/>
                <w:i/>
                <w:color w:val="00B050"/>
                <w:sz w:val="24"/>
                <w:szCs w:val="24"/>
              </w:rPr>
            </w:pPr>
            <w:ins w:id="662" w:author="Madhura Ramojwar" w:date="2021-04-22T16:06:00Z">
              <w:r w:rsidRPr="00FE3FE5">
                <w:rPr>
                  <w:rFonts w:cs="Arial"/>
                  <w:sz w:val="24"/>
                  <w:szCs w:val="24"/>
                </w:rPr>
                <w:t>B</w:t>
              </w:r>
            </w:ins>
          </w:p>
        </w:tc>
        <w:tc>
          <w:tcPr>
            <w:tcW w:w="0" w:type="auto"/>
          </w:tcPr>
          <w:p w14:paraId="526D1B36" w14:textId="77777777" w:rsidR="00CD5593" w:rsidRPr="00FE3FE5" w:rsidRDefault="00CD5593" w:rsidP="000F2D37">
            <w:pPr>
              <w:widowControl w:val="0"/>
              <w:rPr>
                <w:ins w:id="663" w:author="Madhura Ramojwar" w:date="2021-04-22T16:06:00Z"/>
                <w:rFonts w:cs="Arial"/>
              </w:rPr>
            </w:pPr>
            <w:ins w:id="664" w:author="Madhura Ramojwar" w:date="2021-04-22T16:06:00Z">
              <w:r w:rsidRPr="00FE3FE5">
                <w:rPr>
                  <w:rFonts w:cs="Arial"/>
                </w:rPr>
                <w:t>Before: A revision history was provided, but no history overview was included.</w:t>
              </w:r>
            </w:ins>
          </w:p>
          <w:p w14:paraId="3EB9D74F" w14:textId="77777777" w:rsidR="00CD5593" w:rsidRPr="00FE3FE5" w:rsidRDefault="00CD5593" w:rsidP="000F2D37">
            <w:pPr>
              <w:widowControl w:val="0"/>
              <w:rPr>
                <w:ins w:id="665" w:author="Madhura Ramojwar" w:date="2021-04-22T16:06:00Z"/>
                <w:rFonts w:cs="Arial"/>
              </w:rPr>
            </w:pPr>
            <w:ins w:id="666" w:author="Madhura Ramojwar" w:date="2021-04-22T16:06:00Z">
              <w:r w:rsidRPr="00FE3FE5">
                <w:rPr>
                  <w:rFonts w:cs="Arial"/>
                </w:rPr>
                <w:t>After: A History Overview has been added to the Appendix to provide ‘Before’ and ‘After’ history for each change.</w:t>
              </w:r>
            </w:ins>
          </w:p>
          <w:p w14:paraId="7A85D2BA" w14:textId="77777777" w:rsidR="00CD5593" w:rsidRPr="00FE3FE5" w:rsidRDefault="00CD5593" w:rsidP="000F2D37">
            <w:pPr>
              <w:pStyle w:val="TableEntry"/>
              <w:rPr>
                <w:ins w:id="667" w:author="Madhura Ramojwar" w:date="2021-04-22T16:06:00Z"/>
                <w:rFonts w:cs="Arial"/>
                <w:i/>
                <w:color w:val="00B050"/>
                <w:sz w:val="24"/>
                <w:szCs w:val="24"/>
              </w:rPr>
            </w:pPr>
            <w:ins w:id="668" w:author="Madhura Ramojwar" w:date="2021-04-22T16:06:00Z">
              <w:r w:rsidRPr="00FE3FE5">
                <w:rPr>
                  <w:rFonts w:cs="Arial"/>
                  <w:sz w:val="24"/>
                  <w:szCs w:val="24"/>
                </w:rPr>
                <w:t>Page numbers were updated.</w:t>
              </w:r>
            </w:ins>
          </w:p>
        </w:tc>
      </w:tr>
      <w:tr w:rsidR="00CD5593" w:rsidRPr="00FE3FE5" w14:paraId="4D0A8B65" w14:textId="77777777" w:rsidTr="000F2D37">
        <w:trPr>
          <w:ins w:id="669" w:author="Madhura Ramojwar" w:date="2021-04-22T16:06:00Z"/>
        </w:trPr>
        <w:tc>
          <w:tcPr>
            <w:tcW w:w="0" w:type="auto"/>
          </w:tcPr>
          <w:p w14:paraId="3883F3E1" w14:textId="77777777" w:rsidR="00CD5593" w:rsidRPr="00FE3FE5" w:rsidRDefault="00CD5593" w:rsidP="000F2D37">
            <w:pPr>
              <w:pStyle w:val="TableEntry"/>
              <w:rPr>
                <w:ins w:id="670" w:author="Madhura Ramojwar" w:date="2021-04-22T16:06:00Z"/>
                <w:rFonts w:cs="Arial"/>
                <w:i/>
                <w:color w:val="00B050"/>
                <w:sz w:val="24"/>
                <w:szCs w:val="24"/>
              </w:rPr>
            </w:pPr>
            <w:ins w:id="671" w:author="Madhura Ramojwar" w:date="2021-04-22T16:06:00Z">
              <w:r w:rsidRPr="00FE3FE5">
                <w:rPr>
                  <w:rFonts w:cs="Arial"/>
                  <w:sz w:val="24"/>
                  <w:szCs w:val="24"/>
                </w:rPr>
                <w:t>C</w:t>
              </w:r>
            </w:ins>
          </w:p>
        </w:tc>
        <w:tc>
          <w:tcPr>
            <w:tcW w:w="0" w:type="auto"/>
          </w:tcPr>
          <w:p w14:paraId="392FD894" w14:textId="77777777" w:rsidR="00CD5593" w:rsidRPr="00FE3FE5" w:rsidRDefault="00CD5593" w:rsidP="000F2D37">
            <w:pPr>
              <w:widowControl w:val="0"/>
              <w:rPr>
                <w:ins w:id="672" w:author="Madhura Ramojwar" w:date="2021-04-22T16:06:00Z"/>
                <w:rFonts w:cs="Arial"/>
              </w:rPr>
            </w:pPr>
            <w:ins w:id="673" w:author="Madhura Ramojwar" w:date="2021-04-22T16:06:00Z">
              <w:r w:rsidRPr="00FE3FE5">
                <w:rPr>
                  <w:rFonts w:cs="Arial"/>
                </w:rPr>
                <w:t xml:space="preserve">Before: No indication language for Nevro was included. Appendix F did not contain a column explaining similarities/differences between devices. No post-market surveillance plan or clinical study reports were included. Need for an additional literature review and conclusion by an impartial expert. </w:t>
              </w:r>
            </w:ins>
          </w:p>
          <w:p w14:paraId="7B94776F" w14:textId="77777777" w:rsidR="00CD5593" w:rsidRPr="00FE3FE5" w:rsidRDefault="00CD5593" w:rsidP="000F2D37">
            <w:pPr>
              <w:widowControl w:val="0"/>
              <w:rPr>
                <w:ins w:id="674" w:author="Madhura Ramojwar" w:date="2021-04-22T16:06:00Z"/>
                <w:rFonts w:cs="Arial"/>
              </w:rPr>
            </w:pPr>
            <w:ins w:id="675" w:author="Madhura Ramojwar" w:date="2021-04-22T16:06:00Z">
              <w:r w:rsidRPr="00FE3FE5">
                <w:rPr>
                  <w:rFonts w:cs="Arial"/>
                </w:rPr>
                <w:t xml:space="preserve">After: Appendix F has been updated to be more comprehensive. </w:t>
              </w:r>
            </w:ins>
          </w:p>
          <w:p w14:paraId="09B6DD15" w14:textId="77777777" w:rsidR="00CD5593" w:rsidRPr="00FE3FE5" w:rsidRDefault="00CD5593" w:rsidP="000F2D37">
            <w:pPr>
              <w:widowControl w:val="0"/>
              <w:rPr>
                <w:ins w:id="676" w:author="Madhura Ramojwar" w:date="2021-04-22T16:06:00Z"/>
                <w:rFonts w:cs="Arial"/>
              </w:rPr>
            </w:pPr>
            <w:ins w:id="677" w:author="Madhura Ramojwar" w:date="2021-04-22T16:06:00Z">
              <w:r w:rsidRPr="00FE3FE5">
                <w:rPr>
                  <w:rFonts w:cs="Arial"/>
                </w:rPr>
                <w:t>Indications of Nevro were added and a more detailed comparison of the indications for different SCS companies was added.</w:t>
              </w:r>
            </w:ins>
          </w:p>
          <w:p w14:paraId="474C1691" w14:textId="77777777" w:rsidR="00CD5593" w:rsidRPr="00FE3FE5" w:rsidRDefault="00CD5593" w:rsidP="000F2D37">
            <w:pPr>
              <w:pStyle w:val="TableEntry"/>
              <w:rPr>
                <w:ins w:id="678" w:author="Madhura Ramojwar" w:date="2021-04-22T16:06:00Z"/>
                <w:rFonts w:cs="Arial"/>
                <w:i/>
                <w:color w:val="00B050"/>
                <w:sz w:val="24"/>
                <w:szCs w:val="24"/>
              </w:rPr>
            </w:pPr>
            <w:ins w:id="679" w:author="Madhura Ramojwar" w:date="2021-04-22T16:06:00Z">
              <w:r w:rsidRPr="00FE3FE5">
                <w:rPr>
                  <w:rFonts w:cs="Arial"/>
                  <w:sz w:val="24"/>
                  <w:szCs w:val="24"/>
                </w:rPr>
                <w:t xml:space="preserve">A post-market surveillance plan and clinical study report summarizing the current clinical trial data were included. Added letters of support from Dr. Timothy Deer and Dr. </w:t>
              </w:r>
              <w:proofErr w:type="spellStart"/>
              <w:r w:rsidRPr="00FE3FE5">
                <w:rPr>
                  <w:rFonts w:cs="Arial"/>
                  <w:sz w:val="24"/>
                  <w:szCs w:val="24"/>
                </w:rPr>
                <w:t>Liong</w:t>
              </w:r>
              <w:proofErr w:type="spellEnd"/>
              <w:r w:rsidRPr="00FE3FE5">
                <w:rPr>
                  <w:rFonts w:cs="Arial"/>
                  <w:sz w:val="24"/>
                  <w:szCs w:val="24"/>
                </w:rPr>
                <w:t xml:space="preserve"> </w:t>
              </w:r>
              <w:proofErr w:type="spellStart"/>
              <w:r w:rsidRPr="00FE3FE5">
                <w:rPr>
                  <w:rFonts w:cs="Arial"/>
                  <w:sz w:val="24"/>
                  <w:szCs w:val="24"/>
                </w:rPr>
                <w:t>Liem</w:t>
              </w:r>
              <w:proofErr w:type="spellEnd"/>
              <w:r w:rsidRPr="00FE3FE5">
                <w:rPr>
                  <w:rFonts w:cs="Arial"/>
                  <w:sz w:val="24"/>
                  <w:szCs w:val="24"/>
                </w:rPr>
                <w:t>.</w:t>
              </w:r>
            </w:ins>
          </w:p>
        </w:tc>
      </w:tr>
      <w:tr w:rsidR="00CD5593" w:rsidRPr="00FE3FE5" w14:paraId="535374EA" w14:textId="77777777" w:rsidTr="000F2D37">
        <w:trPr>
          <w:ins w:id="680" w:author="Madhura Ramojwar" w:date="2021-04-22T16:06:00Z"/>
        </w:trPr>
        <w:tc>
          <w:tcPr>
            <w:tcW w:w="0" w:type="auto"/>
          </w:tcPr>
          <w:p w14:paraId="28928FEA" w14:textId="77777777" w:rsidR="00CD5593" w:rsidRPr="00FE3FE5" w:rsidRDefault="00CD5593" w:rsidP="000F2D37">
            <w:pPr>
              <w:pStyle w:val="TableEntry"/>
              <w:rPr>
                <w:ins w:id="681" w:author="Madhura Ramojwar" w:date="2021-04-22T16:06:00Z"/>
                <w:rFonts w:cs="Arial"/>
                <w:i/>
                <w:color w:val="00B050"/>
                <w:sz w:val="24"/>
                <w:szCs w:val="24"/>
              </w:rPr>
            </w:pPr>
            <w:ins w:id="682" w:author="Madhura Ramojwar" w:date="2021-04-22T16:06:00Z">
              <w:r w:rsidRPr="00FE3FE5">
                <w:rPr>
                  <w:rFonts w:cs="Arial"/>
                  <w:sz w:val="24"/>
                  <w:szCs w:val="24"/>
                </w:rPr>
                <w:t>D</w:t>
              </w:r>
            </w:ins>
          </w:p>
        </w:tc>
        <w:tc>
          <w:tcPr>
            <w:tcW w:w="0" w:type="auto"/>
          </w:tcPr>
          <w:p w14:paraId="19A7BEE7" w14:textId="77777777" w:rsidR="00CD5593" w:rsidRPr="00FE3FE5" w:rsidRDefault="00CD5593" w:rsidP="000F2D37">
            <w:pPr>
              <w:pStyle w:val="TableEntry"/>
              <w:rPr>
                <w:ins w:id="683" w:author="Madhura Ramojwar" w:date="2021-04-22T16:06:00Z"/>
                <w:rFonts w:cs="Arial"/>
                <w:i/>
                <w:color w:val="00B050"/>
                <w:sz w:val="24"/>
                <w:szCs w:val="24"/>
              </w:rPr>
            </w:pPr>
            <w:ins w:id="684" w:author="Madhura Ramojwar" w:date="2021-04-22T16:06:00Z">
              <w:r w:rsidRPr="00FE3FE5">
                <w:rPr>
                  <w:rFonts w:cs="Arial"/>
                  <w:sz w:val="24"/>
                  <w:szCs w:val="24"/>
                </w:rPr>
                <w:t>Add signature sheet to front of report, remove discussion of off-label use in patient registry patients, add units of measure for Charge and Charge Density in Appendix F.</w:t>
              </w:r>
            </w:ins>
          </w:p>
        </w:tc>
      </w:tr>
      <w:tr w:rsidR="00CD5593" w:rsidRPr="00FE3FE5" w14:paraId="6AC74876" w14:textId="77777777" w:rsidTr="000F2D37">
        <w:trPr>
          <w:ins w:id="685" w:author="Madhura Ramojwar" w:date="2021-04-22T16:06:00Z"/>
        </w:trPr>
        <w:tc>
          <w:tcPr>
            <w:tcW w:w="0" w:type="auto"/>
          </w:tcPr>
          <w:p w14:paraId="43B91C69" w14:textId="77777777" w:rsidR="00CD5593" w:rsidRPr="00FE3FE5" w:rsidRDefault="00CD5593" w:rsidP="000F2D37">
            <w:pPr>
              <w:pStyle w:val="TableEntry"/>
              <w:rPr>
                <w:ins w:id="686" w:author="Madhura Ramojwar" w:date="2021-04-22T16:06:00Z"/>
                <w:rFonts w:cs="Arial"/>
                <w:i/>
                <w:color w:val="00B050"/>
                <w:sz w:val="24"/>
                <w:szCs w:val="24"/>
              </w:rPr>
            </w:pPr>
            <w:ins w:id="687" w:author="Madhura Ramojwar" w:date="2021-04-22T16:06:00Z">
              <w:r w:rsidRPr="00FE3FE5">
                <w:rPr>
                  <w:rFonts w:cs="Arial"/>
                  <w:sz w:val="24"/>
                  <w:szCs w:val="24"/>
                </w:rPr>
                <w:t>E</w:t>
              </w:r>
            </w:ins>
          </w:p>
        </w:tc>
        <w:tc>
          <w:tcPr>
            <w:tcW w:w="0" w:type="auto"/>
          </w:tcPr>
          <w:p w14:paraId="2F83B519" w14:textId="77777777" w:rsidR="00CD5593" w:rsidRPr="00FE3FE5" w:rsidRDefault="00CD5593" w:rsidP="000F2D37">
            <w:pPr>
              <w:pStyle w:val="TableEntry"/>
              <w:rPr>
                <w:ins w:id="688" w:author="Madhura Ramojwar" w:date="2021-04-22T16:06:00Z"/>
                <w:rFonts w:cs="Arial"/>
                <w:i/>
                <w:color w:val="00B050"/>
                <w:sz w:val="24"/>
                <w:szCs w:val="24"/>
              </w:rPr>
            </w:pPr>
            <w:ins w:id="689" w:author="Madhura Ramojwar" w:date="2021-04-22T16:06:00Z">
              <w:r w:rsidRPr="00FE3FE5">
                <w:rPr>
                  <w:rFonts w:cs="Arial"/>
                  <w:sz w:val="24"/>
                  <w:szCs w:val="24"/>
                </w:rPr>
                <w:t>Change post-market follow-up duration from 3 months to 30 days.</w:t>
              </w:r>
            </w:ins>
          </w:p>
        </w:tc>
      </w:tr>
      <w:tr w:rsidR="00CD5593" w:rsidRPr="00FE3FE5" w14:paraId="57643DE9" w14:textId="77777777" w:rsidTr="000F2D37">
        <w:trPr>
          <w:ins w:id="690" w:author="Madhura Ramojwar" w:date="2021-04-22T16:06:00Z"/>
        </w:trPr>
        <w:tc>
          <w:tcPr>
            <w:tcW w:w="0" w:type="auto"/>
          </w:tcPr>
          <w:p w14:paraId="7A33C289" w14:textId="77777777" w:rsidR="00CD5593" w:rsidRPr="00FE3FE5" w:rsidRDefault="00CD5593" w:rsidP="000F2D37">
            <w:pPr>
              <w:pStyle w:val="TableEntry"/>
              <w:rPr>
                <w:ins w:id="691" w:author="Madhura Ramojwar" w:date="2021-04-22T16:06:00Z"/>
                <w:rFonts w:cs="Arial"/>
                <w:i/>
                <w:color w:val="00B050"/>
                <w:sz w:val="24"/>
                <w:szCs w:val="24"/>
              </w:rPr>
            </w:pPr>
            <w:ins w:id="692" w:author="Madhura Ramojwar" w:date="2021-04-22T16:06:00Z">
              <w:r w:rsidRPr="00FE3FE5">
                <w:rPr>
                  <w:rFonts w:cs="Arial"/>
                  <w:sz w:val="24"/>
                  <w:szCs w:val="24"/>
                </w:rPr>
                <w:t>F</w:t>
              </w:r>
            </w:ins>
          </w:p>
        </w:tc>
        <w:tc>
          <w:tcPr>
            <w:tcW w:w="0" w:type="auto"/>
          </w:tcPr>
          <w:p w14:paraId="2EBB02B9" w14:textId="77777777" w:rsidR="00CD5593" w:rsidRPr="00FE3FE5" w:rsidRDefault="00CD5593" w:rsidP="000F2D37">
            <w:pPr>
              <w:pStyle w:val="TableEntry"/>
              <w:rPr>
                <w:ins w:id="693" w:author="Madhura Ramojwar" w:date="2021-04-22T16:06:00Z"/>
                <w:rFonts w:cs="Arial"/>
                <w:i/>
                <w:color w:val="00B050"/>
                <w:sz w:val="24"/>
                <w:szCs w:val="24"/>
              </w:rPr>
            </w:pPr>
            <w:ins w:id="694" w:author="Madhura Ramojwar" w:date="2021-04-22T16:06:00Z">
              <w:r w:rsidRPr="00FE3FE5">
                <w:rPr>
                  <w:rFonts w:cs="Arial"/>
                  <w:sz w:val="24"/>
                  <w:szCs w:val="24"/>
                </w:rPr>
                <w:t>Add post-market study performance, safety, and effectiveness data; update the Instructions for Use; update the risk analysis data; update format to MEDDEV 2.7.1 r 3, Appendix E; Remove Appendices I, J and K; add new appendices I, J and K; Update Appendix C with DRG publications from Spinal Modulation Inc.</w:t>
              </w:r>
            </w:ins>
          </w:p>
        </w:tc>
      </w:tr>
      <w:tr w:rsidR="00CD5593" w:rsidRPr="00FE3FE5" w14:paraId="5E00D3E0" w14:textId="77777777" w:rsidTr="000F2D37">
        <w:trPr>
          <w:ins w:id="695" w:author="Madhura Ramojwar" w:date="2021-04-22T16:06:00Z"/>
        </w:trPr>
        <w:tc>
          <w:tcPr>
            <w:tcW w:w="0" w:type="auto"/>
          </w:tcPr>
          <w:p w14:paraId="3BA7F128" w14:textId="77777777" w:rsidR="00CD5593" w:rsidRPr="00FE3FE5" w:rsidRDefault="00CD5593" w:rsidP="000F2D37">
            <w:pPr>
              <w:pStyle w:val="TableEntry"/>
              <w:rPr>
                <w:ins w:id="696" w:author="Madhura Ramojwar" w:date="2021-04-22T16:06:00Z"/>
                <w:rFonts w:cs="Arial"/>
                <w:i/>
                <w:color w:val="00B050"/>
                <w:sz w:val="24"/>
                <w:szCs w:val="24"/>
              </w:rPr>
            </w:pPr>
            <w:ins w:id="697" w:author="Madhura Ramojwar" w:date="2021-04-22T16:06:00Z">
              <w:r w:rsidRPr="00FE3FE5">
                <w:rPr>
                  <w:rFonts w:cs="Arial"/>
                  <w:sz w:val="24"/>
                  <w:szCs w:val="24"/>
                </w:rPr>
                <w:t>G</w:t>
              </w:r>
            </w:ins>
          </w:p>
        </w:tc>
        <w:tc>
          <w:tcPr>
            <w:tcW w:w="0" w:type="auto"/>
          </w:tcPr>
          <w:p w14:paraId="34DB5962" w14:textId="77777777" w:rsidR="00CD5593" w:rsidRPr="00FE3FE5" w:rsidRDefault="00CD5593" w:rsidP="000F2D37">
            <w:pPr>
              <w:pStyle w:val="TableEntry"/>
              <w:rPr>
                <w:ins w:id="698" w:author="Madhura Ramojwar" w:date="2021-04-22T16:06:00Z"/>
                <w:rFonts w:cs="Arial"/>
                <w:i/>
                <w:color w:val="00B050"/>
                <w:sz w:val="24"/>
                <w:szCs w:val="24"/>
              </w:rPr>
            </w:pPr>
            <w:proofErr w:type="gramStart"/>
            <w:ins w:id="699" w:author="Madhura Ramojwar" w:date="2021-04-22T16:06:00Z">
              <w:r w:rsidRPr="00FE3FE5">
                <w:rPr>
                  <w:rFonts w:cs="Arial"/>
                  <w:sz w:val="24"/>
                  <w:szCs w:val="24"/>
                </w:rPr>
                <w:t>Update literature search,</w:t>
              </w:r>
              <w:proofErr w:type="gramEnd"/>
              <w:r w:rsidRPr="00FE3FE5">
                <w:rPr>
                  <w:rFonts w:cs="Arial"/>
                  <w:sz w:val="24"/>
                  <w:szCs w:val="24"/>
                </w:rPr>
                <w:t xml:space="preserve"> added dorsal column stimulation/DCS to search terms in the Spinal Cord Stimulation section, updated appendices with new lit search data, updated references with new references, added new CV for lit search personnel. Added new US indication language. Updated to current component configurations and materials. Updated complaints table (thru Q3 2013). </w:t>
              </w:r>
            </w:ins>
          </w:p>
        </w:tc>
      </w:tr>
      <w:tr w:rsidR="00CD5593" w:rsidRPr="00FE3FE5" w14:paraId="2C14AF38" w14:textId="77777777" w:rsidTr="000F2D37">
        <w:trPr>
          <w:ins w:id="700" w:author="Madhura Ramojwar" w:date="2021-04-22T16:06:00Z"/>
        </w:trPr>
        <w:tc>
          <w:tcPr>
            <w:tcW w:w="0" w:type="auto"/>
          </w:tcPr>
          <w:p w14:paraId="60CD18F5" w14:textId="77777777" w:rsidR="00CD5593" w:rsidRPr="00FE3FE5" w:rsidRDefault="00CD5593" w:rsidP="000F2D37">
            <w:pPr>
              <w:pStyle w:val="TableEntry"/>
              <w:rPr>
                <w:ins w:id="701" w:author="Madhura Ramojwar" w:date="2021-04-22T16:06:00Z"/>
                <w:rFonts w:cs="Arial"/>
                <w:i/>
                <w:color w:val="00B050"/>
                <w:sz w:val="24"/>
                <w:szCs w:val="24"/>
              </w:rPr>
            </w:pPr>
            <w:ins w:id="702" w:author="Madhura Ramojwar" w:date="2021-04-22T16:06:00Z">
              <w:r w:rsidRPr="00FE3FE5">
                <w:rPr>
                  <w:rFonts w:cs="Arial"/>
                  <w:sz w:val="24"/>
                  <w:szCs w:val="24"/>
                </w:rPr>
                <w:lastRenderedPageBreak/>
                <w:t>H</w:t>
              </w:r>
            </w:ins>
          </w:p>
        </w:tc>
        <w:tc>
          <w:tcPr>
            <w:tcW w:w="0" w:type="auto"/>
          </w:tcPr>
          <w:p w14:paraId="37434E04" w14:textId="77777777" w:rsidR="00CD5593" w:rsidRPr="00FE3FE5" w:rsidRDefault="00CD5593" w:rsidP="000F2D37">
            <w:pPr>
              <w:pStyle w:val="TableEntry"/>
              <w:rPr>
                <w:ins w:id="703" w:author="Madhura Ramojwar" w:date="2021-04-22T16:06:00Z"/>
                <w:rFonts w:cs="Arial"/>
                <w:i/>
                <w:color w:val="00B050"/>
                <w:sz w:val="24"/>
                <w:szCs w:val="24"/>
              </w:rPr>
            </w:pPr>
            <w:ins w:id="704" w:author="Madhura Ramojwar" w:date="2021-04-22T16:06:00Z">
              <w:r w:rsidRPr="00FE3FE5">
                <w:rPr>
                  <w:rFonts w:cs="Arial"/>
                  <w:sz w:val="24"/>
                  <w:szCs w:val="24"/>
                </w:rPr>
                <w:t xml:space="preserve">Update literature search, updated appendices with new literature search data tables, updated SCS/PNS/DRG reference section with new references. Deleted “Ongoing EU Studies” appendix and moved into text (Table 15). Added CV of lit search personnel. Deleted Appendix G (of the previous draft): History Overview. Renumbered appendices. Added </w:t>
              </w:r>
              <w:proofErr w:type="spellStart"/>
              <w:r w:rsidRPr="00FE3FE5">
                <w:rPr>
                  <w:rFonts w:cs="Arial"/>
                  <w:sz w:val="24"/>
                  <w:szCs w:val="24"/>
                </w:rPr>
                <w:t>SlimTip</w:t>
              </w:r>
              <w:proofErr w:type="spellEnd"/>
              <w:r w:rsidRPr="00FE3FE5">
                <w:rPr>
                  <w:rFonts w:cs="Arial"/>
                  <w:sz w:val="24"/>
                  <w:szCs w:val="24"/>
                </w:rPr>
                <w:t xml:space="preserve"> performance data (Appendix H), DRG bibliography through 04/07/2015 (Appendix K) and vigilance reports (Appendix L). </w:t>
              </w:r>
            </w:ins>
          </w:p>
        </w:tc>
      </w:tr>
      <w:tr w:rsidR="00CD5593" w:rsidRPr="00FE3FE5" w14:paraId="60EBBB80" w14:textId="77777777" w:rsidTr="000F2D37">
        <w:trPr>
          <w:ins w:id="705" w:author="Madhura Ramojwar" w:date="2021-04-22T16:06:00Z"/>
        </w:trPr>
        <w:tc>
          <w:tcPr>
            <w:tcW w:w="0" w:type="auto"/>
          </w:tcPr>
          <w:p w14:paraId="3092C0ED" w14:textId="77777777" w:rsidR="00CD5593" w:rsidRPr="00FE3FE5" w:rsidRDefault="00CD5593" w:rsidP="000F2D37">
            <w:pPr>
              <w:pStyle w:val="TableEntry"/>
              <w:rPr>
                <w:ins w:id="706" w:author="Madhura Ramojwar" w:date="2021-04-22T16:06:00Z"/>
                <w:rFonts w:cs="Arial"/>
                <w:i/>
                <w:color w:val="00B050"/>
                <w:sz w:val="24"/>
                <w:szCs w:val="24"/>
              </w:rPr>
            </w:pPr>
            <w:ins w:id="707" w:author="Madhura Ramojwar" w:date="2021-04-22T16:06:00Z">
              <w:r w:rsidRPr="00FE3FE5">
                <w:rPr>
                  <w:rFonts w:cs="Arial"/>
                  <w:sz w:val="24"/>
                  <w:szCs w:val="24"/>
                </w:rPr>
                <w:t>J</w:t>
              </w:r>
            </w:ins>
          </w:p>
        </w:tc>
        <w:tc>
          <w:tcPr>
            <w:tcW w:w="0" w:type="auto"/>
          </w:tcPr>
          <w:p w14:paraId="090005D0" w14:textId="77777777" w:rsidR="00CD5593" w:rsidRPr="00FE3FE5" w:rsidRDefault="00CD5593" w:rsidP="000F2D37">
            <w:pPr>
              <w:pStyle w:val="TableEntry"/>
              <w:rPr>
                <w:ins w:id="708" w:author="Madhura Ramojwar" w:date="2021-04-22T16:06:00Z"/>
                <w:rFonts w:cs="Arial"/>
                <w:i/>
                <w:color w:val="00B050"/>
                <w:sz w:val="24"/>
                <w:szCs w:val="24"/>
              </w:rPr>
            </w:pPr>
            <w:ins w:id="709" w:author="Madhura Ramojwar" w:date="2021-04-22T16:06:00Z">
              <w:r w:rsidRPr="00FE3FE5">
                <w:rPr>
                  <w:rFonts w:cs="Arial"/>
                  <w:sz w:val="24"/>
                  <w:szCs w:val="24"/>
                </w:rPr>
                <w:t>Update literature search, updated appendices with new literature search data tables, updated SCS/PNS/DRG reference section with new references, added new CV for literature search personnel. Updated complaints table (Appendix J) and vigilance reports (Appendix L).  Added sales numbers for the product (Appendix M).</w:t>
              </w:r>
            </w:ins>
          </w:p>
        </w:tc>
      </w:tr>
      <w:tr w:rsidR="00CD5593" w:rsidRPr="00FE3FE5" w14:paraId="65296AD1" w14:textId="77777777" w:rsidTr="000F2D37">
        <w:trPr>
          <w:ins w:id="710" w:author="Madhura Ramojwar" w:date="2021-04-22T16:06:00Z"/>
        </w:trPr>
        <w:tc>
          <w:tcPr>
            <w:tcW w:w="0" w:type="auto"/>
          </w:tcPr>
          <w:p w14:paraId="4E850D84" w14:textId="77777777" w:rsidR="00CD5593" w:rsidRPr="00FE3FE5" w:rsidRDefault="00CD5593" w:rsidP="000F2D37">
            <w:pPr>
              <w:pStyle w:val="TableEntry"/>
              <w:rPr>
                <w:ins w:id="711" w:author="Madhura Ramojwar" w:date="2021-04-22T16:06:00Z"/>
                <w:rFonts w:cs="Arial"/>
                <w:i/>
                <w:color w:val="00B050"/>
                <w:sz w:val="24"/>
                <w:szCs w:val="24"/>
              </w:rPr>
            </w:pPr>
            <w:ins w:id="712" w:author="Madhura Ramojwar" w:date="2021-04-22T16:06:00Z">
              <w:r w:rsidRPr="00FE3FE5">
                <w:rPr>
                  <w:rFonts w:cs="Arial"/>
                  <w:sz w:val="24"/>
                  <w:szCs w:val="24"/>
                </w:rPr>
                <w:t>K</w:t>
              </w:r>
            </w:ins>
          </w:p>
        </w:tc>
        <w:tc>
          <w:tcPr>
            <w:tcW w:w="0" w:type="auto"/>
          </w:tcPr>
          <w:p w14:paraId="61646FFF" w14:textId="77777777" w:rsidR="00CD5593" w:rsidRPr="00FE3FE5" w:rsidRDefault="00CD5593" w:rsidP="000F2D37">
            <w:pPr>
              <w:pStyle w:val="TableEntry"/>
              <w:rPr>
                <w:ins w:id="713" w:author="Madhura Ramojwar" w:date="2021-04-22T16:06:00Z"/>
                <w:rFonts w:cs="Arial"/>
                <w:i/>
                <w:color w:val="00B050"/>
                <w:sz w:val="24"/>
                <w:szCs w:val="24"/>
              </w:rPr>
            </w:pPr>
            <w:ins w:id="714" w:author="Madhura Ramojwar" w:date="2021-04-22T16:06:00Z">
              <w:r w:rsidRPr="00FE3FE5">
                <w:rPr>
                  <w:rFonts w:cs="Arial"/>
                  <w:sz w:val="24"/>
                  <w:szCs w:val="24"/>
                </w:rPr>
                <w:t xml:space="preserve">Updated literature, updated appendices with new literature search data tables, updated </w:t>
              </w:r>
              <w:r w:rsidRPr="00FE3FE5">
                <w:rPr>
                  <w:rFonts w:cs="Arial"/>
                  <w:sz w:val="24"/>
                  <w:szCs w:val="24"/>
                  <w:rPrChange w:id="715" w:author="Madhura Ramojwar" w:date="2021-04-22T16:06:00Z">
                    <w:rPr>
                      <w:rFonts w:cs="Arial"/>
                      <w:szCs w:val="20"/>
                      <w:highlight w:val="yellow"/>
                    </w:rPr>
                  </w:rPrChange>
                </w:rPr>
                <w:t>SCS/PNS/DRG</w:t>
              </w:r>
              <w:r w:rsidRPr="00FE3FE5">
                <w:rPr>
                  <w:rFonts w:cs="Arial"/>
                  <w:sz w:val="24"/>
                  <w:szCs w:val="24"/>
                </w:rPr>
                <w:t xml:space="preserve"> reference sections with new references, added new CV for literature search personnel. Updated complaints table (Appendix J) and vigilance reports (Appendix L).  Added sales numbers for the product (Appendix M). Updated PMCF reference. Updated Table 6. Updated cardiac implantable device contraindication.</w:t>
              </w:r>
            </w:ins>
          </w:p>
        </w:tc>
      </w:tr>
      <w:tr w:rsidR="00CD5593" w:rsidRPr="00FE3FE5" w14:paraId="1E7830DC" w14:textId="77777777" w:rsidTr="000F2D37">
        <w:trPr>
          <w:ins w:id="716" w:author="Madhura Ramojwar" w:date="2021-04-22T16:06:00Z"/>
        </w:trPr>
        <w:tc>
          <w:tcPr>
            <w:tcW w:w="0" w:type="auto"/>
          </w:tcPr>
          <w:p w14:paraId="00F3C453" w14:textId="77777777" w:rsidR="00CD5593" w:rsidRPr="00FE3FE5" w:rsidRDefault="00CD5593" w:rsidP="000F2D37">
            <w:pPr>
              <w:pStyle w:val="TableEntry"/>
              <w:rPr>
                <w:ins w:id="717" w:author="Madhura Ramojwar" w:date="2021-04-22T16:06:00Z"/>
                <w:rFonts w:cs="Arial"/>
                <w:i/>
                <w:color w:val="00B050"/>
                <w:sz w:val="24"/>
                <w:szCs w:val="24"/>
              </w:rPr>
            </w:pPr>
            <w:ins w:id="718" w:author="Madhura Ramojwar" w:date="2021-04-22T16:06:00Z">
              <w:r w:rsidRPr="00FE3FE5">
                <w:rPr>
                  <w:rFonts w:cs="Arial"/>
                  <w:sz w:val="24"/>
                  <w:szCs w:val="24"/>
                </w:rPr>
                <w:t>L</w:t>
              </w:r>
            </w:ins>
          </w:p>
        </w:tc>
        <w:tc>
          <w:tcPr>
            <w:tcW w:w="0" w:type="auto"/>
          </w:tcPr>
          <w:p w14:paraId="22BF42F3" w14:textId="77777777" w:rsidR="00CD5593" w:rsidRPr="00FE3FE5" w:rsidRDefault="00CD5593" w:rsidP="000F2D37">
            <w:pPr>
              <w:pStyle w:val="TableEntry"/>
              <w:rPr>
                <w:ins w:id="719" w:author="Madhura Ramojwar" w:date="2021-04-22T16:06:00Z"/>
                <w:rFonts w:cs="Arial"/>
                <w:i/>
                <w:color w:val="00B050"/>
                <w:sz w:val="24"/>
                <w:szCs w:val="24"/>
              </w:rPr>
            </w:pPr>
            <w:ins w:id="720" w:author="Madhura Ramojwar" w:date="2021-04-22T16:06:00Z">
              <w:r w:rsidRPr="00FE3FE5">
                <w:rPr>
                  <w:rFonts w:cs="Arial"/>
                  <w:sz w:val="24"/>
                  <w:szCs w:val="24"/>
                </w:rPr>
                <w:t>Added information for US models to Appendices J, L, and M.</w:t>
              </w:r>
            </w:ins>
          </w:p>
        </w:tc>
      </w:tr>
      <w:tr w:rsidR="00CD5593" w:rsidRPr="00FE3FE5" w14:paraId="513CEC83" w14:textId="77777777" w:rsidTr="000F2D37">
        <w:trPr>
          <w:ins w:id="721" w:author="Madhura Ramojwar" w:date="2021-04-22T16:06:00Z"/>
        </w:trPr>
        <w:tc>
          <w:tcPr>
            <w:tcW w:w="0" w:type="auto"/>
          </w:tcPr>
          <w:p w14:paraId="03F718F7" w14:textId="77777777" w:rsidR="00CD5593" w:rsidRPr="00FE3FE5" w:rsidRDefault="00CD5593" w:rsidP="000F2D37">
            <w:pPr>
              <w:pStyle w:val="TableEntry"/>
              <w:rPr>
                <w:ins w:id="722" w:author="Madhura Ramojwar" w:date="2021-04-22T16:06:00Z"/>
                <w:rFonts w:cs="Arial"/>
                <w:i/>
                <w:color w:val="00B050"/>
                <w:sz w:val="24"/>
                <w:szCs w:val="24"/>
              </w:rPr>
            </w:pPr>
            <w:ins w:id="723" w:author="Madhura Ramojwar" w:date="2021-04-22T16:06:00Z">
              <w:r w:rsidRPr="00FE3FE5">
                <w:rPr>
                  <w:rFonts w:cs="Arial"/>
                  <w:sz w:val="24"/>
                  <w:szCs w:val="24"/>
                </w:rPr>
                <w:t>M</w:t>
              </w:r>
            </w:ins>
          </w:p>
        </w:tc>
        <w:tc>
          <w:tcPr>
            <w:tcW w:w="0" w:type="auto"/>
          </w:tcPr>
          <w:p w14:paraId="39857DEE" w14:textId="77777777" w:rsidR="00CD5593" w:rsidRPr="00FE3FE5" w:rsidRDefault="00CD5593" w:rsidP="000F2D37">
            <w:pPr>
              <w:pStyle w:val="TableEntry"/>
              <w:rPr>
                <w:ins w:id="724" w:author="Madhura Ramojwar" w:date="2021-04-22T16:06:00Z"/>
                <w:rFonts w:cs="Arial"/>
                <w:i/>
                <w:color w:val="00B050"/>
                <w:sz w:val="24"/>
                <w:szCs w:val="24"/>
              </w:rPr>
            </w:pPr>
            <w:ins w:id="725" w:author="Madhura Ramojwar" w:date="2021-04-22T16:06:00Z">
              <w:r w:rsidRPr="00FE3FE5">
                <w:rPr>
                  <w:rFonts w:cs="Arial"/>
                  <w:sz w:val="24"/>
                  <w:szCs w:val="24"/>
                </w:rPr>
                <w:t>Generalized “Intended Therapeutic Indications” and “Contraindications” statements; updated status of post-market studies in Table 6.</w:t>
              </w:r>
            </w:ins>
          </w:p>
        </w:tc>
      </w:tr>
      <w:tr w:rsidR="00CD5593" w:rsidRPr="00FE3FE5" w14:paraId="0CBAF0EC" w14:textId="77777777" w:rsidTr="000F2D37">
        <w:trPr>
          <w:trHeight w:val="638"/>
          <w:ins w:id="726" w:author="Madhura Ramojwar" w:date="2021-04-22T16:06:00Z"/>
        </w:trPr>
        <w:tc>
          <w:tcPr>
            <w:tcW w:w="0" w:type="auto"/>
          </w:tcPr>
          <w:p w14:paraId="294A460B" w14:textId="77777777" w:rsidR="00CD5593" w:rsidRPr="00FE3FE5" w:rsidRDefault="00CD5593" w:rsidP="000F2D37">
            <w:pPr>
              <w:pStyle w:val="TableEntry"/>
              <w:rPr>
                <w:ins w:id="727" w:author="Madhura Ramojwar" w:date="2021-04-22T16:06:00Z"/>
                <w:rFonts w:cs="Arial"/>
                <w:i/>
                <w:color w:val="00B050"/>
                <w:sz w:val="24"/>
                <w:szCs w:val="24"/>
              </w:rPr>
            </w:pPr>
            <w:ins w:id="728" w:author="Madhura Ramojwar" w:date="2021-04-22T16:06:00Z">
              <w:r w:rsidRPr="00FE3FE5">
                <w:rPr>
                  <w:rFonts w:cs="Arial"/>
                  <w:sz w:val="24"/>
                  <w:szCs w:val="24"/>
                </w:rPr>
                <w:t>N</w:t>
              </w:r>
            </w:ins>
          </w:p>
        </w:tc>
        <w:tc>
          <w:tcPr>
            <w:tcW w:w="0" w:type="auto"/>
          </w:tcPr>
          <w:p w14:paraId="216DCF6B" w14:textId="77777777" w:rsidR="00CD5593" w:rsidRPr="00FE3FE5" w:rsidRDefault="00CD5593" w:rsidP="000F2D37">
            <w:pPr>
              <w:pStyle w:val="TableEntry"/>
              <w:rPr>
                <w:ins w:id="729" w:author="Madhura Ramojwar" w:date="2021-04-22T16:06:00Z"/>
                <w:rFonts w:cs="Arial"/>
                <w:i/>
                <w:color w:val="00B050"/>
                <w:sz w:val="24"/>
                <w:szCs w:val="24"/>
              </w:rPr>
            </w:pPr>
            <w:ins w:id="730" w:author="Madhura Ramojwar" w:date="2021-04-22T16:06:00Z">
              <w:r w:rsidRPr="00FE3FE5">
                <w:rPr>
                  <w:rFonts w:cs="Arial"/>
                  <w:sz w:val="24"/>
                  <w:szCs w:val="24"/>
                </w:rPr>
                <w:t xml:space="preserve">Updated CER to be compliant with MEDDEV 2.7.1, Rev. 4. </w:t>
              </w:r>
            </w:ins>
          </w:p>
        </w:tc>
      </w:tr>
      <w:tr w:rsidR="00CD5593" w:rsidRPr="00FE3FE5" w14:paraId="586F04BF" w14:textId="77777777" w:rsidTr="000F2D37">
        <w:trPr>
          <w:trHeight w:val="638"/>
          <w:ins w:id="731" w:author="Madhura Ramojwar" w:date="2021-04-22T16:06:00Z"/>
        </w:trPr>
        <w:tc>
          <w:tcPr>
            <w:tcW w:w="0" w:type="auto"/>
          </w:tcPr>
          <w:p w14:paraId="7AB95849" w14:textId="77777777" w:rsidR="00CD5593" w:rsidRPr="00FE3FE5" w:rsidRDefault="00CD5593" w:rsidP="000F2D37">
            <w:pPr>
              <w:pStyle w:val="TableEntry"/>
              <w:rPr>
                <w:ins w:id="732" w:author="Madhura Ramojwar" w:date="2021-04-22T16:06:00Z"/>
                <w:rFonts w:cs="Arial"/>
                <w:sz w:val="24"/>
                <w:szCs w:val="24"/>
              </w:rPr>
            </w:pPr>
            <w:ins w:id="733" w:author="Madhura Ramojwar" w:date="2021-04-22T16:06:00Z">
              <w:r w:rsidRPr="00FE3FE5">
                <w:rPr>
                  <w:rFonts w:cs="Arial"/>
                  <w:sz w:val="24"/>
                  <w:szCs w:val="24"/>
                </w:rPr>
                <w:t>P</w:t>
              </w:r>
            </w:ins>
          </w:p>
        </w:tc>
        <w:tc>
          <w:tcPr>
            <w:tcW w:w="0" w:type="auto"/>
          </w:tcPr>
          <w:p w14:paraId="337CDE75" w14:textId="77777777" w:rsidR="00CD5593" w:rsidRPr="00FE3FE5" w:rsidRDefault="00CD5593" w:rsidP="000F2D37">
            <w:pPr>
              <w:pStyle w:val="TableEntry"/>
              <w:rPr>
                <w:ins w:id="734" w:author="Madhura Ramojwar" w:date="2021-04-22T16:06:00Z"/>
                <w:rFonts w:cs="Arial"/>
                <w:sz w:val="24"/>
                <w:szCs w:val="24"/>
              </w:rPr>
            </w:pPr>
            <w:ins w:id="735" w:author="Madhura Ramojwar" w:date="2021-04-22T16:06:00Z">
              <w:r w:rsidRPr="00FE3FE5">
                <w:rPr>
                  <w:rFonts w:cs="Arial"/>
                  <w:sz w:val="24"/>
                  <w:szCs w:val="24"/>
                </w:rPr>
                <w:t xml:space="preserve">2019 Annual Clinical evaluation Update; updated literature from November 1, 2017-December 15, 2018 and post market surveillance data including complaints, FSCA, and CAPAs through November 2018. </w:t>
              </w:r>
            </w:ins>
          </w:p>
        </w:tc>
      </w:tr>
      <w:tr w:rsidR="00CD5593" w:rsidRPr="00FE3FE5" w14:paraId="36EAD9F8" w14:textId="77777777" w:rsidTr="000F2D37">
        <w:trPr>
          <w:trHeight w:val="638"/>
          <w:ins w:id="736" w:author="Madhura Ramojwar" w:date="2021-04-22T16:06:00Z"/>
        </w:trPr>
        <w:tc>
          <w:tcPr>
            <w:tcW w:w="0" w:type="auto"/>
          </w:tcPr>
          <w:p w14:paraId="3615EFD9" w14:textId="77777777" w:rsidR="00CD5593" w:rsidRPr="00FE3FE5" w:rsidRDefault="00CD5593" w:rsidP="000F2D37">
            <w:pPr>
              <w:pStyle w:val="TableEntry"/>
              <w:rPr>
                <w:ins w:id="737" w:author="Madhura Ramojwar" w:date="2021-04-22T16:06:00Z"/>
                <w:rFonts w:cs="Arial"/>
                <w:sz w:val="24"/>
                <w:szCs w:val="24"/>
              </w:rPr>
            </w:pPr>
            <w:ins w:id="738" w:author="Madhura Ramojwar" w:date="2021-04-22T16:06:00Z">
              <w:r w:rsidRPr="00FE3FE5">
                <w:rPr>
                  <w:rFonts w:cs="Arial"/>
                  <w:sz w:val="24"/>
                  <w:szCs w:val="24"/>
                </w:rPr>
                <w:t>Q</w:t>
              </w:r>
            </w:ins>
          </w:p>
        </w:tc>
        <w:tc>
          <w:tcPr>
            <w:tcW w:w="0" w:type="auto"/>
          </w:tcPr>
          <w:p w14:paraId="029F3738" w14:textId="77777777" w:rsidR="00CD5593" w:rsidRPr="00FE3FE5" w:rsidRDefault="00CD5593" w:rsidP="000F2D37">
            <w:pPr>
              <w:pStyle w:val="TableEntry"/>
              <w:rPr>
                <w:ins w:id="739" w:author="Madhura Ramojwar" w:date="2021-04-22T16:06:00Z"/>
                <w:rFonts w:cs="Arial"/>
                <w:sz w:val="24"/>
                <w:szCs w:val="24"/>
              </w:rPr>
            </w:pPr>
            <w:ins w:id="740" w:author="Madhura Ramojwar" w:date="2021-04-22T16:06:00Z">
              <w:r w:rsidRPr="00FE3FE5">
                <w:rPr>
                  <w:rFonts w:cs="Arial"/>
                  <w:sz w:val="24"/>
                  <w:szCs w:val="24"/>
                </w:rPr>
                <w:t>2020 Annual Clinical evaluation update, update literature from 01 December 2018 –</w:t>
              </w:r>
            </w:ins>
          </w:p>
          <w:p w14:paraId="31161B96" w14:textId="77777777" w:rsidR="00CD5593" w:rsidRPr="00FE3FE5" w:rsidRDefault="00CD5593" w:rsidP="000F2D37">
            <w:pPr>
              <w:pStyle w:val="TableEntry"/>
              <w:rPr>
                <w:ins w:id="741" w:author="Madhura Ramojwar" w:date="2021-04-22T16:06:00Z"/>
                <w:rFonts w:cs="Arial"/>
                <w:sz w:val="24"/>
                <w:szCs w:val="24"/>
              </w:rPr>
            </w:pPr>
            <w:ins w:id="742" w:author="Madhura Ramojwar" w:date="2021-04-22T16:06:00Z">
              <w:r w:rsidRPr="00FE3FE5">
                <w:rPr>
                  <w:rFonts w:cs="Arial"/>
                  <w:sz w:val="24"/>
                  <w:szCs w:val="24"/>
                </w:rPr>
                <w:t>31 December 2019 and post market surveillance data including complaints, FSCA and CAPAs through December 31, 2019</w:t>
              </w:r>
            </w:ins>
          </w:p>
          <w:p w14:paraId="382D24D5" w14:textId="77777777" w:rsidR="00CD5593" w:rsidRPr="00FE3FE5" w:rsidRDefault="00CD5593" w:rsidP="000F2D37">
            <w:pPr>
              <w:pStyle w:val="TableEntry"/>
              <w:rPr>
                <w:ins w:id="743" w:author="Madhura Ramojwar" w:date="2021-04-22T16:06:00Z"/>
                <w:rFonts w:cs="Arial"/>
                <w:sz w:val="24"/>
                <w:szCs w:val="24"/>
              </w:rPr>
            </w:pPr>
          </w:p>
        </w:tc>
      </w:tr>
    </w:tbl>
    <w:p w14:paraId="6E111433" w14:textId="595394B3" w:rsidR="0009629D" w:rsidRPr="00FE3FE5" w:rsidRDefault="0009629D" w:rsidP="00AC26BD">
      <w:pPr>
        <w:pStyle w:val="BT1BodyTextI1"/>
        <w:rPr>
          <w:rFonts w:cs="Arial"/>
          <w:i/>
        </w:rPr>
      </w:pPr>
    </w:p>
    <w:p w14:paraId="758059D9" w14:textId="4D36C567" w:rsidR="00280179" w:rsidRPr="00FE3FE5" w:rsidRDefault="00280179" w:rsidP="005260F4">
      <w:pPr>
        <w:pStyle w:val="Heading2"/>
        <w:rPr>
          <w:szCs w:val="24"/>
        </w:rPr>
      </w:pPr>
      <w:bookmarkStart w:id="744" w:name="_Toc497205507"/>
      <w:bookmarkStart w:id="745" w:name="_Toc497205657"/>
      <w:bookmarkStart w:id="746" w:name="_Toc497205969"/>
      <w:bookmarkStart w:id="747" w:name="_Toc497206301"/>
      <w:bookmarkStart w:id="748" w:name="_Toc497206449"/>
      <w:bookmarkStart w:id="749" w:name="_Toc497206595"/>
      <w:bookmarkStart w:id="750" w:name="_Toc497206740"/>
      <w:bookmarkStart w:id="751" w:name="_Toc497207095"/>
      <w:bookmarkStart w:id="752" w:name="_Toc497212488"/>
      <w:bookmarkStart w:id="753" w:name="_Toc497212680"/>
      <w:bookmarkStart w:id="754" w:name="_Toc497212855"/>
      <w:bookmarkStart w:id="755" w:name="_Toc498329180"/>
      <w:bookmarkStart w:id="756" w:name="_Toc533167632"/>
      <w:bookmarkStart w:id="757" w:name="_Toc535221808"/>
      <w:bookmarkStart w:id="758" w:name="_Toc533167638"/>
      <w:bookmarkStart w:id="759" w:name="_Toc535221814"/>
      <w:bookmarkStart w:id="760" w:name="_Toc533167642"/>
      <w:bookmarkStart w:id="761" w:name="_Toc535221818"/>
      <w:bookmarkStart w:id="762" w:name="_Toc533167646"/>
      <w:bookmarkStart w:id="763" w:name="_Toc535221822"/>
      <w:bookmarkStart w:id="764" w:name="_Toc517804640"/>
      <w:bookmarkStart w:id="765" w:name="_Toc54010632"/>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r w:rsidRPr="00FE3FE5">
        <w:rPr>
          <w:szCs w:val="24"/>
        </w:rPr>
        <w:lastRenderedPageBreak/>
        <w:t xml:space="preserve">Relevant </w:t>
      </w:r>
      <w:r w:rsidR="00B5081B" w:rsidRPr="00FE3FE5">
        <w:rPr>
          <w:szCs w:val="24"/>
        </w:rPr>
        <w:t>&lt;</w:t>
      </w:r>
      <w:r w:rsidRPr="00FE3FE5">
        <w:rPr>
          <w:szCs w:val="24"/>
        </w:rPr>
        <w:t>Essential Requirements</w:t>
      </w:r>
      <w:bookmarkEnd w:id="764"/>
      <w:r w:rsidR="00B5081B" w:rsidRPr="00FE3FE5">
        <w:rPr>
          <w:szCs w:val="24"/>
        </w:rPr>
        <w:t>&gt; OR &lt;General Safety and Performance Requirements&gt;</w:t>
      </w:r>
      <w:bookmarkEnd w:id="765"/>
    </w:p>
    <w:p w14:paraId="43545DA8" w14:textId="77777777" w:rsidR="00C2113E" w:rsidRPr="00FE3FE5" w:rsidRDefault="00C2113E" w:rsidP="00C2113E">
      <w:pPr>
        <w:ind w:left="720"/>
        <w:rPr>
          <w:ins w:id="766" w:author="Madhura Ramojwar" w:date="2021-04-22T16:07:00Z"/>
          <w:rFonts w:cs="Arial"/>
          <w:bCs/>
          <w:color w:val="464646"/>
        </w:rPr>
        <w:pPrChange w:id="767" w:author="Madhura Ramojwar" w:date="2021-04-22T16:07:00Z">
          <w:pPr/>
        </w:pPrChange>
      </w:pPr>
      <w:ins w:id="768" w:author="Madhura Ramojwar" w:date="2021-04-22T16:07:00Z">
        <w:r w:rsidRPr="00FE3FE5">
          <w:rPr>
            <w:rFonts w:eastAsiaTheme="majorEastAsia" w:cs="Arial"/>
          </w:rPr>
          <w:t>Essential Requirements (ERs 1, 2, and 5</w:t>
        </w:r>
        <w:proofErr w:type="gramStart"/>
        <w:r w:rsidRPr="00FE3FE5">
          <w:rPr>
            <w:rFonts w:eastAsiaTheme="majorEastAsia" w:cs="Arial"/>
          </w:rPr>
          <w:t>)  will</w:t>
        </w:r>
        <w:proofErr w:type="gramEnd"/>
        <w:r w:rsidRPr="00FE3FE5">
          <w:rPr>
            <w:rFonts w:eastAsiaTheme="majorEastAsia" w:cs="Arial"/>
          </w:rPr>
          <w:t xml:space="preserve"> be assessed using the ER Work Instruction (56-0535) and supported from relevant clinical data in this clinical evaluation. The Essential Requirements Checklist(s) for each product in scope of this evaluation satisfy will be reviewed and evaluated for continued conformance to the Essential Requirements per AIMDD</w:t>
        </w:r>
        <w:bookmarkStart w:id="769" w:name="_Toc40112154"/>
        <w:bookmarkStart w:id="770" w:name="_Toc40112730"/>
        <w:bookmarkStart w:id="771" w:name="_Toc40112155"/>
        <w:bookmarkStart w:id="772" w:name="_Toc40112731"/>
        <w:bookmarkStart w:id="773" w:name="_Toc40112156"/>
        <w:bookmarkStart w:id="774" w:name="_Toc40112732"/>
        <w:bookmarkStart w:id="775" w:name="_Toc40112157"/>
        <w:bookmarkStart w:id="776" w:name="_Toc40112733"/>
        <w:bookmarkStart w:id="777" w:name="_Toc40112158"/>
        <w:bookmarkStart w:id="778" w:name="_Toc40112734"/>
        <w:bookmarkStart w:id="779" w:name="_Toc40112159"/>
        <w:bookmarkStart w:id="780" w:name="_Toc40112735"/>
        <w:bookmarkStart w:id="781" w:name="_Toc40112160"/>
        <w:bookmarkStart w:id="782" w:name="_Toc40112736"/>
        <w:bookmarkStart w:id="783" w:name="_Toc40112161"/>
        <w:bookmarkStart w:id="784" w:name="_Toc40112737"/>
        <w:bookmarkStart w:id="785" w:name="_Toc40112162"/>
        <w:bookmarkStart w:id="786" w:name="_Toc40112738"/>
        <w:bookmarkStart w:id="787" w:name="_Toc40112163"/>
        <w:bookmarkStart w:id="788" w:name="_Toc40112739"/>
        <w:bookmarkStart w:id="789" w:name="_Toc40112164"/>
        <w:bookmarkStart w:id="790" w:name="_Toc40112740"/>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r w:rsidRPr="00FE3FE5">
          <w:rPr>
            <w:rFonts w:eastAsiaTheme="majorEastAsia" w:cs="Arial"/>
          </w:rPr>
          <w:t xml:space="preserve"> (</w:t>
        </w:r>
        <w:r w:rsidRPr="00FE3FE5">
          <w:rPr>
            <w:rFonts w:cs="Arial"/>
            <w:bCs/>
            <w:color w:val="464646"/>
          </w:rPr>
          <w:t>90506719).</w:t>
        </w:r>
      </w:ins>
    </w:p>
    <w:p w14:paraId="493FEB6A" w14:textId="77777777" w:rsidR="00C2113E" w:rsidRPr="00FE3FE5" w:rsidRDefault="00C2113E" w:rsidP="00C2113E">
      <w:pPr>
        <w:pStyle w:val="BT1BodyTextI1"/>
        <w:rPr>
          <w:rFonts w:cs="Arial"/>
        </w:rPr>
      </w:pPr>
    </w:p>
    <w:p w14:paraId="5DEB55A6" w14:textId="6A1F9C7E" w:rsidR="007F3F1E" w:rsidRPr="00FE3FE5" w:rsidRDefault="007F3F1E" w:rsidP="007F3F1E">
      <w:pPr>
        <w:pStyle w:val="Heading2"/>
        <w:rPr>
          <w:szCs w:val="24"/>
        </w:rPr>
      </w:pPr>
      <w:bookmarkStart w:id="791" w:name="_Toc54010633"/>
      <w:bookmarkStart w:id="792" w:name="_Toc532110329"/>
      <w:bookmarkEnd w:id="561"/>
      <w:r w:rsidRPr="00FE3FE5">
        <w:rPr>
          <w:szCs w:val="24"/>
        </w:rPr>
        <w:t>Applicable Regulatory References</w:t>
      </w:r>
      <w:bookmarkEnd w:id="791"/>
    </w:p>
    <w:p w14:paraId="4A9AE5C9" w14:textId="39E23030" w:rsidR="00B62F53" w:rsidRPr="00FE3FE5" w:rsidRDefault="00B62F53" w:rsidP="00B62F53">
      <w:pPr>
        <w:pStyle w:val="Caption"/>
        <w:rPr>
          <w:rFonts w:cs="Arial"/>
          <w:i/>
          <w:color w:val="00B050"/>
          <w:szCs w:val="24"/>
        </w:rPr>
      </w:pPr>
      <w:bookmarkStart w:id="793" w:name="_Toc54010718"/>
      <w:r w:rsidRPr="00FE3FE5">
        <w:rPr>
          <w:rFonts w:cs="Arial"/>
          <w:i/>
          <w:color w:val="00B050"/>
          <w:szCs w:val="24"/>
        </w:rPr>
        <w:t xml:space="preserve">Table </w:t>
      </w:r>
      <w:r w:rsidRPr="00FE3FE5">
        <w:rPr>
          <w:rFonts w:cs="Arial"/>
          <w:i/>
          <w:color w:val="00B050"/>
          <w:szCs w:val="24"/>
        </w:rPr>
        <w:fldChar w:fldCharType="begin"/>
      </w:r>
      <w:r w:rsidRPr="00FE3FE5">
        <w:rPr>
          <w:rFonts w:cs="Arial"/>
          <w:i/>
          <w:color w:val="00B050"/>
          <w:szCs w:val="24"/>
        </w:rPr>
        <w:instrText xml:space="preserve"> SEQ Table \* ARABIC </w:instrText>
      </w:r>
      <w:r w:rsidRPr="00FE3FE5">
        <w:rPr>
          <w:rFonts w:cs="Arial"/>
          <w:i/>
          <w:color w:val="00B050"/>
          <w:szCs w:val="24"/>
        </w:rPr>
        <w:fldChar w:fldCharType="separate"/>
      </w:r>
      <w:r w:rsidR="00993A91" w:rsidRPr="00FE3FE5">
        <w:rPr>
          <w:rFonts w:cs="Arial"/>
          <w:i/>
          <w:noProof/>
          <w:color w:val="00B050"/>
          <w:szCs w:val="24"/>
        </w:rPr>
        <w:t>4</w:t>
      </w:r>
      <w:r w:rsidRPr="00FE3FE5">
        <w:rPr>
          <w:rFonts w:cs="Arial"/>
          <w:i/>
          <w:color w:val="00B050"/>
          <w:szCs w:val="24"/>
        </w:rPr>
        <w:fldChar w:fldCharType="end"/>
      </w:r>
      <w:r w:rsidRPr="00FE3FE5">
        <w:rPr>
          <w:rFonts w:cs="Arial"/>
          <w:i/>
          <w:color w:val="00B050"/>
          <w:szCs w:val="24"/>
        </w:rPr>
        <w:t>. Applicable Regulatory References</w:t>
      </w:r>
      <w:bookmarkEnd w:id="793"/>
    </w:p>
    <w:tbl>
      <w:tblPr>
        <w:tblStyle w:val="TableGrid"/>
        <w:tblW w:w="0" w:type="auto"/>
        <w:tblLook w:val="04A0" w:firstRow="1" w:lastRow="0" w:firstColumn="1" w:lastColumn="0" w:noHBand="0" w:noVBand="1"/>
      </w:tblPr>
      <w:tblGrid>
        <w:gridCol w:w="3651"/>
        <w:gridCol w:w="6413"/>
      </w:tblGrid>
      <w:tr w:rsidR="00B62F53" w:rsidRPr="00FE3FE5" w14:paraId="2FB5F932" w14:textId="77777777" w:rsidTr="15DDD9C2">
        <w:tc>
          <w:tcPr>
            <w:tcW w:w="3232" w:type="dxa"/>
            <w:shd w:val="clear" w:color="auto" w:fill="D9D9D9" w:themeFill="background1" w:themeFillShade="D9"/>
          </w:tcPr>
          <w:p w14:paraId="51267AA5" w14:textId="4F2ED02E" w:rsidR="00B62F53" w:rsidRPr="00FE3FE5" w:rsidRDefault="00B62F53" w:rsidP="00B62F53">
            <w:pPr>
              <w:pStyle w:val="TableHeader"/>
              <w:rPr>
                <w:rFonts w:cs="Arial"/>
                <w:sz w:val="24"/>
                <w:szCs w:val="24"/>
              </w:rPr>
            </w:pPr>
            <w:r w:rsidRPr="00FE3FE5">
              <w:rPr>
                <w:rFonts w:cs="Arial"/>
                <w:sz w:val="24"/>
                <w:szCs w:val="24"/>
              </w:rPr>
              <w:t>Standards Organization and Reference Number</w:t>
            </w:r>
          </w:p>
        </w:tc>
        <w:tc>
          <w:tcPr>
            <w:tcW w:w="6832" w:type="dxa"/>
            <w:shd w:val="clear" w:color="auto" w:fill="D9D9D9" w:themeFill="background1" w:themeFillShade="D9"/>
          </w:tcPr>
          <w:p w14:paraId="4C3BDDBA" w14:textId="4C8C9083" w:rsidR="00B62F53" w:rsidRPr="00FE3FE5" w:rsidRDefault="00B62F53" w:rsidP="00B62F53">
            <w:pPr>
              <w:pStyle w:val="TableHeader"/>
              <w:rPr>
                <w:rFonts w:cs="Arial"/>
                <w:sz w:val="24"/>
                <w:szCs w:val="24"/>
              </w:rPr>
            </w:pPr>
            <w:r w:rsidRPr="00FE3FE5">
              <w:rPr>
                <w:rFonts w:cs="Arial"/>
                <w:sz w:val="24"/>
                <w:szCs w:val="24"/>
              </w:rPr>
              <w:t>Title</w:t>
            </w:r>
          </w:p>
        </w:tc>
      </w:tr>
      <w:tr w:rsidR="009F4CAB" w:rsidRPr="00FE3FE5" w14:paraId="497DC6DC" w14:textId="77777777" w:rsidTr="15DDD9C2">
        <w:tc>
          <w:tcPr>
            <w:tcW w:w="3232" w:type="dxa"/>
            <w:vAlign w:val="center"/>
          </w:tcPr>
          <w:p w14:paraId="7325B7B8" w14:textId="7675D3E4" w:rsidR="009F4CAB" w:rsidRPr="00FE3FE5" w:rsidRDefault="009F4CAB" w:rsidP="009F4CAB">
            <w:pPr>
              <w:pStyle w:val="TableEntry"/>
              <w:rPr>
                <w:rFonts w:cs="Arial"/>
                <w:i/>
                <w:color w:val="00B050"/>
                <w:sz w:val="24"/>
                <w:szCs w:val="24"/>
              </w:rPr>
            </w:pPr>
            <w:r w:rsidRPr="00FE3FE5">
              <w:rPr>
                <w:rFonts w:cs="Arial"/>
                <w:i/>
                <w:color w:val="00B050"/>
                <w:sz w:val="24"/>
                <w:szCs w:val="24"/>
              </w:rPr>
              <w:t>MDD 93/42/EEC</w:t>
            </w:r>
          </w:p>
        </w:tc>
        <w:tc>
          <w:tcPr>
            <w:tcW w:w="6832" w:type="dxa"/>
            <w:vAlign w:val="center"/>
          </w:tcPr>
          <w:p w14:paraId="090615C4" w14:textId="214EB8DB" w:rsidR="009F4CAB" w:rsidRPr="00FE3FE5" w:rsidRDefault="009F4CAB" w:rsidP="009F4CAB">
            <w:pPr>
              <w:pStyle w:val="TableEntry"/>
              <w:rPr>
                <w:rFonts w:cs="Arial"/>
                <w:i/>
                <w:color w:val="00B050"/>
                <w:sz w:val="24"/>
                <w:szCs w:val="24"/>
              </w:rPr>
            </w:pPr>
            <w:r w:rsidRPr="00FE3FE5">
              <w:rPr>
                <w:rFonts w:cs="Arial"/>
                <w:i/>
                <w:color w:val="00B050"/>
                <w:sz w:val="24"/>
                <w:szCs w:val="24"/>
              </w:rPr>
              <w:t>Council Directive 93/42/EEC of 14 June 1993 Concerning Medical Devices</w:t>
            </w:r>
          </w:p>
        </w:tc>
      </w:tr>
      <w:tr w:rsidR="4AC3C249" w:rsidRPr="00FE3FE5" w14:paraId="26827483" w14:textId="77777777" w:rsidTr="15DDD9C2">
        <w:tc>
          <w:tcPr>
            <w:tcW w:w="3232" w:type="dxa"/>
            <w:vAlign w:val="center"/>
          </w:tcPr>
          <w:p w14:paraId="6C6AF91C" w14:textId="28DF1E8F" w:rsidR="3C0D830F" w:rsidRPr="00FE3FE5" w:rsidRDefault="3C0D830F" w:rsidP="002238D3">
            <w:pPr>
              <w:pStyle w:val="TableEntry"/>
              <w:rPr>
                <w:rFonts w:eastAsia="Arial" w:cs="Arial"/>
                <w:i/>
                <w:color w:val="00B050"/>
                <w:sz w:val="24"/>
                <w:szCs w:val="24"/>
              </w:rPr>
            </w:pPr>
            <w:r w:rsidRPr="00FE3FE5">
              <w:rPr>
                <w:rFonts w:cs="Arial"/>
                <w:i/>
                <w:color w:val="00B050"/>
                <w:sz w:val="24"/>
                <w:szCs w:val="24"/>
              </w:rPr>
              <w:t>AIMDD</w:t>
            </w:r>
            <w:r w:rsidR="1648297C" w:rsidRPr="00FE3FE5">
              <w:rPr>
                <w:rFonts w:cs="Arial"/>
                <w:i/>
                <w:color w:val="00B050"/>
                <w:sz w:val="24"/>
                <w:szCs w:val="24"/>
              </w:rPr>
              <w:t xml:space="preserve"> </w:t>
            </w:r>
            <w:r w:rsidR="1648297C" w:rsidRPr="00FE3FE5">
              <w:rPr>
                <w:rFonts w:eastAsia="Arial" w:cs="Arial"/>
                <w:i/>
                <w:color w:val="00B050"/>
                <w:sz w:val="24"/>
                <w:szCs w:val="24"/>
              </w:rPr>
              <w:t>90/385/EEC</w:t>
            </w:r>
          </w:p>
        </w:tc>
        <w:tc>
          <w:tcPr>
            <w:tcW w:w="6832" w:type="dxa"/>
            <w:vAlign w:val="center"/>
          </w:tcPr>
          <w:p w14:paraId="591933E3" w14:textId="5D3BE06E" w:rsidR="787B9E4C" w:rsidRPr="00FE3FE5" w:rsidRDefault="787B9E4C" w:rsidP="002238D3">
            <w:pPr>
              <w:pStyle w:val="TableEntry"/>
              <w:rPr>
                <w:rFonts w:cs="Arial"/>
                <w:i/>
                <w:color w:val="00B050"/>
                <w:sz w:val="24"/>
                <w:szCs w:val="24"/>
              </w:rPr>
            </w:pPr>
            <w:r w:rsidRPr="00FE3FE5">
              <w:rPr>
                <w:rFonts w:cs="Arial"/>
                <w:i/>
                <w:color w:val="00B050"/>
                <w:sz w:val="24"/>
                <w:szCs w:val="24"/>
              </w:rPr>
              <w:t xml:space="preserve">Council Directive </w:t>
            </w:r>
            <w:r w:rsidRPr="00FE3FE5">
              <w:rPr>
                <w:rFonts w:eastAsia="Arial" w:cs="Arial"/>
                <w:i/>
                <w:color w:val="00B050"/>
                <w:sz w:val="24"/>
                <w:szCs w:val="24"/>
              </w:rPr>
              <w:t xml:space="preserve">90/385/EEC; </w:t>
            </w:r>
            <w:r w:rsidR="1648297C" w:rsidRPr="00FE3FE5">
              <w:rPr>
                <w:rFonts w:cs="Arial"/>
                <w:i/>
                <w:color w:val="00B050"/>
                <w:sz w:val="24"/>
                <w:szCs w:val="24"/>
              </w:rPr>
              <w:t>Annex 7</w:t>
            </w:r>
            <w:r w:rsidR="6576DD45" w:rsidRPr="00FE3FE5">
              <w:rPr>
                <w:rFonts w:cs="Arial"/>
                <w:i/>
                <w:color w:val="00B050"/>
                <w:sz w:val="24"/>
                <w:szCs w:val="24"/>
              </w:rPr>
              <w:t>,</w:t>
            </w:r>
            <w:r w:rsidR="1648297C" w:rsidRPr="00FE3FE5">
              <w:rPr>
                <w:rFonts w:cs="Arial"/>
                <w:i/>
                <w:color w:val="00B050"/>
                <w:sz w:val="24"/>
                <w:szCs w:val="24"/>
              </w:rPr>
              <w:t xml:space="preserve"> updated per the 2007/47/EEC M5 amendment</w:t>
            </w:r>
            <w:r w:rsidR="7A0295C0" w:rsidRPr="00FE3FE5">
              <w:rPr>
                <w:rFonts w:cs="Arial"/>
                <w:i/>
                <w:color w:val="00B050"/>
                <w:sz w:val="24"/>
                <w:szCs w:val="24"/>
              </w:rPr>
              <w:t xml:space="preserve">, concerning Active Implantable Medical Devices </w:t>
            </w:r>
          </w:p>
        </w:tc>
      </w:tr>
      <w:tr w:rsidR="009F4CAB" w:rsidRPr="00FE3FE5" w14:paraId="06BBE1FC" w14:textId="77777777" w:rsidTr="15DDD9C2">
        <w:tc>
          <w:tcPr>
            <w:tcW w:w="3232" w:type="dxa"/>
            <w:vAlign w:val="center"/>
          </w:tcPr>
          <w:p w14:paraId="7942CAC6" w14:textId="64167A1B" w:rsidR="009F4CAB" w:rsidRPr="00FE3FE5" w:rsidRDefault="009F4CAB" w:rsidP="009F4CAB">
            <w:pPr>
              <w:pStyle w:val="TableEntry"/>
              <w:rPr>
                <w:rFonts w:cs="Arial"/>
                <w:i/>
                <w:color w:val="00B050"/>
                <w:sz w:val="24"/>
                <w:szCs w:val="24"/>
              </w:rPr>
            </w:pPr>
            <w:r w:rsidRPr="00FE3FE5">
              <w:rPr>
                <w:rFonts w:cs="Arial"/>
                <w:i/>
                <w:color w:val="00B050"/>
                <w:sz w:val="24"/>
                <w:szCs w:val="24"/>
              </w:rPr>
              <w:t>SR No. 236 of 2002</w:t>
            </w:r>
          </w:p>
        </w:tc>
        <w:tc>
          <w:tcPr>
            <w:tcW w:w="6832" w:type="dxa"/>
            <w:vAlign w:val="center"/>
          </w:tcPr>
          <w:p w14:paraId="1269FA81" w14:textId="4D5741C3" w:rsidR="009F4CAB" w:rsidRPr="00FE3FE5" w:rsidRDefault="009F4CAB" w:rsidP="009F4CAB">
            <w:pPr>
              <w:pStyle w:val="TableEntry"/>
              <w:rPr>
                <w:rFonts w:cs="Arial"/>
                <w:i/>
                <w:color w:val="00B050"/>
                <w:sz w:val="24"/>
                <w:szCs w:val="24"/>
              </w:rPr>
            </w:pPr>
            <w:r w:rsidRPr="00FE3FE5">
              <w:rPr>
                <w:rFonts w:cs="Arial"/>
                <w:i/>
                <w:color w:val="00B050"/>
                <w:sz w:val="24"/>
                <w:szCs w:val="24"/>
              </w:rPr>
              <w:t>Therapeutic Goods (Medical Devices) Regulations 2002</w:t>
            </w:r>
          </w:p>
        </w:tc>
      </w:tr>
      <w:tr w:rsidR="009F4CAB" w:rsidRPr="00FE3FE5" w14:paraId="14896C0F" w14:textId="77777777" w:rsidTr="15DDD9C2">
        <w:tc>
          <w:tcPr>
            <w:tcW w:w="3232" w:type="dxa"/>
            <w:vAlign w:val="center"/>
          </w:tcPr>
          <w:p w14:paraId="70D94015" w14:textId="2782BB85" w:rsidR="009F4CAB" w:rsidRPr="00FE3FE5" w:rsidRDefault="009F4CAB" w:rsidP="009F4CAB">
            <w:pPr>
              <w:pStyle w:val="TableEntry"/>
              <w:rPr>
                <w:rFonts w:cs="Arial"/>
                <w:i/>
                <w:color w:val="00B050"/>
                <w:sz w:val="24"/>
                <w:szCs w:val="24"/>
              </w:rPr>
            </w:pPr>
            <w:r w:rsidRPr="00FE3FE5">
              <w:rPr>
                <w:rFonts w:cs="Arial"/>
                <w:i/>
                <w:color w:val="00B050"/>
                <w:sz w:val="24"/>
                <w:szCs w:val="24"/>
              </w:rPr>
              <w:t>MDR 2017/745</w:t>
            </w:r>
          </w:p>
        </w:tc>
        <w:tc>
          <w:tcPr>
            <w:tcW w:w="6832" w:type="dxa"/>
            <w:vAlign w:val="center"/>
          </w:tcPr>
          <w:p w14:paraId="597C6707" w14:textId="5D60A373" w:rsidR="009F4CAB" w:rsidRPr="00FE3FE5" w:rsidRDefault="009F4CAB" w:rsidP="009F4CAB">
            <w:pPr>
              <w:pStyle w:val="TableEntry"/>
              <w:rPr>
                <w:rFonts w:cs="Arial"/>
                <w:i/>
                <w:color w:val="00B050"/>
                <w:sz w:val="24"/>
                <w:szCs w:val="24"/>
              </w:rPr>
            </w:pPr>
            <w:r w:rsidRPr="00FE3FE5">
              <w:rPr>
                <w:rFonts w:cs="Arial"/>
                <w:i/>
                <w:color w:val="00B050"/>
                <w:sz w:val="24"/>
                <w:szCs w:val="24"/>
              </w:rPr>
              <w:t>REGULATION (EU) 2017/745 OF THE EUROPEAN PARLIAMENT AND OF THE COUNCIL of 5 April 2017 on medical devices, amending Directive 2001/83/EC, Regulation (EC) No 178/2002 and Regulation (EC) No 1223/2009 and repealing Council Directives 90/385/EEC and 93/42/EEC</w:t>
            </w:r>
          </w:p>
        </w:tc>
      </w:tr>
      <w:tr w:rsidR="009F4CAB" w:rsidRPr="00FE3FE5" w14:paraId="4655EAC6" w14:textId="77777777" w:rsidTr="15DDD9C2">
        <w:tc>
          <w:tcPr>
            <w:tcW w:w="3232" w:type="dxa"/>
            <w:vAlign w:val="center"/>
          </w:tcPr>
          <w:p w14:paraId="7703403B" w14:textId="5F6B4D37" w:rsidR="009F4CAB" w:rsidRPr="00FE3FE5" w:rsidRDefault="009F4CAB" w:rsidP="009F4CAB">
            <w:pPr>
              <w:pStyle w:val="TableEntry"/>
              <w:rPr>
                <w:rFonts w:cs="Arial"/>
                <w:i/>
                <w:color w:val="00B050"/>
                <w:sz w:val="24"/>
                <w:szCs w:val="24"/>
              </w:rPr>
            </w:pPr>
            <w:r w:rsidRPr="00FE3FE5">
              <w:rPr>
                <w:rFonts w:cs="Arial"/>
                <w:i/>
                <w:color w:val="00B050"/>
                <w:sz w:val="24"/>
                <w:szCs w:val="24"/>
              </w:rPr>
              <w:t>MEDDEV 2.7/1 Rev 4</w:t>
            </w:r>
          </w:p>
        </w:tc>
        <w:tc>
          <w:tcPr>
            <w:tcW w:w="6832" w:type="dxa"/>
            <w:vAlign w:val="center"/>
          </w:tcPr>
          <w:p w14:paraId="52C40DE5" w14:textId="327E1A09" w:rsidR="009F4CAB" w:rsidRPr="00FE3FE5" w:rsidRDefault="009F4CAB" w:rsidP="009F4CAB">
            <w:pPr>
              <w:pStyle w:val="TableEntry"/>
              <w:rPr>
                <w:rFonts w:cs="Arial"/>
                <w:i/>
                <w:color w:val="00B050"/>
                <w:sz w:val="24"/>
                <w:szCs w:val="24"/>
              </w:rPr>
            </w:pPr>
            <w:r w:rsidRPr="00FE3FE5">
              <w:rPr>
                <w:rFonts w:cs="Arial"/>
                <w:i/>
                <w:color w:val="00B050"/>
                <w:sz w:val="24"/>
                <w:szCs w:val="24"/>
              </w:rPr>
              <w:t>European Commission Guidelines on Medical Devices: Clinical Evaluation: A Guide for Manufacturers and Notified Bodies under Directives 93/42/EEC and 90/385/EEC</w:t>
            </w:r>
          </w:p>
        </w:tc>
      </w:tr>
      <w:tr w:rsidR="009F4CAB" w:rsidRPr="00FE3FE5" w14:paraId="4B6D2201" w14:textId="77777777" w:rsidTr="15DDD9C2">
        <w:tc>
          <w:tcPr>
            <w:tcW w:w="3232" w:type="dxa"/>
            <w:vAlign w:val="center"/>
          </w:tcPr>
          <w:p w14:paraId="691C8CF0" w14:textId="16D67974" w:rsidR="009F4CAB" w:rsidRPr="00FE3FE5" w:rsidRDefault="009F4CAB" w:rsidP="009F4CAB">
            <w:pPr>
              <w:pStyle w:val="TableEntry"/>
              <w:rPr>
                <w:rFonts w:cs="Arial"/>
                <w:i/>
                <w:color w:val="00B050"/>
                <w:sz w:val="24"/>
                <w:szCs w:val="24"/>
              </w:rPr>
            </w:pPr>
            <w:r w:rsidRPr="00FE3FE5">
              <w:rPr>
                <w:rFonts w:cs="Arial"/>
                <w:i/>
                <w:color w:val="00B050"/>
                <w:sz w:val="24"/>
                <w:szCs w:val="24"/>
              </w:rPr>
              <w:t>MEDDEV 2.7/1 Appendix 1</w:t>
            </w:r>
          </w:p>
        </w:tc>
        <w:tc>
          <w:tcPr>
            <w:tcW w:w="6832" w:type="dxa"/>
            <w:vAlign w:val="center"/>
          </w:tcPr>
          <w:p w14:paraId="0757B952" w14:textId="13B96ECA" w:rsidR="009F4CAB" w:rsidRPr="00FE3FE5" w:rsidRDefault="008B5738" w:rsidP="009F4CAB">
            <w:pPr>
              <w:pStyle w:val="TableEntry"/>
              <w:rPr>
                <w:rFonts w:cs="Arial"/>
                <w:i/>
                <w:color w:val="00B050"/>
                <w:sz w:val="24"/>
                <w:szCs w:val="24"/>
              </w:rPr>
            </w:pPr>
            <w:r w:rsidRPr="00FE3FE5">
              <w:rPr>
                <w:rFonts w:cs="Arial"/>
                <w:i/>
                <w:color w:val="00B050"/>
                <w:sz w:val="24"/>
                <w:szCs w:val="24"/>
              </w:rPr>
              <w:t xml:space="preserve">Appendix 1: Clinical Evaluation of </w:t>
            </w:r>
            <w:r w:rsidR="00936FA4" w:rsidRPr="00FE3FE5">
              <w:rPr>
                <w:rFonts w:cs="Arial"/>
                <w:i/>
                <w:color w:val="00B050"/>
                <w:sz w:val="24"/>
                <w:szCs w:val="24"/>
              </w:rPr>
              <w:t>Coronary Stents</w:t>
            </w:r>
          </w:p>
        </w:tc>
      </w:tr>
      <w:tr w:rsidR="009F4CAB" w:rsidRPr="00FE3FE5" w14:paraId="70F05AED" w14:textId="77777777" w:rsidTr="15DDD9C2">
        <w:tc>
          <w:tcPr>
            <w:tcW w:w="3232" w:type="dxa"/>
            <w:vAlign w:val="center"/>
          </w:tcPr>
          <w:p w14:paraId="34BE6871" w14:textId="748C0287" w:rsidR="009F4CAB" w:rsidRPr="00FE3FE5" w:rsidRDefault="009F4CAB" w:rsidP="009F4CAB">
            <w:pPr>
              <w:pStyle w:val="TableEntry"/>
              <w:rPr>
                <w:rFonts w:cs="Arial"/>
                <w:i/>
                <w:color w:val="00B050"/>
                <w:sz w:val="24"/>
                <w:szCs w:val="24"/>
              </w:rPr>
            </w:pPr>
            <w:r w:rsidRPr="00FE3FE5">
              <w:rPr>
                <w:rFonts w:cs="Arial"/>
                <w:i/>
                <w:color w:val="00B050"/>
                <w:sz w:val="24"/>
                <w:szCs w:val="24"/>
              </w:rPr>
              <w:t>EMEA/CHMP/EWP/110540/2007</w:t>
            </w:r>
          </w:p>
        </w:tc>
        <w:tc>
          <w:tcPr>
            <w:tcW w:w="6832" w:type="dxa"/>
            <w:vAlign w:val="center"/>
          </w:tcPr>
          <w:p w14:paraId="07B975FF" w14:textId="3A49E4E9" w:rsidR="009F4CAB" w:rsidRPr="00FE3FE5" w:rsidRDefault="009F4CAB" w:rsidP="009F4CAB">
            <w:pPr>
              <w:pStyle w:val="TableEntry"/>
              <w:rPr>
                <w:rFonts w:cs="Arial"/>
                <w:i/>
                <w:color w:val="00B050"/>
                <w:sz w:val="24"/>
                <w:szCs w:val="24"/>
              </w:rPr>
            </w:pPr>
            <w:r w:rsidRPr="00FE3FE5">
              <w:rPr>
                <w:rFonts w:cs="Arial"/>
                <w:i/>
                <w:color w:val="00B050"/>
                <w:sz w:val="24"/>
                <w:szCs w:val="24"/>
              </w:rPr>
              <w:t>Guideline on the Clinical and Non-Clinical Evaluation During the Consultation Procedure on Medicinal Substances Contained in Drug-Eluting Coronary Stents</w:t>
            </w:r>
          </w:p>
        </w:tc>
      </w:tr>
      <w:tr w:rsidR="009F4CAB" w:rsidRPr="00FE3FE5" w14:paraId="3B170F1C" w14:textId="77777777" w:rsidTr="15DDD9C2">
        <w:tc>
          <w:tcPr>
            <w:tcW w:w="3232" w:type="dxa"/>
            <w:vAlign w:val="center"/>
          </w:tcPr>
          <w:p w14:paraId="4FDD2524" w14:textId="4ECACD61" w:rsidR="009F4CAB" w:rsidRPr="00FE3FE5" w:rsidRDefault="009F4CAB" w:rsidP="009F4CAB">
            <w:pPr>
              <w:pStyle w:val="TableEntry"/>
              <w:rPr>
                <w:rFonts w:cs="Arial"/>
                <w:i/>
                <w:color w:val="00B050"/>
                <w:sz w:val="24"/>
                <w:szCs w:val="24"/>
              </w:rPr>
            </w:pPr>
            <w:r w:rsidRPr="00FE3FE5">
              <w:rPr>
                <w:rFonts w:cs="Arial"/>
                <w:i/>
                <w:color w:val="00B050"/>
                <w:sz w:val="24"/>
                <w:szCs w:val="24"/>
              </w:rPr>
              <w:t>IMDRF MDCE WG/N56 Final</w:t>
            </w:r>
            <w:r w:rsidR="00A44986" w:rsidRPr="00FE3FE5">
              <w:rPr>
                <w:rFonts w:cs="Arial"/>
                <w:i/>
                <w:color w:val="00B050"/>
                <w:sz w:val="24"/>
                <w:szCs w:val="24"/>
              </w:rPr>
              <w:t>:</w:t>
            </w:r>
            <w:r w:rsidRPr="00FE3FE5">
              <w:rPr>
                <w:rFonts w:cs="Arial"/>
                <w:i/>
                <w:color w:val="00B050"/>
                <w:sz w:val="24"/>
                <w:szCs w:val="24"/>
              </w:rPr>
              <w:t>2019</w:t>
            </w:r>
          </w:p>
        </w:tc>
        <w:tc>
          <w:tcPr>
            <w:tcW w:w="6832" w:type="dxa"/>
            <w:vAlign w:val="center"/>
          </w:tcPr>
          <w:p w14:paraId="71E6B768" w14:textId="776F5B84" w:rsidR="009F4CAB" w:rsidRPr="00FE3FE5" w:rsidRDefault="009F4CAB" w:rsidP="009F4CAB">
            <w:pPr>
              <w:pStyle w:val="TableEntry"/>
              <w:rPr>
                <w:rFonts w:cs="Arial"/>
                <w:i/>
                <w:color w:val="00B050"/>
                <w:sz w:val="24"/>
                <w:szCs w:val="24"/>
              </w:rPr>
            </w:pPr>
            <w:r w:rsidRPr="00FE3FE5">
              <w:rPr>
                <w:rFonts w:cs="Arial"/>
                <w:i/>
                <w:color w:val="00B050"/>
                <w:sz w:val="24"/>
                <w:szCs w:val="24"/>
              </w:rPr>
              <w:t xml:space="preserve">International Medical device Regulator’s Forum Medical </w:t>
            </w:r>
            <w:proofErr w:type="gramStart"/>
            <w:r w:rsidRPr="00FE3FE5">
              <w:rPr>
                <w:rFonts w:cs="Arial"/>
                <w:i/>
                <w:color w:val="00B050"/>
                <w:sz w:val="24"/>
                <w:szCs w:val="24"/>
              </w:rPr>
              <w:t>device</w:t>
            </w:r>
            <w:proofErr w:type="gramEnd"/>
            <w:r w:rsidRPr="00FE3FE5">
              <w:rPr>
                <w:rFonts w:cs="Arial"/>
                <w:i/>
                <w:color w:val="00B050"/>
                <w:sz w:val="24"/>
                <w:szCs w:val="24"/>
              </w:rPr>
              <w:t xml:space="preserve"> Clinical Evaluation Working Group’s Guidance on Clinical Evaluation</w:t>
            </w:r>
          </w:p>
        </w:tc>
      </w:tr>
      <w:tr w:rsidR="009F4CAB" w:rsidRPr="00FE3FE5" w14:paraId="693E6544" w14:textId="77777777" w:rsidTr="15DDD9C2">
        <w:tc>
          <w:tcPr>
            <w:tcW w:w="3232" w:type="dxa"/>
            <w:vAlign w:val="center"/>
          </w:tcPr>
          <w:p w14:paraId="0C7F78B8" w14:textId="19BFD16D" w:rsidR="009F4CAB" w:rsidRPr="00FE3FE5" w:rsidRDefault="009F4CAB" w:rsidP="009F4CAB">
            <w:pPr>
              <w:pStyle w:val="TableEntry"/>
              <w:rPr>
                <w:rFonts w:cs="Arial"/>
                <w:i/>
                <w:color w:val="00B050"/>
                <w:sz w:val="24"/>
                <w:szCs w:val="24"/>
              </w:rPr>
            </w:pPr>
            <w:r w:rsidRPr="00FE3FE5">
              <w:rPr>
                <w:rFonts w:cs="Arial"/>
                <w:i/>
                <w:color w:val="00B050"/>
                <w:sz w:val="24"/>
                <w:szCs w:val="24"/>
              </w:rPr>
              <w:t>ISO 13485:2016</w:t>
            </w:r>
          </w:p>
        </w:tc>
        <w:tc>
          <w:tcPr>
            <w:tcW w:w="6832" w:type="dxa"/>
            <w:vAlign w:val="center"/>
          </w:tcPr>
          <w:p w14:paraId="1146EEA8" w14:textId="6ED1EF67" w:rsidR="009F4CAB" w:rsidRPr="00FE3FE5" w:rsidRDefault="009F4CAB" w:rsidP="009F4CAB">
            <w:pPr>
              <w:pStyle w:val="TableEntry"/>
              <w:rPr>
                <w:rFonts w:cs="Arial"/>
                <w:i/>
                <w:color w:val="00B050"/>
                <w:sz w:val="24"/>
                <w:szCs w:val="24"/>
              </w:rPr>
            </w:pPr>
            <w:r w:rsidRPr="00FE3FE5">
              <w:rPr>
                <w:rFonts w:cs="Arial"/>
                <w:i/>
                <w:color w:val="00B050"/>
                <w:sz w:val="24"/>
                <w:szCs w:val="24"/>
              </w:rPr>
              <w:t>Medical devices -- Quality Management Systems -- Requirements for Regulatory Purposes</w:t>
            </w:r>
          </w:p>
        </w:tc>
      </w:tr>
      <w:tr w:rsidR="009F4CAB" w:rsidRPr="00FE3FE5" w14:paraId="121BC621" w14:textId="77777777" w:rsidTr="15DDD9C2">
        <w:tc>
          <w:tcPr>
            <w:tcW w:w="3232" w:type="dxa"/>
            <w:vAlign w:val="center"/>
          </w:tcPr>
          <w:p w14:paraId="18A9DFCC" w14:textId="09404C44" w:rsidR="009F4CAB" w:rsidRPr="00FE3FE5" w:rsidRDefault="5CBDCC63" w:rsidP="15DDD9C2">
            <w:pPr>
              <w:pStyle w:val="TableEntry"/>
              <w:rPr>
                <w:rFonts w:cs="Arial"/>
                <w:i/>
                <w:iCs/>
                <w:color w:val="00B050"/>
                <w:sz w:val="24"/>
                <w:szCs w:val="24"/>
                <w:highlight w:val="yellow"/>
              </w:rPr>
            </w:pPr>
            <w:r w:rsidRPr="002035F9">
              <w:rPr>
                <w:rFonts w:cs="Arial"/>
                <w:i/>
                <w:iCs/>
                <w:color w:val="00B050"/>
                <w:sz w:val="24"/>
                <w:szCs w:val="24"/>
              </w:rPr>
              <w:lastRenderedPageBreak/>
              <w:t>EN ISO 14155:20</w:t>
            </w:r>
            <w:r w:rsidR="461CAB37" w:rsidRPr="002035F9">
              <w:rPr>
                <w:rFonts w:cs="Arial"/>
                <w:i/>
                <w:iCs/>
                <w:color w:val="00B050"/>
                <w:sz w:val="24"/>
                <w:szCs w:val="24"/>
              </w:rPr>
              <w:t>20</w:t>
            </w:r>
          </w:p>
        </w:tc>
        <w:tc>
          <w:tcPr>
            <w:tcW w:w="6832" w:type="dxa"/>
            <w:vAlign w:val="center"/>
          </w:tcPr>
          <w:p w14:paraId="008C5EB8" w14:textId="77777777" w:rsidR="009F4CAB" w:rsidRPr="00FE3FE5" w:rsidRDefault="009F4CAB" w:rsidP="009F4CAB">
            <w:pPr>
              <w:pStyle w:val="TableEntry"/>
              <w:rPr>
                <w:rFonts w:cs="Arial"/>
                <w:i/>
                <w:color w:val="00B050"/>
                <w:sz w:val="24"/>
                <w:szCs w:val="24"/>
              </w:rPr>
            </w:pPr>
            <w:r w:rsidRPr="00FE3FE5">
              <w:rPr>
                <w:rFonts w:cs="Arial"/>
                <w:i/>
                <w:color w:val="00B050"/>
                <w:sz w:val="24"/>
                <w:szCs w:val="24"/>
              </w:rPr>
              <w:t>Clinical Investigation of Medical Devices for Human Subjects</w:t>
            </w:r>
          </w:p>
          <w:p w14:paraId="47FB6342" w14:textId="241A6A86" w:rsidR="009F4CAB" w:rsidRPr="00FE3FE5" w:rsidRDefault="009F4CAB" w:rsidP="009F4CAB">
            <w:pPr>
              <w:pStyle w:val="TableEntry"/>
              <w:rPr>
                <w:rFonts w:cs="Arial"/>
                <w:i/>
                <w:color w:val="00B050"/>
                <w:sz w:val="24"/>
                <w:szCs w:val="24"/>
              </w:rPr>
            </w:pPr>
            <w:r w:rsidRPr="00FE3FE5">
              <w:rPr>
                <w:rFonts w:cs="Arial"/>
                <w:i/>
                <w:color w:val="00B050"/>
                <w:sz w:val="24"/>
                <w:szCs w:val="24"/>
              </w:rPr>
              <w:t>Good Clinical Practice</w:t>
            </w:r>
          </w:p>
        </w:tc>
      </w:tr>
      <w:tr w:rsidR="009F4CAB" w:rsidRPr="00FE3FE5" w14:paraId="13C4D65C" w14:textId="77777777" w:rsidTr="15DDD9C2">
        <w:tc>
          <w:tcPr>
            <w:tcW w:w="3232" w:type="dxa"/>
            <w:vAlign w:val="center"/>
          </w:tcPr>
          <w:p w14:paraId="0179207D" w14:textId="0160323F" w:rsidR="009F4CAB" w:rsidRPr="00FE3FE5" w:rsidRDefault="009F4CAB" w:rsidP="009F4CAB">
            <w:pPr>
              <w:pStyle w:val="TableEntry"/>
              <w:rPr>
                <w:rFonts w:cs="Arial"/>
                <w:i/>
                <w:color w:val="00B050"/>
                <w:sz w:val="24"/>
                <w:szCs w:val="24"/>
                <w:highlight w:val="yellow"/>
              </w:rPr>
            </w:pPr>
            <w:commentRangeStart w:id="794"/>
            <w:r w:rsidRPr="00FE3FE5">
              <w:rPr>
                <w:rFonts w:cs="Arial"/>
                <w:i/>
                <w:color w:val="00B050"/>
                <w:sz w:val="24"/>
                <w:szCs w:val="24"/>
                <w:highlight w:val="yellow"/>
              </w:rPr>
              <w:t>EN ISO 14971:2019</w:t>
            </w:r>
            <w:commentRangeEnd w:id="794"/>
            <w:r w:rsidR="003F7BEF" w:rsidRPr="00FE3FE5">
              <w:rPr>
                <w:rStyle w:val="CommentReference"/>
                <w:rFonts w:cs="Arial"/>
                <w:sz w:val="24"/>
                <w:szCs w:val="24"/>
                <w:highlight w:val="yellow"/>
              </w:rPr>
              <w:commentReference w:id="794"/>
            </w:r>
          </w:p>
        </w:tc>
        <w:tc>
          <w:tcPr>
            <w:tcW w:w="6832" w:type="dxa"/>
            <w:vAlign w:val="center"/>
          </w:tcPr>
          <w:p w14:paraId="1EE008F8" w14:textId="24B3D317" w:rsidR="009F4CAB" w:rsidRPr="00FE3FE5" w:rsidRDefault="009F4CAB" w:rsidP="009F4CAB">
            <w:pPr>
              <w:pStyle w:val="TableEntry"/>
              <w:rPr>
                <w:rFonts w:cs="Arial"/>
                <w:i/>
                <w:color w:val="00B050"/>
                <w:sz w:val="24"/>
                <w:szCs w:val="24"/>
              </w:rPr>
            </w:pPr>
            <w:r w:rsidRPr="00FE3FE5">
              <w:rPr>
                <w:rFonts w:cs="Arial"/>
                <w:i/>
                <w:color w:val="00B050"/>
                <w:sz w:val="24"/>
                <w:szCs w:val="24"/>
              </w:rPr>
              <w:t>Medical devices - Application of Risk Management to Medical Devices</w:t>
            </w:r>
          </w:p>
        </w:tc>
      </w:tr>
      <w:tr w:rsidR="009F4CAB" w:rsidRPr="00FE3FE5" w14:paraId="4DE09ACB" w14:textId="77777777" w:rsidTr="15DDD9C2">
        <w:tc>
          <w:tcPr>
            <w:tcW w:w="3232" w:type="dxa"/>
            <w:vAlign w:val="center"/>
          </w:tcPr>
          <w:p w14:paraId="321CB275" w14:textId="3C9F4F90" w:rsidR="009F4CAB" w:rsidRPr="00FE3FE5" w:rsidRDefault="009F4CAB" w:rsidP="009F4CAB">
            <w:pPr>
              <w:pStyle w:val="TableEntry"/>
              <w:rPr>
                <w:rFonts w:cs="Arial"/>
                <w:i/>
                <w:color w:val="00B050"/>
                <w:sz w:val="24"/>
                <w:szCs w:val="24"/>
              </w:rPr>
            </w:pPr>
            <w:r w:rsidRPr="00FE3FE5">
              <w:rPr>
                <w:rFonts w:cs="Arial"/>
                <w:i/>
                <w:color w:val="00B050"/>
                <w:sz w:val="24"/>
                <w:szCs w:val="24"/>
              </w:rPr>
              <w:t>Commission Regulation 722/2012</w:t>
            </w:r>
          </w:p>
        </w:tc>
        <w:tc>
          <w:tcPr>
            <w:tcW w:w="6832" w:type="dxa"/>
            <w:vAlign w:val="center"/>
          </w:tcPr>
          <w:p w14:paraId="11F70DFF" w14:textId="46BC1DC8" w:rsidR="009F4CAB" w:rsidRPr="00FE3FE5" w:rsidRDefault="009F4CAB" w:rsidP="009F4CAB">
            <w:pPr>
              <w:pStyle w:val="TableEntry"/>
              <w:rPr>
                <w:rFonts w:cs="Arial"/>
                <w:i/>
                <w:color w:val="00B050"/>
                <w:sz w:val="24"/>
                <w:szCs w:val="24"/>
              </w:rPr>
            </w:pPr>
            <w:r w:rsidRPr="00FE3FE5">
              <w:rPr>
                <w:rFonts w:cs="Arial"/>
                <w:i/>
                <w:color w:val="00B050"/>
                <w:sz w:val="24"/>
                <w:szCs w:val="24"/>
              </w:rPr>
              <w:t>Commission Regulation 722/2012 Concerning Particular Requirements as Regards the Requirements Laid Down in Council Directives 90/385/EEC and 93/42/EEC with Respect to Active Implantable Medical Devices and Medical Devices Manufactured Utilizing Tissues of Animal Origin</w:t>
            </w:r>
          </w:p>
        </w:tc>
      </w:tr>
    </w:tbl>
    <w:p w14:paraId="4A54AE10" w14:textId="77777777" w:rsidR="00B62F53" w:rsidRPr="00FE3FE5" w:rsidRDefault="00B62F53" w:rsidP="00B62F53">
      <w:pPr>
        <w:pStyle w:val="BT1BodyTextI1"/>
        <w:rPr>
          <w:rFonts w:cs="Arial"/>
        </w:rPr>
      </w:pPr>
    </w:p>
    <w:p w14:paraId="5F9CA530" w14:textId="447C8355" w:rsidR="0058018E" w:rsidRPr="002035F9" w:rsidRDefault="0058018E" w:rsidP="00437D04">
      <w:pPr>
        <w:pStyle w:val="Heading1"/>
        <w:rPr>
          <w:szCs w:val="24"/>
        </w:rPr>
      </w:pPr>
      <w:bookmarkStart w:id="795" w:name="_Toc54010634"/>
      <w:r w:rsidRPr="002035F9">
        <w:rPr>
          <w:szCs w:val="24"/>
        </w:rPr>
        <w:t>Clinical Back</w:t>
      </w:r>
      <w:r w:rsidR="00A82B83" w:rsidRPr="002035F9">
        <w:rPr>
          <w:szCs w:val="24"/>
        </w:rPr>
        <w:t>g</w:t>
      </w:r>
      <w:r w:rsidRPr="002035F9">
        <w:rPr>
          <w:szCs w:val="24"/>
        </w:rPr>
        <w:t xml:space="preserve">round and State of the </w:t>
      </w:r>
      <w:r w:rsidR="005E5BA1" w:rsidRPr="002035F9">
        <w:rPr>
          <w:szCs w:val="24"/>
        </w:rPr>
        <w:t>Art</w:t>
      </w:r>
      <w:bookmarkEnd w:id="795"/>
    </w:p>
    <w:p w14:paraId="76150DB6" w14:textId="77777777" w:rsidR="00335672" w:rsidRPr="002035F9" w:rsidRDefault="00335672" w:rsidP="00335672">
      <w:pPr>
        <w:pStyle w:val="BT1BodyTextI1"/>
        <w:rPr>
          <w:rFonts w:cs="Arial"/>
          <w:i/>
          <w:color w:val="00B050"/>
        </w:rPr>
      </w:pPr>
      <w:r w:rsidRPr="002035F9">
        <w:rPr>
          <w:rFonts w:cs="Arial"/>
          <w:i/>
          <w:color w:val="00B050"/>
        </w:rPr>
        <w:t xml:space="preserve">The CER will include a description of the clinical background, treatment options and current knowledge /State-of-the-Art on the treatment of &lt;include Indication or Intended Use verbiage from subject device IFU&gt;. </w:t>
      </w:r>
    </w:p>
    <w:p w14:paraId="20BBEE8A" w14:textId="77777777" w:rsidR="00335672" w:rsidRPr="002035F9" w:rsidRDefault="00335672" w:rsidP="00335672">
      <w:pPr>
        <w:pStyle w:val="BT1BodyTextI1"/>
        <w:rPr>
          <w:rFonts w:cs="Arial"/>
          <w:i/>
          <w:color w:val="00B050"/>
        </w:rPr>
      </w:pPr>
      <w:r w:rsidRPr="002035F9">
        <w:rPr>
          <w:rFonts w:cs="Arial"/>
          <w:i/>
          <w:color w:val="00B050"/>
        </w:rPr>
        <w:t>Comprehensive, objective/non-biased literature searches will be conducted to identify relevant State-of-the-Art literature. Recent reviews and meta-analysis/systematic reviews identified through these searches may also be leveraged as data-leads to identify relevant literature through back-referencing.</w:t>
      </w:r>
    </w:p>
    <w:p w14:paraId="64BADB81" w14:textId="77777777" w:rsidR="00335672" w:rsidRPr="002035F9" w:rsidRDefault="00335672" w:rsidP="00335672">
      <w:pPr>
        <w:pStyle w:val="BT1BodyTextI1"/>
        <w:rPr>
          <w:rFonts w:cs="Arial"/>
          <w:i/>
          <w:color w:val="00B050"/>
        </w:rPr>
      </w:pPr>
      <w:r w:rsidRPr="002035F9">
        <w:rPr>
          <w:rFonts w:cs="Arial"/>
          <w:i/>
          <w:color w:val="00B050"/>
        </w:rPr>
        <w:t xml:space="preserve">Relevant guidelines on the disease state/medical conditions/patient population/ treated by the subject device and clinical literature on the Standard-of-Care/alternative treatment options/competitors/comparators on the subject device itself will be identified through the literature search. </w:t>
      </w:r>
    </w:p>
    <w:p w14:paraId="6F83C69E" w14:textId="77777777" w:rsidR="00335672" w:rsidRPr="002035F9" w:rsidRDefault="00335672" w:rsidP="00335672">
      <w:pPr>
        <w:pStyle w:val="BT1BodyTextI1"/>
        <w:rPr>
          <w:rFonts w:cs="Arial"/>
          <w:i/>
          <w:color w:val="00B050"/>
        </w:rPr>
      </w:pPr>
      <w:r w:rsidRPr="002035F9">
        <w:rPr>
          <w:rFonts w:cs="Arial"/>
          <w:i/>
          <w:color w:val="00B050"/>
        </w:rPr>
        <w:t xml:space="preserve">The CER will include a discussion on the Standard of Care/ Relevant benchmark guidelines and relevant clinical evidence on the subject device and competitors/comparators/ alternative treatment options. </w:t>
      </w:r>
    </w:p>
    <w:p w14:paraId="4C32C56C" w14:textId="42F5150F" w:rsidR="00FB1793" w:rsidRPr="002035F9" w:rsidRDefault="00335672" w:rsidP="00335672">
      <w:pPr>
        <w:pStyle w:val="BT1BodyTextI1"/>
        <w:rPr>
          <w:rFonts w:cs="Arial"/>
          <w:i/>
          <w:color w:val="00B050"/>
        </w:rPr>
      </w:pPr>
      <w:r w:rsidRPr="002035F9">
        <w:rPr>
          <w:rFonts w:cs="Arial"/>
          <w:i/>
          <w:color w:val="00B050"/>
        </w:rPr>
        <w:t>Data on safety and performance of key/relevant comparators/competitors will be used to characterize the placement of the subject device in the state of the art. Key comparators/competitors considered for this purpose will include &lt;include names of devices or treatment option categories if already determined/as applicable&gt;</w:t>
      </w:r>
    </w:p>
    <w:p w14:paraId="4F35AE60" w14:textId="37B265D9" w:rsidR="00230266" w:rsidRPr="002035F9" w:rsidRDefault="00230266" w:rsidP="00335672">
      <w:pPr>
        <w:pStyle w:val="BT1BodyTextI1"/>
        <w:rPr>
          <w:rFonts w:cs="Arial"/>
          <w:i/>
          <w:color w:val="0000FF"/>
        </w:rPr>
      </w:pPr>
    </w:p>
    <w:p w14:paraId="70648890" w14:textId="77777777" w:rsidR="00D240EF" w:rsidRPr="00FE3FE5" w:rsidRDefault="00D240EF" w:rsidP="00427CFA">
      <w:pPr>
        <w:pStyle w:val="Heading2"/>
        <w:rPr>
          <w:szCs w:val="24"/>
        </w:rPr>
      </w:pPr>
      <w:bookmarkStart w:id="796" w:name="_Toc52463124"/>
      <w:bookmarkStart w:id="797" w:name="_Toc54010635"/>
      <w:r w:rsidRPr="00FE3FE5">
        <w:rPr>
          <w:szCs w:val="24"/>
        </w:rPr>
        <w:lastRenderedPageBreak/>
        <w:t>Literature Search Summary</w:t>
      </w:r>
      <w:bookmarkEnd w:id="796"/>
      <w:bookmarkEnd w:id="797"/>
    </w:p>
    <w:p w14:paraId="035C3273" w14:textId="2918489D" w:rsidR="00D240EF" w:rsidRPr="00FE3FE5" w:rsidRDefault="00D240EF" w:rsidP="00D240EF">
      <w:pPr>
        <w:pStyle w:val="Heading3"/>
        <w:rPr>
          <w:rFonts w:ascii="Arial" w:hAnsi="Arial"/>
        </w:rPr>
      </w:pPr>
      <w:bookmarkStart w:id="798" w:name="_Toc52463125"/>
      <w:bookmarkStart w:id="799" w:name="_Toc54010636"/>
      <w:r w:rsidRPr="00FE3FE5">
        <w:rPr>
          <w:rFonts w:ascii="Arial" w:hAnsi="Arial"/>
        </w:rPr>
        <w:t>Background</w:t>
      </w:r>
      <w:bookmarkEnd w:id="798"/>
      <w:bookmarkEnd w:id="799"/>
    </w:p>
    <w:p w14:paraId="6F70BC58" w14:textId="77777777" w:rsidR="00D716FA" w:rsidRPr="00FE3FE5" w:rsidRDefault="00D716FA" w:rsidP="00D716FA">
      <w:pPr>
        <w:pStyle w:val="BT1BodyTextI1"/>
        <w:ind w:left="0"/>
        <w:rPr>
          <w:ins w:id="800" w:author="Madhura Ramojwar" w:date="2021-04-22T16:12:00Z"/>
          <w:rFonts w:cs="Arial"/>
          <w:color w:val="000000" w:themeColor="text1"/>
        </w:rPr>
      </w:pPr>
      <w:bookmarkStart w:id="801" w:name="_Hlk69988730"/>
      <w:ins w:id="802" w:author="Madhura Ramojwar" w:date="2021-04-22T16:12:00Z">
        <w:r w:rsidRPr="00FE3FE5">
          <w:rPr>
            <w:rFonts w:cs="Arial"/>
            <w:color w:val="000000" w:themeColor="text1"/>
          </w:rPr>
          <w:t>A systematic search of the literature will be conducted to identify clinical data relevant to the state of the art regarding the management of chronic intractable pain, and relevant to the safety and performance of the Axium. The review of published literature will describe the clinical background and current knowledge in the relevant medical fields and disciplines relating to the Axium. Data on the safety and performance, risk/benefit profile, and acceptability of undesirable side-effects of the management of chronic intractable pain will be used to characterize the state of the art. Medical alternatives to the management of chronic intractable pain will be evaluated, to determine if alternatives with lower risks or more extensive benefits are available. This data will be used to inform on what is currently considered to provide a high level of protection of health and safety, and what are considered acceptable side effects. Special attention will be given to the recognition and identification of potential new risks, including hazards due to substances and technologies.</w:t>
        </w:r>
      </w:ins>
    </w:p>
    <w:bookmarkEnd w:id="801"/>
    <w:p w14:paraId="0E51922E" w14:textId="77777777" w:rsidR="00D716FA" w:rsidRPr="00FE3FE5" w:rsidRDefault="00D716FA" w:rsidP="00D716FA">
      <w:pPr>
        <w:pStyle w:val="BT1BodyTextI1"/>
        <w:rPr>
          <w:rFonts w:cs="Arial"/>
        </w:rPr>
      </w:pPr>
    </w:p>
    <w:p w14:paraId="6AEB4B32" w14:textId="6A61B331" w:rsidR="00D240EF" w:rsidRPr="00FE3FE5" w:rsidRDefault="00D240EF" w:rsidP="00D240EF">
      <w:pPr>
        <w:pStyle w:val="Heading3"/>
        <w:rPr>
          <w:rFonts w:ascii="Arial" w:hAnsi="Arial"/>
        </w:rPr>
      </w:pPr>
      <w:bookmarkStart w:id="803" w:name="_Toc52463126"/>
      <w:bookmarkStart w:id="804" w:name="_Toc54010637"/>
      <w:r w:rsidRPr="00FE3FE5">
        <w:rPr>
          <w:rFonts w:ascii="Arial" w:hAnsi="Arial"/>
        </w:rPr>
        <w:t>Objectives</w:t>
      </w:r>
      <w:bookmarkEnd w:id="803"/>
      <w:bookmarkEnd w:id="804"/>
    </w:p>
    <w:p w14:paraId="51A1704C" w14:textId="77777777" w:rsidR="00D716FA" w:rsidRPr="00FE3FE5" w:rsidRDefault="00D716FA" w:rsidP="00D716FA">
      <w:pPr>
        <w:pStyle w:val="BT1BodyTextI1"/>
        <w:ind w:left="0"/>
        <w:rPr>
          <w:ins w:id="805" w:author="Madhura Ramojwar" w:date="2021-04-22T16:12:00Z"/>
          <w:rFonts w:cs="Arial"/>
          <w:color w:val="000000" w:themeColor="text1"/>
        </w:rPr>
      </w:pPr>
      <w:bookmarkStart w:id="806" w:name="_Hlk69924359"/>
      <w:ins w:id="807" w:author="Madhura Ramojwar" w:date="2021-04-22T16:12:00Z">
        <w:r w:rsidRPr="00FE3FE5">
          <w:rPr>
            <w:rFonts w:cs="Arial"/>
            <w:color w:val="000000" w:themeColor="text1"/>
          </w:rPr>
          <w:t>The objective of the literature search is to identify clinical data from the scientific literature informing on the safety and performance of Axium and to identify literature informing on the state of the art regarding the management of chronic intractable pain.</w:t>
        </w:r>
      </w:ins>
    </w:p>
    <w:p w14:paraId="395DFBAF" w14:textId="77777777" w:rsidR="00D716FA" w:rsidRPr="00FE3FE5" w:rsidRDefault="00D716FA" w:rsidP="00D716FA">
      <w:pPr>
        <w:pStyle w:val="BT1BodyTextI1"/>
        <w:ind w:left="0"/>
        <w:rPr>
          <w:ins w:id="808" w:author="Madhura Ramojwar" w:date="2021-04-22T16:12:00Z"/>
          <w:rFonts w:cs="Arial"/>
          <w:color w:val="000000" w:themeColor="text1"/>
        </w:rPr>
      </w:pPr>
      <w:ins w:id="809" w:author="Madhura Ramojwar" w:date="2021-04-22T16:12:00Z">
        <w:r w:rsidRPr="00FE3FE5">
          <w:rPr>
            <w:rFonts w:cs="Arial"/>
            <w:color w:val="000000" w:themeColor="text1"/>
          </w:rPr>
          <w:t>To identify information, including both positive and negative findings, relevant for the clinical evaluation of the devices under assessment in the CER, key questions include:</w:t>
        </w:r>
      </w:ins>
    </w:p>
    <w:p w14:paraId="658D4DE0" w14:textId="77777777" w:rsidR="00D716FA" w:rsidRPr="00FE3FE5" w:rsidRDefault="00D716FA" w:rsidP="00D716FA">
      <w:pPr>
        <w:pStyle w:val="BT1BodyTextI1"/>
        <w:numPr>
          <w:ilvl w:val="0"/>
          <w:numId w:val="59"/>
        </w:numPr>
        <w:jc w:val="left"/>
        <w:rPr>
          <w:ins w:id="810" w:author="Madhura Ramojwar" w:date="2021-04-22T16:12:00Z"/>
          <w:rFonts w:cs="Arial"/>
          <w:color w:val="000000" w:themeColor="text1"/>
        </w:rPr>
      </w:pPr>
      <w:ins w:id="811" w:author="Madhura Ramojwar" w:date="2021-04-22T16:12:00Z">
        <w:r w:rsidRPr="00FE3FE5">
          <w:rPr>
            <w:rFonts w:cs="Arial"/>
            <w:color w:val="000000" w:themeColor="text1"/>
          </w:rPr>
          <w:t>What are the proper safety and performance outcome measures associated with the use of the Axium?</w:t>
        </w:r>
      </w:ins>
    </w:p>
    <w:p w14:paraId="78F17A64" w14:textId="77777777" w:rsidR="00D716FA" w:rsidRPr="00FE3FE5" w:rsidRDefault="00D716FA" w:rsidP="00D716FA">
      <w:pPr>
        <w:pStyle w:val="BT1BodyTextI1"/>
        <w:numPr>
          <w:ilvl w:val="0"/>
          <w:numId w:val="59"/>
        </w:numPr>
        <w:jc w:val="left"/>
        <w:rPr>
          <w:ins w:id="812" w:author="Madhura Ramojwar" w:date="2021-04-22T16:12:00Z"/>
          <w:rFonts w:cs="Arial"/>
          <w:color w:val="000000" w:themeColor="text1"/>
        </w:rPr>
      </w:pPr>
      <w:ins w:id="813" w:author="Madhura Ramojwar" w:date="2021-04-22T16:12:00Z">
        <w:r w:rsidRPr="00FE3FE5">
          <w:rPr>
            <w:rFonts w:cs="Arial"/>
            <w:color w:val="000000" w:themeColor="text1"/>
          </w:rPr>
          <w:t xml:space="preserve">What are the clinical results associated with the use of </w:t>
        </w:r>
        <w:proofErr w:type="gramStart"/>
        <w:r w:rsidRPr="00FE3FE5">
          <w:rPr>
            <w:rFonts w:cs="Arial"/>
            <w:color w:val="000000" w:themeColor="text1"/>
          </w:rPr>
          <w:t>the Axium</w:t>
        </w:r>
        <w:proofErr w:type="gramEnd"/>
      </w:ins>
    </w:p>
    <w:p w14:paraId="62F13D5F" w14:textId="77777777" w:rsidR="00D716FA" w:rsidRPr="00FE3FE5" w:rsidRDefault="00D716FA" w:rsidP="00D716FA">
      <w:pPr>
        <w:pStyle w:val="BT1BodyTextI1"/>
        <w:numPr>
          <w:ilvl w:val="0"/>
          <w:numId w:val="59"/>
        </w:numPr>
        <w:jc w:val="left"/>
        <w:rPr>
          <w:ins w:id="814" w:author="Madhura Ramojwar" w:date="2021-04-22T16:12:00Z"/>
          <w:rFonts w:cs="Arial"/>
          <w:color w:val="000000" w:themeColor="text1"/>
        </w:rPr>
      </w:pPr>
      <w:ins w:id="815" w:author="Madhura Ramojwar" w:date="2021-04-22T16:12:00Z">
        <w:r w:rsidRPr="00FE3FE5">
          <w:rPr>
            <w:rFonts w:cs="Arial"/>
            <w:color w:val="000000" w:themeColor="text1"/>
          </w:rPr>
          <w:t>What are the complications or adverse events associated with the use of the Axium?</w:t>
        </w:r>
      </w:ins>
    </w:p>
    <w:p w14:paraId="5BCC46D8" w14:textId="42955B14" w:rsidR="00D716FA" w:rsidRPr="00FE3FE5" w:rsidRDefault="00D716FA" w:rsidP="00D716FA">
      <w:pPr>
        <w:pStyle w:val="BT1BodyTextI1"/>
        <w:ind w:left="0"/>
        <w:rPr>
          <w:ins w:id="816" w:author="Madhura Ramojwar" w:date="2021-04-22T16:12:00Z"/>
          <w:rFonts w:cs="Arial"/>
          <w:color w:val="000000" w:themeColor="text1"/>
        </w:rPr>
      </w:pPr>
      <w:ins w:id="817" w:author="Madhura Ramojwar" w:date="2021-04-22T16:12:00Z">
        <w:r w:rsidRPr="00FE3FE5">
          <w:rPr>
            <w:rFonts w:cs="Arial"/>
            <w:color w:val="000000" w:themeColor="text1"/>
          </w:rPr>
          <w:t xml:space="preserve">Literature searches targeting device name keywords will be conducted regarding the following subject to support the evaluation of safety and performance. See </w:t>
        </w:r>
        <w:r w:rsidRPr="00FE3FE5">
          <w:rPr>
            <w:rFonts w:cs="Arial"/>
            <w:color w:val="000000" w:themeColor="text1"/>
          </w:rPr>
          <w:fldChar w:fldCharType="begin"/>
        </w:r>
        <w:r w:rsidRPr="00FE3FE5">
          <w:rPr>
            <w:rFonts w:cs="Arial"/>
            <w:color w:val="000000" w:themeColor="text1"/>
          </w:rPr>
          <w:instrText xml:space="preserve"> REF _Ref40169269 \h </w:instrText>
        </w:r>
        <w:r w:rsidRPr="00FE3FE5">
          <w:rPr>
            <w:rFonts w:cs="Arial"/>
            <w:color w:val="000000" w:themeColor="text1"/>
          </w:rPr>
        </w:r>
      </w:ins>
      <w:r w:rsidR="00680483" w:rsidRPr="00FE3FE5">
        <w:rPr>
          <w:rFonts w:cs="Arial"/>
          <w:color w:val="000000" w:themeColor="text1"/>
        </w:rPr>
        <w:instrText xml:space="preserve"> \* MERGEFORMAT </w:instrText>
      </w:r>
      <w:ins w:id="818" w:author="Madhura Ramojwar" w:date="2021-04-22T16:12:00Z">
        <w:r w:rsidRPr="00FE3FE5">
          <w:rPr>
            <w:rFonts w:cs="Arial"/>
            <w:color w:val="000000" w:themeColor="text1"/>
          </w:rPr>
          <w:fldChar w:fldCharType="separate"/>
        </w:r>
        <w:r w:rsidRPr="00FE3FE5">
          <w:rPr>
            <w:rFonts w:cs="Arial"/>
            <w:color w:val="000000" w:themeColor="text1"/>
          </w:rPr>
          <w:t>Appendix B: Literature Search Protocol</w:t>
        </w:r>
        <w:r w:rsidRPr="00FE3FE5">
          <w:rPr>
            <w:rFonts w:cs="Arial"/>
            <w:color w:val="000000" w:themeColor="text1"/>
          </w:rPr>
          <w:fldChar w:fldCharType="end"/>
        </w:r>
        <w:r w:rsidRPr="00FE3FE5">
          <w:rPr>
            <w:rFonts w:cs="Arial"/>
            <w:color w:val="000000" w:themeColor="text1"/>
          </w:rPr>
          <w:t xml:space="preserve"> for the literature search protocol including literature search strings. </w:t>
        </w:r>
      </w:ins>
    </w:p>
    <w:p w14:paraId="46C6A46F" w14:textId="77777777" w:rsidR="00D716FA" w:rsidRPr="00FE3FE5" w:rsidRDefault="00D716FA" w:rsidP="00D716FA">
      <w:pPr>
        <w:pStyle w:val="BT1BodyTextI1"/>
        <w:ind w:left="0"/>
        <w:rPr>
          <w:ins w:id="819" w:author="Madhura Ramojwar" w:date="2021-04-22T16:12:00Z"/>
          <w:rFonts w:cs="Arial"/>
          <w:color w:val="000000" w:themeColor="text1"/>
        </w:rPr>
      </w:pPr>
      <w:ins w:id="820" w:author="Madhura Ramojwar" w:date="2021-04-22T16:12:00Z">
        <w:r w:rsidRPr="00FE3FE5">
          <w:rPr>
            <w:rFonts w:cs="Arial"/>
            <w:color w:val="000000" w:themeColor="text1"/>
          </w:rPr>
          <w:t>The following assumptions are made:</w:t>
        </w:r>
      </w:ins>
    </w:p>
    <w:p w14:paraId="4D9F199B" w14:textId="77777777" w:rsidR="00D716FA" w:rsidRPr="00FE3FE5" w:rsidRDefault="00D716FA" w:rsidP="00D716FA">
      <w:pPr>
        <w:pStyle w:val="BT1BodyTextI1"/>
        <w:numPr>
          <w:ilvl w:val="0"/>
          <w:numId w:val="58"/>
        </w:numPr>
        <w:ind w:left="360"/>
        <w:jc w:val="left"/>
        <w:rPr>
          <w:ins w:id="821" w:author="Madhura Ramojwar" w:date="2021-04-22T16:12:00Z"/>
          <w:rFonts w:cs="Arial"/>
          <w:color w:val="000000" w:themeColor="text1"/>
        </w:rPr>
      </w:pPr>
      <w:ins w:id="822" w:author="Madhura Ramojwar" w:date="2021-04-22T16:12:00Z">
        <w:r w:rsidRPr="00FE3FE5">
          <w:rPr>
            <w:rFonts w:cs="Arial"/>
            <w:color w:val="000000" w:themeColor="text1"/>
          </w:rPr>
          <w:t>Keyword search of peer-reviewed journals through electronic databases will provide required information to address literature review questions.</w:t>
        </w:r>
      </w:ins>
    </w:p>
    <w:p w14:paraId="6BA61CA2" w14:textId="77777777" w:rsidR="00D716FA" w:rsidRPr="00FE3FE5" w:rsidRDefault="00D716FA" w:rsidP="00D716FA">
      <w:pPr>
        <w:pStyle w:val="BT1BodyTextI1"/>
        <w:numPr>
          <w:ilvl w:val="0"/>
          <w:numId w:val="58"/>
        </w:numPr>
        <w:ind w:left="360"/>
        <w:jc w:val="left"/>
        <w:rPr>
          <w:ins w:id="823" w:author="Madhura Ramojwar" w:date="2021-04-22T16:12:00Z"/>
          <w:rFonts w:cs="Arial"/>
          <w:color w:val="000000" w:themeColor="text1"/>
        </w:rPr>
      </w:pPr>
      <w:ins w:id="824" w:author="Madhura Ramojwar" w:date="2021-04-22T16:12:00Z">
        <w:r w:rsidRPr="00FE3FE5">
          <w:rPr>
            <w:rFonts w:cs="Arial"/>
            <w:color w:val="000000" w:themeColor="text1"/>
          </w:rPr>
          <w:t>Keyword search of peer-reviewed journals through electronic databases will provide valid scientific evidence to address the literature review questions.</w:t>
        </w:r>
      </w:ins>
    </w:p>
    <w:p w14:paraId="5EA55E13" w14:textId="77777777" w:rsidR="00D716FA" w:rsidRPr="00FE3FE5" w:rsidRDefault="00D716FA" w:rsidP="00D716FA">
      <w:pPr>
        <w:pStyle w:val="BT1BodyTextI1"/>
        <w:numPr>
          <w:ilvl w:val="0"/>
          <w:numId w:val="58"/>
        </w:numPr>
        <w:ind w:left="360"/>
        <w:jc w:val="left"/>
        <w:rPr>
          <w:ins w:id="825" w:author="Madhura Ramojwar" w:date="2021-04-22T16:12:00Z"/>
          <w:rFonts w:cs="Arial"/>
          <w:color w:val="000000" w:themeColor="text1"/>
        </w:rPr>
      </w:pPr>
      <w:ins w:id="826" w:author="Madhura Ramojwar" w:date="2021-04-22T16:12:00Z">
        <w:r w:rsidRPr="00FE3FE5">
          <w:rPr>
            <w:rFonts w:cs="Arial"/>
            <w:color w:val="000000" w:themeColor="text1"/>
          </w:rPr>
          <w:lastRenderedPageBreak/>
          <w:t>Keywords selected in conjunction with other review methods will adequately capture relevant clinical literature for the review.</w:t>
        </w:r>
      </w:ins>
    </w:p>
    <w:bookmarkEnd w:id="806"/>
    <w:p w14:paraId="41245FC1" w14:textId="77777777" w:rsidR="00D716FA" w:rsidRPr="00FE3FE5" w:rsidRDefault="00D716FA" w:rsidP="00D716FA">
      <w:pPr>
        <w:pStyle w:val="BT1BodyTextI1"/>
        <w:rPr>
          <w:rFonts w:cs="Arial"/>
        </w:rPr>
      </w:pPr>
    </w:p>
    <w:p w14:paraId="460FC1A5" w14:textId="2B7A39BE" w:rsidR="00D240EF" w:rsidRPr="00FE3FE5" w:rsidRDefault="00D240EF" w:rsidP="00D240EF">
      <w:pPr>
        <w:pStyle w:val="Heading3"/>
        <w:rPr>
          <w:rFonts w:ascii="Arial" w:hAnsi="Arial"/>
        </w:rPr>
      </w:pPr>
      <w:bookmarkStart w:id="827" w:name="_Toc52463127"/>
      <w:bookmarkStart w:id="828" w:name="_Toc54010638"/>
      <w:r w:rsidRPr="00FE3FE5">
        <w:rPr>
          <w:rFonts w:ascii="Arial" w:hAnsi="Arial"/>
        </w:rPr>
        <w:t>Methods</w:t>
      </w:r>
      <w:bookmarkEnd w:id="827"/>
      <w:bookmarkEnd w:id="828"/>
    </w:p>
    <w:p w14:paraId="43CF7F11" w14:textId="77777777" w:rsidR="00D716FA" w:rsidRPr="00FE3FE5" w:rsidRDefault="00D716FA" w:rsidP="00D716FA">
      <w:pPr>
        <w:pStyle w:val="BT1BodyTextI1"/>
        <w:ind w:left="0"/>
        <w:rPr>
          <w:ins w:id="829" w:author="Madhura Ramojwar" w:date="2021-04-22T16:12:00Z"/>
          <w:rFonts w:eastAsia="Arial Unicode MS" w:cs="Arial"/>
          <w:color w:val="000000" w:themeColor="text1"/>
        </w:rPr>
      </w:pPr>
      <w:bookmarkStart w:id="830" w:name="_Hlk69924379"/>
      <w:ins w:id="831" w:author="Madhura Ramojwar" w:date="2021-04-22T16:12:00Z">
        <w:r w:rsidRPr="00FE3FE5">
          <w:rPr>
            <w:rFonts w:cs="Arial"/>
            <w:color w:val="000000" w:themeColor="text1"/>
          </w:rPr>
          <w:t xml:space="preserve">Using the device name and competitor device name keywords, the Boolean search strings to search multiple databases for relevant literature will be developed in collaboration with </w:t>
        </w:r>
        <w:proofErr w:type="gramStart"/>
        <w:r w:rsidRPr="00FE3FE5">
          <w:rPr>
            <w:rFonts w:cs="Arial"/>
            <w:color w:val="000000" w:themeColor="text1"/>
          </w:rPr>
          <w:t>an</w:t>
        </w:r>
        <w:proofErr w:type="gramEnd"/>
        <w:r w:rsidRPr="00FE3FE5">
          <w:rPr>
            <w:rFonts w:cs="Arial"/>
            <w:color w:val="000000" w:themeColor="text1"/>
          </w:rPr>
          <w:t xml:space="preserve"> qualified information scientist. </w:t>
        </w:r>
      </w:ins>
    </w:p>
    <w:p w14:paraId="0A4A8EA3" w14:textId="77777777" w:rsidR="00D716FA" w:rsidRPr="00FE3FE5" w:rsidRDefault="00D716FA" w:rsidP="00D716FA">
      <w:pPr>
        <w:pStyle w:val="BT1BodyTextI1"/>
        <w:ind w:left="0"/>
        <w:rPr>
          <w:ins w:id="832" w:author="Madhura Ramojwar" w:date="2021-04-22T16:12:00Z"/>
          <w:rFonts w:cs="Arial"/>
          <w:color w:val="000000" w:themeColor="text1"/>
        </w:rPr>
      </w:pPr>
      <w:ins w:id="833" w:author="Madhura Ramojwar" w:date="2021-04-22T16:12:00Z">
        <w:r w:rsidRPr="00FE3FE5">
          <w:rPr>
            <w:rFonts w:cs="Arial"/>
            <w:color w:val="000000" w:themeColor="text1"/>
          </w:rPr>
          <w:t>Parameters for the literature searches will be defined as the following:</w:t>
        </w:r>
      </w:ins>
    </w:p>
    <w:p w14:paraId="694EC66C" w14:textId="77777777" w:rsidR="00D716FA" w:rsidRPr="00FE3FE5" w:rsidRDefault="00D716FA" w:rsidP="00D716FA">
      <w:pPr>
        <w:pStyle w:val="ListParagraph"/>
        <w:numPr>
          <w:ilvl w:val="0"/>
          <w:numId w:val="60"/>
        </w:numPr>
        <w:spacing w:after="200" w:line="276" w:lineRule="auto"/>
        <w:contextualSpacing/>
        <w:jc w:val="both"/>
        <w:rPr>
          <w:ins w:id="834" w:author="Madhura Ramojwar" w:date="2021-04-22T16:12:00Z"/>
          <w:rFonts w:ascii="Arial" w:eastAsia="Times New Roman" w:hAnsi="Arial"/>
          <w:color w:val="000000" w:themeColor="text1"/>
        </w:rPr>
      </w:pPr>
      <w:ins w:id="835" w:author="Madhura Ramojwar" w:date="2021-04-22T16:12:00Z">
        <w:r w:rsidRPr="00FE3FE5">
          <w:rPr>
            <w:rFonts w:ascii="Arial" w:eastAsia="Times New Roman" w:hAnsi="Arial"/>
            <w:color w:val="000000" w:themeColor="text1"/>
          </w:rPr>
          <w:t>Searches targeting the subject devices will be conducted from 01 December 2018 –31 December 2019</w:t>
        </w:r>
      </w:ins>
    </w:p>
    <w:p w14:paraId="0E1F1AD1" w14:textId="77777777" w:rsidR="00D716FA" w:rsidRPr="00FE3FE5" w:rsidRDefault="00D716FA" w:rsidP="00D716FA">
      <w:pPr>
        <w:pStyle w:val="BT1BodyTextI1"/>
        <w:rPr>
          <w:ins w:id="836" w:author="Madhura Ramojwar" w:date="2021-04-22T16:12:00Z"/>
          <w:rFonts w:cs="Arial"/>
          <w:color w:val="000000" w:themeColor="text1"/>
        </w:rPr>
      </w:pPr>
      <w:ins w:id="837" w:author="Madhura Ramojwar" w:date="2021-04-22T16:12:00Z">
        <w:r w:rsidRPr="00FE3FE5">
          <w:rPr>
            <w:rFonts w:cs="Arial"/>
            <w:color w:val="000000" w:themeColor="text1"/>
          </w:rPr>
          <w:t xml:space="preserve">The information scientist will execute the searches per the protocol and compile a report of the literature citations obtained from all databases for screening. The literature citations resulting from the searches will be reviewed using a two-pass process. During the first pass, the titles and abstracts will be reviewed to identify potentially relevant articles. During the second pass, full-text articles of citations identified in the first pass will be obtained and reviewed. Articles considered for inclusion in the analysis of safety and performance of Axium will be screened against the inclusion and exclusion criteria in </w:t>
        </w:r>
        <w:r w:rsidRPr="00FE3FE5">
          <w:rPr>
            <w:rFonts w:cs="Arial"/>
            <w:color w:val="000000" w:themeColor="text1"/>
          </w:rPr>
          <w:fldChar w:fldCharType="begin"/>
        </w:r>
        <w:r w:rsidRPr="00FE3FE5">
          <w:rPr>
            <w:rFonts w:cs="Arial"/>
            <w:color w:val="000000" w:themeColor="text1"/>
          </w:rPr>
          <w:instrText xml:space="preserve"> REF _Ref492839379 \h  \* MERGEFORMAT </w:instrText>
        </w:r>
        <w:r w:rsidRPr="00FE3FE5">
          <w:rPr>
            <w:rFonts w:cs="Arial"/>
            <w:color w:val="000000" w:themeColor="text1"/>
          </w:rPr>
        </w:r>
        <w:r w:rsidRPr="00FE3FE5">
          <w:rPr>
            <w:rFonts w:cs="Arial"/>
            <w:color w:val="000000" w:themeColor="text1"/>
          </w:rPr>
          <w:fldChar w:fldCharType="separate"/>
        </w:r>
        <w:r w:rsidRPr="00FE3FE5">
          <w:rPr>
            <w:rFonts w:cs="Arial"/>
            <w:color w:val="000000" w:themeColor="text1"/>
          </w:rPr>
          <w:t>Table 9</w:t>
        </w:r>
        <w:r w:rsidRPr="00FE3FE5">
          <w:rPr>
            <w:rFonts w:cs="Arial"/>
            <w:color w:val="000000" w:themeColor="text1"/>
          </w:rPr>
          <w:fldChar w:fldCharType="end"/>
        </w:r>
        <w:r w:rsidRPr="00FE3FE5">
          <w:rPr>
            <w:rFonts w:cs="Arial"/>
            <w:color w:val="000000" w:themeColor="text1"/>
          </w:rPr>
          <w:t xml:space="preserve">. </w:t>
        </w:r>
      </w:ins>
    </w:p>
    <w:p w14:paraId="5A5487E2" w14:textId="77777777" w:rsidR="00D716FA" w:rsidRPr="00FE3FE5" w:rsidRDefault="00D716FA" w:rsidP="00D716FA">
      <w:pPr>
        <w:pStyle w:val="Caption"/>
        <w:rPr>
          <w:ins w:id="838" w:author="Madhura Ramojwar" w:date="2021-04-22T16:12:00Z"/>
          <w:rFonts w:cs="Arial"/>
          <w:color w:val="000000" w:themeColor="text1"/>
          <w:szCs w:val="24"/>
        </w:rPr>
      </w:pPr>
      <w:ins w:id="839" w:author="Madhura Ramojwar" w:date="2021-04-22T16:12:00Z">
        <w:r w:rsidRPr="00FE3FE5">
          <w:rPr>
            <w:rFonts w:cs="Arial"/>
            <w:color w:val="000000" w:themeColor="text1"/>
            <w:szCs w:val="24"/>
          </w:rPr>
          <w:lastRenderedPageBreak/>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9</w:t>
        </w:r>
        <w:r w:rsidRPr="00FE3FE5">
          <w:rPr>
            <w:rFonts w:cs="Arial"/>
            <w:color w:val="000000" w:themeColor="text1"/>
            <w:szCs w:val="24"/>
          </w:rPr>
          <w:fldChar w:fldCharType="end"/>
        </w:r>
        <w:r w:rsidRPr="00FE3FE5">
          <w:rPr>
            <w:rFonts w:cs="Arial"/>
            <w:color w:val="000000" w:themeColor="text1"/>
            <w:szCs w:val="24"/>
          </w:rPr>
          <w:t xml:space="preserve">. Subject Inclusion / Exclusion Criteria </w:t>
        </w:r>
      </w:ins>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685"/>
      </w:tblGrid>
      <w:tr w:rsidR="00D716FA" w:rsidRPr="00FE3FE5" w14:paraId="2A95F54C" w14:textId="77777777" w:rsidTr="000F2D37">
        <w:trPr>
          <w:cantSplit/>
          <w:trHeight w:val="432"/>
          <w:tblHeader/>
          <w:jc w:val="center"/>
          <w:ins w:id="840" w:author="Madhura Ramojwar" w:date="2021-04-22T16:12:00Z"/>
        </w:trPr>
        <w:tc>
          <w:tcPr>
            <w:tcW w:w="395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77EDDFA3" w14:textId="77777777" w:rsidR="00D716FA" w:rsidRPr="00FE3FE5" w:rsidRDefault="00D716FA" w:rsidP="000F2D37">
            <w:pPr>
              <w:pStyle w:val="TableHeader"/>
              <w:rPr>
                <w:ins w:id="841" w:author="Madhura Ramojwar" w:date="2021-04-22T16:12:00Z"/>
                <w:rFonts w:cs="Arial"/>
                <w:color w:val="000000" w:themeColor="text1"/>
                <w:sz w:val="24"/>
                <w:szCs w:val="24"/>
              </w:rPr>
            </w:pPr>
            <w:ins w:id="842" w:author="Madhura Ramojwar" w:date="2021-04-22T16:12:00Z">
              <w:r w:rsidRPr="00FE3FE5">
                <w:rPr>
                  <w:rFonts w:cs="Arial"/>
                  <w:color w:val="000000" w:themeColor="text1"/>
                  <w:sz w:val="24"/>
                  <w:szCs w:val="24"/>
                </w:rPr>
                <w:t>Exclusion Criteria</w:t>
              </w:r>
            </w:ins>
          </w:p>
        </w:tc>
        <w:tc>
          <w:tcPr>
            <w:tcW w:w="468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7BA957B0" w14:textId="77777777" w:rsidR="00D716FA" w:rsidRPr="00FE3FE5" w:rsidRDefault="00D716FA" w:rsidP="000F2D37">
            <w:pPr>
              <w:pStyle w:val="TableHeader"/>
              <w:rPr>
                <w:ins w:id="843" w:author="Madhura Ramojwar" w:date="2021-04-22T16:12:00Z"/>
                <w:rFonts w:cs="Arial"/>
                <w:color w:val="000000" w:themeColor="text1"/>
                <w:sz w:val="24"/>
                <w:szCs w:val="24"/>
              </w:rPr>
            </w:pPr>
            <w:ins w:id="844" w:author="Madhura Ramojwar" w:date="2021-04-22T16:12:00Z">
              <w:r w:rsidRPr="00FE3FE5">
                <w:rPr>
                  <w:rFonts w:cs="Arial"/>
                  <w:color w:val="000000" w:themeColor="text1"/>
                  <w:sz w:val="24"/>
                  <w:szCs w:val="24"/>
                </w:rPr>
                <w:t>Inclusion Criteria</w:t>
              </w:r>
            </w:ins>
          </w:p>
        </w:tc>
      </w:tr>
      <w:tr w:rsidR="00D716FA" w:rsidRPr="00FE3FE5" w14:paraId="01F70AE5" w14:textId="77777777" w:rsidTr="000F2D37">
        <w:trPr>
          <w:cantSplit/>
          <w:trHeight w:val="3878"/>
          <w:jc w:val="center"/>
          <w:ins w:id="845" w:author="Madhura Ramojwar" w:date="2021-04-22T16:12:00Z"/>
        </w:trPr>
        <w:tc>
          <w:tcPr>
            <w:tcW w:w="3955" w:type="dxa"/>
            <w:shd w:val="clear" w:color="auto" w:fill="auto"/>
            <w:hideMark/>
          </w:tcPr>
          <w:p w14:paraId="55F02FE9" w14:textId="77777777" w:rsidR="00D716FA" w:rsidRPr="00FE3FE5" w:rsidRDefault="00D716FA" w:rsidP="000F2D37">
            <w:pPr>
              <w:pStyle w:val="TableEntry"/>
              <w:rPr>
                <w:ins w:id="846" w:author="Madhura Ramojwar" w:date="2021-04-22T16:12:00Z"/>
                <w:rFonts w:eastAsia="Calibri" w:cs="Arial"/>
                <w:color w:val="000000" w:themeColor="text1"/>
                <w:sz w:val="24"/>
                <w:szCs w:val="24"/>
              </w:rPr>
            </w:pPr>
            <w:ins w:id="847" w:author="Madhura Ramojwar" w:date="2021-04-22T16:12:00Z">
              <w:r w:rsidRPr="00FE3FE5">
                <w:rPr>
                  <w:rFonts w:eastAsia="Calibri" w:cs="Arial"/>
                  <w:color w:val="000000" w:themeColor="text1"/>
                  <w:sz w:val="24"/>
                  <w:szCs w:val="24"/>
                </w:rPr>
                <w:t xml:space="preserve">(E1) The article does not report clinical outcomes relevant to the safety and performance in humans of </w:t>
              </w:r>
              <w:r w:rsidRPr="00FE3FE5">
                <w:rPr>
                  <w:rFonts w:cs="Arial"/>
                  <w:color w:val="000000" w:themeColor="text1"/>
                  <w:sz w:val="24"/>
                  <w:szCs w:val="24"/>
                </w:rPr>
                <w:t>the Axium Neurostimulator systems</w:t>
              </w:r>
            </w:ins>
          </w:p>
          <w:p w14:paraId="7A6AEC89" w14:textId="77777777" w:rsidR="00D716FA" w:rsidRPr="00FE3FE5" w:rsidRDefault="00D716FA" w:rsidP="000F2D37">
            <w:pPr>
              <w:pStyle w:val="TableEntry"/>
              <w:rPr>
                <w:ins w:id="848" w:author="Madhura Ramojwar" w:date="2021-04-22T16:12:00Z"/>
                <w:rFonts w:eastAsia="Calibri" w:cs="Arial"/>
                <w:color w:val="000000" w:themeColor="text1"/>
                <w:sz w:val="24"/>
                <w:szCs w:val="24"/>
              </w:rPr>
            </w:pPr>
            <w:ins w:id="849" w:author="Madhura Ramojwar" w:date="2021-04-22T16:12:00Z">
              <w:r w:rsidRPr="00FE3FE5">
                <w:rPr>
                  <w:rFonts w:eastAsia="Calibri" w:cs="Arial"/>
                  <w:color w:val="000000" w:themeColor="text1"/>
                  <w:sz w:val="24"/>
                  <w:szCs w:val="24"/>
                </w:rPr>
                <w:t>(E2) Commentary, review articles, methods papers, editorials, and letters without original data</w:t>
              </w:r>
            </w:ins>
          </w:p>
          <w:p w14:paraId="73013D60" w14:textId="77777777" w:rsidR="00D716FA" w:rsidRPr="00FE3FE5" w:rsidRDefault="00D716FA" w:rsidP="000F2D37">
            <w:pPr>
              <w:pStyle w:val="TableEntry"/>
              <w:rPr>
                <w:ins w:id="850" w:author="Madhura Ramojwar" w:date="2021-04-22T16:12:00Z"/>
                <w:rFonts w:eastAsia="Calibri" w:cs="Arial"/>
                <w:color w:val="000000" w:themeColor="text1"/>
                <w:sz w:val="24"/>
                <w:szCs w:val="24"/>
              </w:rPr>
            </w:pPr>
            <w:ins w:id="851" w:author="Madhura Ramojwar" w:date="2021-04-22T16:12:00Z">
              <w:r w:rsidRPr="00FE3FE5">
                <w:rPr>
                  <w:rFonts w:eastAsia="Calibri" w:cs="Arial"/>
                  <w:color w:val="000000" w:themeColor="text1"/>
                  <w:sz w:val="24"/>
                  <w:szCs w:val="24"/>
                </w:rPr>
                <w:t xml:space="preserve">(E4) Not published in </w:t>
              </w:r>
              <w:proofErr w:type="gramStart"/>
              <w:r w:rsidRPr="00FE3FE5">
                <w:rPr>
                  <w:rFonts w:eastAsia="Calibri" w:cs="Arial"/>
                  <w:color w:val="000000" w:themeColor="text1"/>
                  <w:sz w:val="24"/>
                  <w:szCs w:val="24"/>
                </w:rPr>
                <w:t>English</w:t>
              </w:r>
              <w:proofErr w:type="gramEnd"/>
            </w:ins>
          </w:p>
          <w:p w14:paraId="119C8496" w14:textId="77777777" w:rsidR="00D716FA" w:rsidRPr="00FE3FE5" w:rsidRDefault="00D716FA" w:rsidP="000F2D37">
            <w:pPr>
              <w:pStyle w:val="TableEntry"/>
              <w:rPr>
                <w:ins w:id="852" w:author="Madhura Ramojwar" w:date="2021-04-22T16:12:00Z"/>
                <w:rFonts w:eastAsia="Calibri" w:cs="Arial"/>
                <w:color w:val="000000" w:themeColor="text1"/>
                <w:sz w:val="24"/>
                <w:szCs w:val="24"/>
              </w:rPr>
            </w:pPr>
            <w:ins w:id="853" w:author="Madhura Ramojwar" w:date="2021-04-22T16:12:00Z">
              <w:r w:rsidRPr="00FE3FE5">
                <w:rPr>
                  <w:rFonts w:eastAsia="Calibri" w:cs="Arial"/>
                  <w:color w:val="000000" w:themeColor="text1"/>
                  <w:sz w:val="24"/>
                  <w:szCs w:val="24"/>
                </w:rPr>
                <w:t>(E5) Case reports with no safety data</w:t>
              </w:r>
            </w:ins>
          </w:p>
          <w:p w14:paraId="3C9739F2" w14:textId="77777777" w:rsidR="00D716FA" w:rsidRPr="00FE3FE5" w:rsidRDefault="00D716FA" w:rsidP="000F2D37">
            <w:pPr>
              <w:pStyle w:val="TableEntry"/>
              <w:rPr>
                <w:ins w:id="854" w:author="Madhura Ramojwar" w:date="2021-04-22T16:12:00Z"/>
                <w:rFonts w:eastAsia="Calibri" w:cs="Arial"/>
                <w:color w:val="000000" w:themeColor="text1"/>
                <w:sz w:val="24"/>
                <w:szCs w:val="24"/>
              </w:rPr>
            </w:pPr>
            <w:ins w:id="855" w:author="Madhura Ramojwar" w:date="2021-04-22T16:12:00Z">
              <w:r w:rsidRPr="00FE3FE5">
                <w:rPr>
                  <w:rFonts w:eastAsia="Calibri" w:cs="Arial"/>
                  <w:color w:val="000000" w:themeColor="text1"/>
                  <w:sz w:val="24"/>
                  <w:szCs w:val="24"/>
                </w:rPr>
                <w:t>(E6) Preclinical studies</w:t>
              </w:r>
            </w:ins>
          </w:p>
          <w:p w14:paraId="1096CF62" w14:textId="77777777" w:rsidR="00D716FA" w:rsidRPr="00FE3FE5" w:rsidRDefault="00D716FA" w:rsidP="000F2D37">
            <w:pPr>
              <w:pStyle w:val="TableEntry"/>
              <w:rPr>
                <w:ins w:id="856" w:author="Madhura Ramojwar" w:date="2021-04-22T16:12:00Z"/>
                <w:rFonts w:eastAsia="Calibri" w:cs="Arial"/>
                <w:color w:val="000000" w:themeColor="text1"/>
                <w:sz w:val="24"/>
                <w:szCs w:val="24"/>
              </w:rPr>
            </w:pPr>
            <w:ins w:id="857" w:author="Madhura Ramojwar" w:date="2021-04-22T16:12:00Z">
              <w:r w:rsidRPr="00FE3FE5">
                <w:rPr>
                  <w:rFonts w:eastAsia="Calibri" w:cs="Arial"/>
                  <w:color w:val="000000" w:themeColor="text1"/>
                  <w:sz w:val="24"/>
                  <w:szCs w:val="24"/>
                </w:rPr>
                <w:t>(E7) Multiple devices used from different manufacturers and safety and performance results reported are not device-</w:t>
              </w:r>
              <w:proofErr w:type="gramStart"/>
              <w:r w:rsidRPr="00FE3FE5">
                <w:rPr>
                  <w:rFonts w:eastAsia="Calibri" w:cs="Arial"/>
                  <w:color w:val="000000" w:themeColor="text1"/>
                  <w:sz w:val="24"/>
                  <w:szCs w:val="24"/>
                </w:rPr>
                <w:t>specific</w:t>
              </w:r>
              <w:proofErr w:type="gramEnd"/>
            </w:ins>
          </w:p>
          <w:p w14:paraId="049EAD9C" w14:textId="77777777" w:rsidR="00D716FA" w:rsidRPr="00FE3FE5" w:rsidRDefault="00D716FA" w:rsidP="000F2D37">
            <w:pPr>
              <w:pStyle w:val="TableEntry"/>
              <w:rPr>
                <w:ins w:id="858" w:author="Madhura Ramojwar" w:date="2021-04-22T16:12:00Z"/>
                <w:rFonts w:eastAsia="Calibri" w:cs="Arial"/>
                <w:color w:val="000000" w:themeColor="text1"/>
                <w:sz w:val="24"/>
                <w:szCs w:val="24"/>
              </w:rPr>
            </w:pPr>
            <w:ins w:id="859" w:author="Madhura Ramojwar" w:date="2021-04-22T16:12:00Z">
              <w:r w:rsidRPr="00FE3FE5">
                <w:rPr>
                  <w:rFonts w:eastAsia="Calibri" w:cs="Arial"/>
                  <w:color w:val="000000" w:themeColor="text1"/>
                  <w:sz w:val="24"/>
                  <w:szCs w:val="24"/>
                </w:rPr>
                <w:t>(E8) Duplicated references</w:t>
              </w:r>
            </w:ins>
          </w:p>
          <w:p w14:paraId="5676E654" w14:textId="77777777" w:rsidR="00D716FA" w:rsidRPr="00FE3FE5" w:rsidRDefault="00D716FA" w:rsidP="000F2D37">
            <w:pPr>
              <w:pStyle w:val="TableEntry"/>
              <w:rPr>
                <w:ins w:id="860" w:author="Madhura Ramojwar" w:date="2021-04-22T16:12:00Z"/>
                <w:rFonts w:eastAsia="Calibri" w:cs="Arial"/>
                <w:color w:val="000000" w:themeColor="text1"/>
                <w:sz w:val="24"/>
                <w:szCs w:val="24"/>
              </w:rPr>
            </w:pPr>
            <w:ins w:id="861" w:author="Madhura Ramojwar" w:date="2021-04-22T16:12:00Z">
              <w:r w:rsidRPr="00FE3FE5">
                <w:rPr>
                  <w:rFonts w:eastAsia="Calibri" w:cs="Arial"/>
                  <w:color w:val="000000" w:themeColor="text1"/>
                  <w:sz w:val="24"/>
                  <w:szCs w:val="24"/>
                </w:rPr>
                <w:t>(E9) Conference abstracts</w:t>
              </w:r>
            </w:ins>
          </w:p>
        </w:tc>
        <w:tc>
          <w:tcPr>
            <w:tcW w:w="4685" w:type="dxa"/>
            <w:tcBorders>
              <w:bottom w:val="single" w:sz="4" w:space="0" w:color="auto"/>
            </w:tcBorders>
            <w:shd w:val="clear" w:color="auto" w:fill="auto"/>
            <w:hideMark/>
          </w:tcPr>
          <w:p w14:paraId="2A6F083F" w14:textId="77777777" w:rsidR="00D716FA" w:rsidRPr="00FE3FE5" w:rsidRDefault="00D716FA" w:rsidP="000F2D37">
            <w:pPr>
              <w:pStyle w:val="TableEntry"/>
              <w:rPr>
                <w:ins w:id="862" w:author="Madhura Ramojwar" w:date="2021-04-22T16:12:00Z"/>
                <w:rFonts w:eastAsia="Calibri" w:cs="Arial"/>
                <w:color w:val="000000" w:themeColor="text1"/>
                <w:sz w:val="24"/>
                <w:szCs w:val="24"/>
              </w:rPr>
            </w:pPr>
            <w:ins w:id="863" w:author="Madhura Ramojwar" w:date="2021-04-22T16:12:00Z">
              <w:r w:rsidRPr="00FE3FE5">
                <w:rPr>
                  <w:rFonts w:eastAsia="Calibri" w:cs="Arial"/>
                  <w:color w:val="000000" w:themeColor="text1"/>
                  <w:sz w:val="24"/>
                  <w:szCs w:val="24"/>
                </w:rPr>
                <w:t xml:space="preserve">(I1) Articles reporting clinical outcomes on safety and performance of </w:t>
              </w:r>
              <w:r w:rsidRPr="00FE3FE5">
                <w:rPr>
                  <w:rFonts w:cs="Arial"/>
                  <w:color w:val="000000" w:themeColor="text1"/>
                  <w:sz w:val="24"/>
                  <w:szCs w:val="24"/>
                </w:rPr>
                <w:t xml:space="preserve">the Axium Neurostimulator systems </w:t>
              </w:r>
              <w:r w:rsidRPr="00FE3FE5">
                <w:rPr>
                  <w:rFonts w:eastAsia="Calibri" w:cs="Arial"/>
                  <w:color w:val="000000" w:themeColor="text1"/>
                  <w:sz w:val="24"/>
                  <w:szCs w:val="24"/>
                </w:rPr>
                <w:t xml:space="preserve">when used as intended, with information about device safety and/or </w:t>
              </w:r>
              <w:proofErr w:type="gramStart"/>
              <w:r w:rsidRPr="00FE3FE5">
                <w:rPr>
                  <w:rFonts w:eastAsia="Calibri" w:cs="Arial"/>
                  <w:color w:val="000000" w:themeColor="text1"/>
                  <w:sz w:val="24"/>
                  <w:szCs w:val="24"/>
                </w:rPr>
                <w:t>performance</w:t>
              </w:r>
              <w:proofErr w:type="gramEnd"/>
            </w:ins>
          </w:p>
          <w:p w14:paraId="009C29AA" w14:textId="77777777" w:rsidR="00D716FA" w:rsidRPr="00FE3FE5" w:rsidRDefault="00D716FA" w:rsidP="000F2D37">
            <w:pPr>
              <w:pStyle w:val="TableEntry"/>
              <w:rPr>
                <w:ins w:id="864" w:author="Madhura Ramojwar" w:date="2021-04-22T16:12:00Z"/>
                <w:rFonts w:eastAsia="Calibri" w:cs="Arial"/>
                <w:color w:val="000000" w:themeColor="text1"/>
                <w:sz w:val="24"/>
                <w:szCs w:val="24"/>
              </w:rPr>
            </w:pPr>
            <w:ins w:id="865" w:author="Madhura Ramojwar" w:date="2021-04-22T16:12:00Z">
              <w:r w:rsidRPr="00FE3FE5" w:rsidDel="00362D5D">
                <w:rPr>
                  <w:rFonts w:eastAsia="Calibri" w:cs="Arial"/>
                  <w:color w:val="000000" w:themeColor="text1"/>
                  <w:sz w:val="24"/>
                  <w:szCs w:val="24"/>
                </w:rPr>
                <w:t xml:space="preserve"> </w:t>
              </w:r>
              <w:r w:rsidRPr="00FE3FE5">
                <w:rPr>
                  <w:rFonts w:eastAsia="Calibri" w:cs="Arial"/>
                  <w:color w:val="000000" w:themeColor="text1"/>
                  <w:sz w:val="24"/>
                  <w:szCs w:val="24"/>
                </w:rPr>
                <w:t xml:space="preserve">(I2) Case reports presenting data on adverse events related to the use of </w:t>
              </w:r>
              <w:r w:rsidRPr="00FE3FE5">
                <w:rPr>
                  <w:rFonts w:cs="Arial"/>
                  <w:color w:val="000000" w:themeColor="text1"/>
                  <w:sz w:val="24"/>
                  <w:szCs w:val="24"/>
                </w:rPr>
                <w:t>the Axium Neurostimulator systems</w:t>
              </w:r>
            </w:ins>
          </w:p>
        </w:tc>
      </w:tr>
    </w:tbl>
    <w:p w14:paraId="7D69A624" w14:textId="77777777" w:rsidR="00D716FA" w:rsidRPr="00FE3FE5" w:rsidRDefault="00D716FA" w:rsidP="00D716FA">
      <w:pPr>
        <w:pStyle w:val="BT1BodyTextI1"/>
        <w:rPr>
          <w:ins w:id="866" w:author="Madhura Ramojwar" w:date="2021-04-22T16:12:00Z"/>
          <w:rFonts w:cs="Arial"/>
          <w:color w:val="000000" w:themeColor="text1"/>
        </w:rPr>
      </w:pPr>
    </w:p>
    <w:p w14:paraId="5917AC32" w14:textId="77777777" w:rsidR="00D716FA" w:rsidRPr="00FE3FE5" w:rsidRDefault="00D716FA" w:rsidP="00D716FA">
      <w:pPr>
        <w:pStyle w:val="BT1BodyTextI1"/>
        <w:rPr>
          <w:ins w:id="867" w:author="Madhura Ramojwar" w:date="2021-04-22T16:12:00Z"/>
          <w:rFonts w:cs="Arial"/>
          <w:color w:val="000000" w:themeColor="text1"/>
        </w:rPr>
      </w:pPr>
      <w:ins w:id="868" w:author="Madhura Ramojwar" w:date="2021-04-22T16:12:00Z">
        <w:r w:rsidRPr="00FE3FE5">
          <w:rPr>
            <w:rFonts w:cs="Arial"/>
            <w:color w:val="000000" w:themeColor="text1"/>
          </w:rPr>
          <w:t xml:space="preserve">Articles considered for inclusion in the analysis of the state of the art will be screened against the inclusion and exclusion criteria in Table 10. </w:t>
        </w:r>
      </w:ins>
    </w:p>
    <w:p w14:paraId="7C35E815" w14:textId="77777777" w:rsidR="00D716FA" w:rsidRPr="00FE3FE5" w:rsidRDefault="00D716FA" w:rsidP="00D716FA">
      <w:pPr>
        <w:rPr>
          <w:ins w:id="869" w:author="Madhura Ramojwar" w:date="2021-04-22T16:12:00Z"/>
          <w:rFonts w:cs="Arial"/>
          <w:b/>
          <w:bCs/>
          <w:color w:val="000000" w:themeColor="text1"/>
        </w:rPr>
      </w:pPr>
      <w:ins w:id="870" w:author="Madhura Ramojwar" w:date="2021-04-22T16:12:00Z">
        <w:r w:rsidRPr="00FE3FE5">
          <w:rPr>
            <w:rFonts w:cs="Arial"/>
            <w:color w:val="000000" w:themeColor="text1"/>
          </w:rPr>
          <w:br w:type="page"/>
        </w:r>
      </w:ins>
    </w:p>
    <w:p w14:paraId="3B155960" w14:textId="77777777" w:rsidR="00D716FA" w:rsidRPr="00FE3FE5" w:rsidRDefault="00D716FA" w:rsidP="00D716FA">
      <w:pPr>
        <w:pStyle w:val="Caption"/>
        <w:rPr>
          <w:ins w:id="871" w:author="Madhura Ramojwar" w:date="2021-04-22T16:12:00Z"/>
          <w:rFonts w:cs="Arial"/>
          <w:color w:val="000000" w:themeColor="text1"/>
          <w:szCs w:val="24"/>
        </w:rPr>
      </w:pPr>
      <w:ins w:id="872" w:author="Madhura Ramojwar" w:date="2021-04-22T16:12:00Z">
        <w:r w:rsidRPr="00FE3FE5">
          <w:rPr>
            <w:rFonts w:cs="Arial"/>
            <w:color w:val="000000" w:themeColor="text1"/>
            <w:szCs w:val="24"/>
          </w:rPr>
          <w:lastRenderedPageBreak/>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10</w:t>
        </w:r>
        <w:r w:rsidRPr="00FE3FE5">
          <w:rPr>
            <w:rFonts w:cs="Arial"/>
            <w:color w:val="000000" w:themeColor="text1"/>
            <w:szCs w:val="24"/>
          </w:rPr>
          <w:fldChar w:fldCharType="end"/>
        </w:r>
        <w:r w:rsidRPr="00FE3FE5">
          <w:rPr>
            <w:rFonts w:cs="Arial"/>
            <w:color w:val="000000" w:themeColor="text1"/>
            <w:szCs w:val="24"/>
          </w:rPr>
          <w:t>. State of the Art Inclusion / Exclusion Criteria</w:t>
        </w:r>
      </w:ins>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685"/>
      </w:tblGrid>
      <w:tr w:rsidR="00D716FA" w:rsidRPr="00FE3FE5" w14:paraId="16211530" w14:textId="77777777" w:rsidTr="000F2D37">
        <w:trPr>
          <w:trHeight w:val="432"/>
          <w:tblHeader/>
          <w:jc w:val="center"/>
          <w:ins w:id="873" w:author="Madhura Ramojwar" w:date="2021-04-22T16:12:00Z"/>
        </w:trPr>
        <w:tc>
          <w:tcPr>
            <w:tcW w:w="395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3D129982" w14:textId="77777777" w:rsidR="00D716FA" w:rsidRPr="00FE3FE5" w:rsidRDefault="00D716FA" w:rsidP="000F2D37">
            <w:pPr>
              <w:pStyle w:val="TableHeader"/>
              <w:rPr>
                <w:ins w:id="874" w:author="Madhura Ramojwar" w:date="2021-04-22T16:12:00Z"/>
                <w:rFonts w:cs="Arial"/>
                <w:color w:val="000000" w:themeColor="text1"/>
                <w:sz w:val="24"/>
                <w:szCs w:val="24"/>
              </w:rPr>
            </w:pPr>
            <w:ins w:id="875" w:author="Madhura Ramojwar" w:date="2021-04-22T16:12:00Z">
              <w:r w:rsidRPr="00FE3FE5">
                <w:rPr>
                  <w:rFonts w:cs="Arial"/>
                  <w:color w:val="000000" w:themeColor="text1"/>
                  <w:sz w:val="24"/>
                  <w:szCs w:val="24"/>
                </w:rPr>
                <w:t>Exclusion Criteria</w:t>
              </w:r>
            </w:ins>
          </w:p>
        </w:tc>
        <w:tc>
          <w:tcPr>
            <w:tcW w:w="468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0D97DDB5" w14:textId="77777777" w:rsidR="00D716FA" w:rsidRPr="00FE3FE5" w:rsidRDefault="00D716FA" w:rsidP="000F2D37">
            <w:pPr>
              <w:pStyle w:val="TableHeader"/>
              <w:rPr>
                <w:ins w:id="876" w:author="Madhura Ramojwar" w:date="2021-04-22T16:12:00Z"/>
                <w:rFonts w:cs="Arial"/>
                <w:color w:val="000000" w:themeColor="text1"/>
                <w:sz w:val="24"/>
                <w:szCs w:val="24"/>
              </w:rPr>
            </w:pPr>
            <w:ins w:id="877" w:author="Madhura Ramojwar" w:date="2021-04-22T16:12:00Z">
              <w:r w:rsidRPr="00FE3FE5">
                <w:rPr>
                  <w:rFonts w:cs="Arial"/>
                  <w:color w:val="000000" w:themeColor="text1"/>
                  <w:sz w:val="24"/>
                  <w:szCs w:val="24"/>
                </w:rPr>
                <w:t>Inclusion Criteria</w:t>
              </w:r>
            </w:ins>
          </w:p>
        </w:tc>
      </w:tr>
      <w:tr w:rsidR="00D716FA" w:rsidRPr="00FE3FE5" w14:paraId="1A57FD36" w14:textId="77777777" w:rsidTr="000F2D37">
        <w:trPr>
          <w:trHeight w:val="386"/>
          <w:jc w:val="center"/>
          <w:ins w:id="878" w:author="Madhura Ramojwar" w:date="2021-04-22T16:12:00Z"/>
        </w:trPr>
        <w:tc>
          <w:tcPr>
            <w:tcW w:w="3955" w:type="dxa"/>
            <w:shd w:val="clear" w:color="auto" w:fill="auto"/>
            <w:hideMark/>
          </w:tcPr>
          <w:p w14:paraId="0E36A144" w14:textId="77777777" w:rsidR="00D716FA" w:rsidRPr="00FE3FE5" w:rsidRDefault="00D716FA" w:rsidP="000F2D37">
            <w:pPr>
              <w:pStyle w:val="TableEntry"/>
              <w:rPr>
                <w:ins w:id="879" w:author="Madhura Ramojwar" w:date="2021-04-22T16:12:00Z"/>
                <w:rFonts w:eastAsia="Calibri" w:cs="Arial"/>
                <w:color w:val="000000" w:themeColor="text1"/>
                <w:sz w:val="24"/>
                <w:szCs w:val="24"/>
              </w:rPr>
            </w:pPr>
            <w:ins w:id="880" w:author="Madhura Ramojwar" w:date="2021-04-22T16:12:00Z">
              <w:r w:rsidRPr="00FE3FE5">
                <w:rPr>
                  <w:rFonts w:eastAsia="Calibri" w:cs="Arial"/>
                  <w:color w:val="000000" w:themeColor="text1"/>
                  <w:sz w:val="24"/>
                  <w:szCs w:val="24"/>
                </w:rPr>
                <w:t xml:space="preserve">(E1) The article does not inform on the state of the art regarding </w:t>
              </w:r>
              <w:r w:rsidRPr="00FE3FE5">
                <w:rPr>
                  <w:rFonts w:eastAsia="Calibri" w:cs="Arial"/>
                  <w:sz w:val="24"/>
                  <w:szCs w:val="24"/>
                </w:rPr>
                <w:t>Neuromodulation, Neurostimulation, Dorsal Root Ganglion Stimulation, DRG Stimulation</w:t>
              </w:r>
              <w:r w:rsidRPr="00FE3FE5">
                <w:rPr>
                  <w:rFonts w:eastAsia="Calibri" w:cs="Arial"/>
                  <w:color w:val="000000" w:themeColor="text1"/>
                  <w:sz w:val="24"/>
                  <w:szCs w:val="24"/>
                </w:rPr>
                <w:t xml:space="preserve"> , the relevant patient population, or treatment alternatives OR report clinical outcomes of </w:t>
              </w:r>
              <w:r w:rsidRPr="00FE3FE5">
                <w:rPr>
                  <w:rFonts w:cs="Arial"/>
                  <w:color w:val="000000" w:themeColor="text1"/>
                  <w:sz w:val="24"/>
                  <w:szCs w:val="24"/>
                </w:rPr>
                <w:t>the benchmark competitor devices</w:t>
              </w:r>
              <w:r w:rsidRPr="00FE3FE5">
                <w:rPr>
                  <w:rFonts w:eastAsia="Calibri" w:cs="Arial"/>
                  <w:color w:val="000000" w:themeColor="text1"/>
                  <w:sz w:val="24"/>
                  <w:szCs w:val="24"/>
                </w:rPr>
                <w:t xml:space="preserve"> with information about device safety and/or performance relevant to the state of the art</w:t>
              </w:r>
            </w:ins>
          </w:p>
          <w:p w14:paraId="60D56479" w14:textId="77777777" w:rsidR="00D716FA" w:rsidRPr="00FE3FE5" w:rsidRDefault="00D716FA" w:rsidP="000F2D37">
            <w:pPr>
              <w:pStyle w:val="TableEntry"/>
              <w:rPr>
                <w:ins w:id="881" w:author="Madhura Ramojwar" w:date="2021-04-22T16:12:00Z"/>
                <w:rFonts w:eastAsia="Calibri" w:cs="Arial"/>
                <w:color w:val="000000" w:themeColor="text1"/>
                <w:sz w:val="24"/>
                <w:szCs w:val="24"/>
              </w:rPr>
            </w:pPr>
            <w:ins w:id="882" w:author="Madhura Ramojwar" w:date="2021-04-22T16:12:00Z">
              <w:r w:rsidRPr="00FE3FE5">
                <w:rPr>
                  <w:rFonts w:eastAsia="Calibri" w:cs="Arial"/>
                  <w:color w:val="000000" w:themeColor="text1"/>
                  <w:sz w:val="24"/>
                  <w:szCs w:val="24"/>
                </w:rPr>
                <w:t>(E2) Article presents information covered in another included source (duplicate information)</w:t>
              </w:r>
            </w:ins>
          </w:p>
          <w:p w14:paraId="757C6DB1" w14:textId="77777777" w:rsidR="00D716FA" w:rsidRPr="00FE3FE5" w:rsidRDefault="00D716FA" w:rsidP="000F2D37">
            <w:pPr>
              <w:pStyle w:val="TableEntry"/>
              <w:rPr>
                <w:ins w:id="883" w:author="Madhura Ramojwar" w:date="2021-04-22T16:12:00Z"/>
                <w:rFonts w:eastAsia="Calibri" w:cs="Arial"/>
                <w:color w:val="000000" w:themeColor="text1"/>
                <w:sz w:val="24"/>
                <w:szCs w:val="24"/>
              </w:rPr>
            </w:pPr>
            <w:ins w:id="884" w:author="Madhura Ramojwar" w:date="2021-04-22T16:12:00Z">
              <w:r w:rsidRPr="00FE3FE5">
                <w:rPr>
                  <w:rFonts w:eastAsia="Calibri" w:cs="Arial"/>
                  <w:color w:val="000000" w:themeColor="text1"/>
                  <w:sz w:val="24"/>
                  <w:szCs w:val="24"/>
                </w:rPr>
                <w:t>(E3) Commentary, methods papers, editorials, and letters without original data</w:t>
              </w:r>
            </w:ins>
          </w:p>
          <w:p w14:paraId="4189032E" w14:textId="77777777" w:rsidR="00D716FA" w:rsidRPr="00FE3FE5" w:rsidRDefault="00D716FA" w:rsidP="000F2D37">
            <w:pPr>
              <w:pStyle w:val="TableEntry"/>
              <w:rPr>
                <w:ins w:id="885" w:author="Madhura Ramojwar" w:date="2021-04-22T16:12:00Z"/>
                <w:rFonts w:eastAsia="Calibri" w:cs="Arial"/>
                <w:color w:val="000000" w:themeColor="text1"/>
                <w:sz w:val="24"/>
                <w:szCs w:val="24"/>
              </w:rPr>
            </w:pPr>
            <w:ins w:id="886" w:author="Madhura Ramojwar" w:date="2021-04-22T16:12:00Z">
              <w:r w:rsidRPr="00FE3FE5">
                <w:rPr>
                  <w:rFonts w:eastAsia="Calibri" w:cs="Arial"/>
                  <w:color w:val="000000" w:themeColor="text1"/>
                  <w:sz w:val="24"/>
                  <w:szCs w:val="24"/>
                </w:rPr>
                <w:t xml:space="preserve">(E4) Not published in </w:t>
              </w:r>
              <w:proofErr w:type="gramStart"/>
              <w:r w:rsidRPr="00FE3FE5">
                <w:rPr>
                  <w:rFonts w:eastAsia="Calibri" w:cs="Arial"/>
                  <w:color w:val="000000" w:themeColor="text1"/>
                  <w:sz w:val="24"/>
                  <w:szCs w:val="24"/>
                </w:rPr>
                <w:t>English</w:t>
              </w:r>
              <w:proofErr w:type="gramEnd"/>
            </w:ins>
          </w:p>
          <w:p w14:paraId="404BDA7F" w14:textId="77777777" w:rsidR="00D716FA" w:rsidRPr="00FE3FE5" w:rsidRDefault="00D716FA" w:rsidP="000F2D37">
            <w:pPr>
              <w:pStyle w:val="TableEntry"/>
              <w:rPr>
                <w:ins w:id="887" w:author="Madhura Ramojwar" w:date="2021-04-22T16:12:00Z"/>
                <w:rFonts w:eastAsia="Calibri" w:cs="Arial"/>
                <w:color w:val="000000" w:themeColor="text1"/>
                <w:sz w:val="24"/>
                <w:szCs w:val="24"/>
              </w:rPr>
            </w:pPr>
            <w:ins w:id="888" w:author="Madhura Ramojwar" w:date="2021-04-22T16:12:00Z">
              <w:r w:rsidRPr="00FE3FE5">
                <w:rPr>
                  <w:rFonts w:eastAsia="Calibri" w:cs="Arial"/>
                  <w:color w:val="000000" w:themeColor="text1"/>
                  <w:sz w:val="24"/>
                  <w:szCs w:val="24"/>
                </w:rPr>
                <w:t>(E5) Case reports without safety data</w:t>
              </w:r>
            </w:ins>
          </w:p>
          <w:p w14:paraId="390A0B5C" w14:textId="77777777" w:rsidR="00D716FA" w:rsidRPr="00FE3FE5" w:rsidRDefault="00D716FA" w:rsidP="000F2D37">
            <w:pPr>
              <w:pStyle w:val="TableEntry"/>
              <w:rPr>
                <w:ins w:id="889" w:author="Madhura Ramojwar" w:date="2021-04-22T16:12:00Z"/>
                <w:rFonts w:eastAsia="Calibri" w:cs="Arial"/>
                <w:color w:val="000000" w:themeColor="text1"/>
                <w:sz w:val="24"/>
                <w:szCs w:val="24"/>
              </w:rPr>
            </w:pPr>
            <w:ins w:id="890" w:author="Madhura Ramojwar" w:date="2021-04-22T16:12:00Z">
              <w:r w:rsidRPr="00FE3FE5">
                <w:rPr>
                  <w:rFonts w:eastAsia="Calibri" w:cs="Arial"/>
                  <w:color w:val="000000" w:themeColor="text1"/>
                  <w:sz w:val="24"/>
                  <w:szCs w:val="24"/>
                </w:rPr>
                <w:t>(E6) Preclinical studies</w:t>
              </w:r>
            </w:ins>
          </w:p>
          <w:p w14:paraId="51629E5D" w14:textId="77777777" w:rsidR="00D716FA" w:rsidRPr="00FE3FE5" w:rsidRDefault="00D716FA" w:rsidP="000F2D37">
            <w:pPr>
              <w:pStyle w:val="TableEntry"/>
              <w:rPr>
                <w:ins w:id="891" w:author="Madhura Ramojwar" w:date="2021-04-22T16:12:00Z"/>
                <w:rFonts w:eastAsia="Calibri" w:cs="Arial"/>
                <w:color w:val="000000" w:themeColor="text1"/>
                <w:sz w:val="24"/>
                <w:szCs w:val="24"/>
              </w:rPr>
            </w:pPr>
            <w:ins w:id="892" w:author="Madhura Ramojwar" w:date="2021-04-22T16:12:00Z">
              <w:r w:rsidRPr="00FE3FE5">
                <w:rPr>
                  <w:rFonts w:eastAsia="Calibri" w:cs="Arial"/>
                  <w:color w:val="000000" w:themeColor="text1"/>
                  <w:sz w:val="24"/>
                  <w:szCs w:val="24"/>
                </w:rPr>
                <w:t>(E7) Duplicated references</w:t>
              </w:r>
            </w:ins>
          </w:p>
          <w:p w14:paraId="4F623CBC" w14:textId="77777777" w:rsidR="00D716FA" w:rsidRPr="00FE3FE5" w:rsidRDefault="00D716FA" w:rsidP="000F2D37">
            <w:pPr>
              <w:pStyle w:val="TableEntry"/>
              <w:rPr>
                <w:ins w:id="893" w:author="Madhura Ramojwar" w:date="2021-04-22T16:12:00Z"/>
                <w:rFonts w:eastAsia="Calibri" w:cs="Arial"/>
                <w:color w:val="000000" w:themeColor="text1"/>
                <w:sz w:val="24"/>
                <w:szCs w:val="24"/>
              </w:rPr>
            </w:pPr>
            <w:ins w:id="894" w:author="Madhura Ramojwar" w:date="2021-04-22T16:12:00Z">
              <w:r w:rsidRPr="00FE3FE5">
                <w:rPr>
                  <w:rFonts w:eastAsia="Calibri" w:cs="Arial"/>
                  <w:color w:val="000000" w:themeColor="text1"/>
                  <w:sz w:val="24"/>
                  <w:szCs w:val="24"/>
                </w:rPr>
                <w:t>(E8) Conference abstracts</w:t>
              </w:r>
            </w:ins>
          </w:p>
        </w:tc>
        <w:tc>
          <w:tcPr>
            <w:tcW w:w="4685" w:type="dxa"/>
            <w:tcBorders>
              <w:bottom w:val="single" w:sz="4" w:space="0" w:color="auto"/>
            </w:tcBorders>
            <w:shd w:val="clear" w:color="auto" w:fill="auto"/>
            <w:hideMark/>
          </w:tcPr>
          <w:p w14:paraId="06C0E82B" w14:textId="77777777" w:rsidR="00D716FA" w:rsidRPr="00FE3FE5" w:rsidRDefault="00D716FA" w:rsidP="000F2D37">
            <w:pPr>
              <w:pStyle w:val="TableEntry"/>
              <w:rPr>
                <w:ins w:id="895" w:author="Madhura Ramojwar" w:date="2021-04-22T16:12:00Z"/>
                <w:rFonts w:eastAsia="Calibri" w:cs="Arial"/>
                <w:color w:val="000000" w:themeColor="text1"/>
                <w:sz w:val="24"/>
                <w:szCs w:val="24"/>
              </w:rPr>
            </w:pPr>
            <w:ins w:id="896" w:author="Madhura Ramojwar" w:date="2021-04-22T16:12:00Z">
              <w:r w:rsidRPr="00FE3FE5">
                <w:rPr>
                  <w:rFonts w:eastAsia="Calibri" w:cs="Arial"/>
                  <w:color w:val="000000" w:themeColor="text1"/>
                  <w:sz w:val="24"/>
                  <w:szCs w:val="24"/>
                </w:rPr>
                <w:t xml:space="preserve">(I1) Articles informing on the state of the art regarding &lt;&lt;medical therapy/device type&gt;&gt;, the relevant patient population, or treatment </w:t>
              </w:r>
              <w:proofErr w:type="gramStart"/>
              <w:r w:rsidRPr="00FE3FE5">
                <w:rPr>
                  <w:rFonts w:eastAsia="Calibri" w:cs="Arial"/>
                  <w:color w:val="000000" w:themeColor="text1"/>
                  <w:sz w:val="24"/>
                  <w:szCs w:val="24"/>
                </w:rPr>
                <w:t>alternatives</w:t>
              </w:r>
              <w:proofErr w:type="gramEnd"/>
            </w:ins>
          </w:p>
          <w:p w14:paraId="3197745E" w14:textId="77777777" w:rsidR="00D716FA" w:rsidRPr="00FE3FE5" w:rsidRDefault="00D716FA" w:rsidP="000F2D37">
            <w:pPr>
              <w:pStyle w:val="TableEntry"/>
              <w:rPr>
                <w:ins w:id="897" w:author="Madhura Ramojwar" w:date="2021-04-22T16:12:00Z"/>
                <w:rFonts w:eastAsia="Calibri" w:cs="Arial"/>
                <w:color w:val="000000" w:themeColor="text1"/>
                <w:sz w:val="24"/>
                <w:szCs w:val="24"/>
              </w:rPr>
            </w:pPr>
            <w:ins w:id="898" w:author="Madhura Ramojwar" w:date="2021-04-22T16:12:00Z">
              <w:r w:rsidRPr="00FE3FE5">
                <w:rPr>
                  <w:rFonts w:eastAsia="Calibri" w:cs="Arial"/>
                  <w:color w:val="000000" w:themeColor="text1"/>
                  <w:sz w:val="24"/>
                  <w:szCs w:val="24"/>
                </w:rPr>
                <w:t xml:space="preserve">(I2) Articles reporting clinical outcomes of </w:t>
              </w:r>
              <w:r w:rsidRPr="00FE3FE5">
                <w:rPr>
                  <w:rFonts w:cs="Arial"/>
                  <w:color w:val="000000" w:themeColor="text1"/>
                  <w:sz w:val="24"/>
                  <w:szCs w:val="24"/>
                </w:rPr>
                <w:t>the benchmark competitor devices</w:t>
              </w:r>
              <w:r w:rsidRPr="00FE3FE5">
                <w:rPr>
                  <w:rFonts w:eastAsia="Calibri" w:cs="Arial"/>
                  <w:color w:val="000000" w:themeColor="text1"/>
                  <w:sz w:val="24"/>
                  <w:szCs w:val="24"/>
                </w:rPr>
                <w:t xml:space="preserve"> with information about device safety and/or performance relevant to the state of the art</w:t>
              </w:r>
            </w:ins>
          </w:p>
        </w:tc>
      </w:tr>
    </w:tbl>
    <w:p w14:paraId="3C99C9E6" w14:textId="77777777" w:rsidR="00D716FA" w:rsidRPr="00FE3FE5" w:rsidRDefault="00D716FA" w:rsidP="00D716FA">
      <w:pPr>
        <w:pStyle w:val="BT1BodyTextI1"/>
        <w:rPr>
          <w:ins w:id="899" w:author="Madhura Ramojwar" w:date="2021-04-22T16:12:00Z"/>
          <w:rFonts w:cs="Arial"/>
          <w:color w:val="000000" w:themeColor="text1"/>
        </w:rPr>
      </w:pPr>
    </w:p>
    <w:p w14:paraId="72E348C1" w14:textId="77777777" w:rsidR="00D716FA" w:rsidRPr="00FE3FE5" w:rsidRDefault="00D716FA" w:rsidP="00D716FA">
      <w:pPr>
        <w:pStyle w:val="BT1BodyTextI1"/>
        <w:rPr>
          <w:ins w:id="900" w:author="Madhura Ramojwar" w:date="2021-04-22T16:12:00Z"/>
          <w:rFonts w:cs="Arial"/>
          <w:color w:val="000000" w:themeColor="text1"/>
        </w:rPr>
      </w:pPr>
      <w:ins w:id="901" w:author="Madhura Ramojwar" w:date="2021-04-22T16:12:00Z">
        <w:r w:rsidRPr="00FE3FE5">
          <w:rPr>
            <w:rFonts w:cs="Arial"/>
            <w:color w:val="000000" w:themeColor="text1"/>
          </w:rPr>
          <w:t xml:space="preserve">Articles excluded from the clinical evaluation will be documented with the reason for exclusion in the CER, CR002 Rev Q. </w:t>
        </w:r>
      </w:ins>
    </w:p>
    <w:bookmarkEnd w:id="830"/>
    <w:p w14:paraId="0B060492" w14:textId="77777777" w:rsidR="00D716FA" w:rsidRPr="00FE3FE5" w:rsidRDefault="00D716FA" w:rsidP="00D716FA">
      <w:pPr>
        <w:pStyle w:val="BT1BodyTextI1"/>
        <w:rPr>
          <w:rFonts w:cs="Arial"/>
        </w:rPr>
      </w:pPr>
    </w:p>
    <w:p w14:paraId="31251BCF" w14:textId="77777777" w:rsidR="00D240EF" w:rsidRPr="00FE3FE5" w:rsidRDefault="00D240EF" w:rsidP="00D240EF">
      <w:pPr>
        <w:pStyle w:val="Heading3"/>
        <w:rPr>
          <w:rFonts w:ascii="Arial" w:hAnsi="Arial"/>
        </w:rPr>
      </w:pPr>
      <w:bookmarkStart w:id="902" w:name="_Toc52463128"/>
      <w:bookmarkStart w:id="903" w:name="_Toc54010639"/>
      <w:bookmarkStart w:id="904" w:name="_Hlk69744832"/>
      <w:r w:rsidRPr="00FE3FE5">
        <w:rPr>
          <w:rFonts w:ascii="Arial" w:hAnsi="Arial"/>
        </w:rPr>
        <w:t>Results</w:t>
      </w:r>
      <w:bookmarkEnd w:id="902"/>
      <w:bookmarkEnd w:id="903"/>
    </w:p>
    <w:p w14:paraId="77A8A019"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&lt;Describe the outputs of the literature search and selected references from screening.&gt;</w:t>
      </w:r>
    </w:p>
    <w:p w14:paraId="1B12DF5D"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&lt;If appropriate, this section may be moved to an appendix.&gt;</w:t>
      </w:r>
    </w:p>
    <w:p w14:paraId="3E0FA510"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 xml:space="preserve">&lt;Provide </w:t>
      </w:r>
      <w:proofErr w:type="gramStart"/>
      <w:r w:rsidRPr="00FE3FE5">
        <w:rPr>
          <w:rFonts w:cs="Arial"/>
          <w:i/>
          <w:color w:val="0000FF"/>
          <w:highlight w:val="yellow"/>
        </w:rPr>
        <w:t>a brief summary</w:t>
      </w:r>
      <w:proofErr w:type="gramEnd"/>
      <w:r w:rsidRPr="00FE3FE5">
        <w:rPr>
          <w:rFonts w:cs="Arial"/>
          <w:i/>
          <w:color w:val="0000FF"/>
          <w:highlight w:val="yellow"/>
        </w:rPr>
        <w:t xml:space="preserve"> of the literature search strategy for retrieval of information regarding current knowledge and state of the art for the relevant medical fields, medical </w:t>
      </w:r>
      <w:r w:rsidRPr="00FE3FE5">
        <w:rPr>
          <w:rFonts w:cs="Arial"/>
          <w:i/>
          <w:color w:val="0000FF"/>
          <w:highlight w:val="yellow"/>
        </w:rPr>
        <w:lastRenderedPageBreak/>
        <w:t>conditions, and therapy areas. Include mention of key standards and guidance documents applicable to the proposed Indications for Use of the device under evaluation or the device itself.&gt;</w:t>
      </w:r>
    </w:p>
    <w:p w14:paraId="793C2C14"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&lt;Recommendations from clinical practice guidelines and consensus statements published by global heart rhythm and cardiology societies serve as the primary source of information in this discussion. Guidance and consensus documents reflect the judgment of acknowledged subject matter experts, are based on their experience as well as a detailed examination of the available literature, representing the current thinking in the field.&gt;</w:t>
      </w:r>
    </w:p>
    <w:p w14:paraId="1473F03B"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&lt;&lt;&lt;Insert summary of the process and outcomes of search process&gt;&gt;&gt;</w:t>
      </w:r>
    </w:p>
    <w:p w14:paraId="3ED3CFBD" w14:textId="55E0AB57" w:rsidR="00D240EF" w:rsidRPr="00FE3FE5" w:rsidRDefault="00D240EF" w:rsidP="00D240EF">
      <w:pPr>
        <w:pStyle w:val="Caption"/>
        <w:rPr>
          <w:rFonts w:cs="Arial"/>
          <w:i/>
          <w:color w:val="00B050"/>
          <w:szCs w:val="24"/>
          <w:highlight w:val="yellow"/>
        </w:rPr>
      </w:pPr>
      <w:bookmarkStart w:id="905" w:name="_Toc52463224"/>
      <w:bookmarkStart w:id="906" w:name="_Toc54010719"/>
      <w:bookmarkEnd w:id="904"/>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993A91" w:rsidRPr="00FE3FE5">
        <w:rPr>
          <w:rFonts w:cs="Arial"/>
          <w:i/>
          <w:noProof/>
          <w:color w:val="00B050"/>
          <w:szCs w:val="24"/>
          <w:highlight w:val="yellow"/>
        </w:rPr>
        <w:t>5</w:t>
      </w:r>
      <w:r w:rsidRPr="00FE3FE5">
        <w:rPr>
          <w:rFonts w:cs="Arial"/>
          <w:i/>
          <w:color w:val="00B050"/>
          <w:szCs w:val="24"/>
          <w:highlight w:val="yellow"/>
        </w:rPr>
        <w:fldChar w:fldCharType="end"/>
      </w:r>
      <w:r w:rsidRPr="00FE3FE5">
        <w:rPr>
          <w:rFonts w:cs="Arial"/>
          <w:i/>
          <w:color w:val="00B050"/>
          <w:szCs w:val="24"/>
          <w:highlight w:val="yellow"/>
        </w:rPr>
        <w:t>. Search Terms</w:t>
      </w:r>
      <w:bookmarkEnd w:id="905"/>
      <w:bookmarkEnd w:id="906"/>
    </w:p>
    <w:p w14:paraId="5ED56A5D" w14:textId="77777777" w:rsidR="00D240EF" w:rsidRPr="00FE3FE5" w:rsidRDefault="00D240EF" w:rsidP="00D240EF">
      <w:pPr>
        <w:pStyle w:val="BT1BodyTextI1"/>
        <w:rPr>
          <w:rFonts w:eastAsia="Arial Unicode MS" w:cs="Arial"/>
          <w:i/>
          <w:color w:val="00B050"/>
          <w:highlight w:val="yellow"/>
        </w:rPr>
      </w:pPr>
      <w:r w:rsidRPr="00FE3FE5">
        <w:rPr>
          <w:rFonts w:eastAsia="Arial Unicode MS" w:cs="Arial"/>
          <w:i/>
          <w:color w:val="00B050"/>
          <w:highlight w:val="yellow"/>
        </w:rPr>
        <w:t xml:space="preserve">Dialog Databases: Allied &amp; Complementary Medicine™, Analytical Abstracts, Embase®, </w:t>
      </w:r>
      <w:proofErr w:type="spellStart"/>
      <w:r w:rsidRPr="00FE3FE5">
        <w:rPr>
          <w:rFonts w:eastAsia="Arial Unicode MS" w:cs="Arial"/>
          <w:i/>
          <w:color w:val="00B050"/>
          <w:highlight w:val="yellow"/>
        </w:rPr>
        <w:t>EMCare</w:t>
      </w:r>
      <w:proofErr w:type="spellEnd"/>
      <w:proofErr w:type="gramStart"/>
      <w:r w:rsidRPr="00FE3FE5">
        <w:rPr>
          <w:rFonts w:eastAsia="Arial Unicode MS" w:cs="Arial"/>
          <w:i/>
          <w:color w:val="00B050"/>
          <w:highlight w:val="yellow"/>
        </w:rPr>
        <w:t>®,  International</w:t>
      </w:r>
      <w:proofErr w:type="gramEnd"/>
      <w:r w:rsidRPr="00FE3FE5">
        <w:rPr>
          <w:rFonts w:eastAsia="Arial Unicode MS" w:cs="Arial"/>
          <w:i/>
          <w:color w:val="00B050"/>
          <w:highlight w:val="yellow"/>
        </w:rPr>
        <w:t xml:space="preserve"> Pharmaceutical Abstracts,  MEDLINE®,  </w:t>
      </w:r>
      <w:proofErr w:type="spellStart"/>
      <w:r w:rsidRPr="00FE3FE5">
        <w:rPr>
          <w:rFonts w:eastAsia="Arial Unicode MS" w:cs="Arial"/>
          <w:i/>
          <w:color w:val="00B050"/>
          <w:highlight w:val="yellow"/>
        </w:rPr>
        <w:t>ToxFile</w:t>
      </w:r>
      <w:proofErr w:type="spellEnd"/>
      <w:r w:rsidRPr="00FE3FE5">
        <w:rPr>
          <w:rFonts w:eastAsia="Arial Unicode MS" w:cs="Arial"/>
          <w:i/>
          <w:color w:val="00B050"/>
          <w:highlight w:val="yellow"/>
        </w:rPr>
        <w:t>®</w:t>
      </w:r>
    </w:p>
    <w:tbl>
      <w:tblPr>
        <w:tblW w:w="9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0" w:type="dxa"/>
          <w:right w:w="50" w:type="dxa"/>
        </w:tblCellMar>
        <w:tblLook w:val="0000" w:firstRow="0" w:lastRow="0" w:firstColumn="0" w:lastColumn="0" w:noHBand="0" w:noVBand="0"/>
      </w:tblPr>
      <w:tblGrid>
        <w:gridCol w:w="1615"/>
        <w:gridCol w:w="4885"/>
        <w:gridCol w:w="2607"/>
      </w:tblGrid>
      <w:tr w:rsidR="00D240EF" w:rsidRPr="00FE3FE5" w14:paraId="570DC2B3" w14:textId="77777777" w:rsidTr="00AA223A">
        <w:trPr>
          <w:tblHeader/>
          <w:jc w:val="center"/>
        </w:trPr>
        <w:tc>
          <w:tcPr>
            <w:tcW w:w="1615" w:type="dxa"/>
            <w:shd w:val="clear" w:color="auto" w:fill="D9D9D9" w:themeFill="background1" w:themeFillShade="D9"/>
            <w:tcMar>
              <w:top w:w="50" w:type="dxa"/>
              <w:left w:w="50" w:type="dxa"/>
              <w:bottom w:w="50" w:type="dxa"/>
              <w:right w:w="50" w:type="dxa"/>
            </w:tcMar>
            <w:vAlign w:val="center"/>
          </w:tcPr>
          <w:p w14:paraId="3C5E506C"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Set#</w:t>
            </w:r>
          </w:p>
        </w:tc>
        <w:tc>
          <w:tcPr>
            <w:tcW w:w="4885" w:type="dxa"/>
            <w:shd w:val="clear" w:color="auto" w:fill="D9D9D9" w:themeFill="background1" w:themeFillShade="D9"/>
            <w:tcMar>
              <w:top w:w="50" w:type="dxa"/>
              <w:left w:w="50" w:type="dxa"/>
              <w:bottom w:w="50" w:type="dxa"/>
              <w:right w:w="50" w:type="dxa"/>
            </w:tcMar>
            <w:vAlign w:val="center"/>
          </w:tcPr>
          <w:p w14:paraId="09400286"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Searched for</w:t>
            </w:r>
          </w:p>
        </w:tc>
        <w:tc>
          <w:tcPr>
            <w:tcW w:w="2607" w:type="dxa"/>
            <w:shd w:val="clear" w:color="auto" w:fill="D9D9D9" w:themeFill="background1" w:themeFillShade="D9"/>
            <w:tcMar>
              <w:top w:w="50" w:type="dxa"/>
              <w:left w:w="50" w:type="dxa"/>
              <w:bottom w:w="50" w:type="dxa"/>
              <w:right w:w="50" w:type="dxa"/>
            </w:tcMar>
            <w:vAlign w:val="center"/>
          </w:tcPr>
          <w:p w14:paraId="77AD8680"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Results</w:t>
            </w:r>
          </w:p>
        </w:tc>
      </w:tr>
      <w:tr w:rsidR="00D240EF" w:rsidRPr="00FE3FE5" w14:paraId="1AEDFC9D" w14:textId="77777777" w:rsidTr="00AA223A">
        <w:trPr>
          <w:jc w:val="center"/>
        </w:trPr>
        <w:tc>
          <w:tcPr>
            <w:tcW w:w="1615" w:type="dxa"/>
            <w:shd w:val="clear" w:color="auto" w:fill="FFFFFF"/>
            <w:tcMar>
              <w:top w:w="50" w:type="dxa"/>
              <w:left w:w="50" w:type="dxa"/>
              <w:bottom w:w="50" w:type="dxa"/>
              <w:right w:w="50" w:type="dxa"/>
            </w:tcMar>
          </w:tcPr>
          <w:p w14:paraId="45F343F0"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S4</w:t>
            </w:r>
          </w:p>
        </w:tc>
        <w:tc>
          <w:tcPr>
            <w:tcW w:w="4885" w:type="dxa"/>
            <w:shd w:val="clear" w:color="auto" w:fill="FFFFFF"/>
            <w:tcMar>
              <w:top w:w="50" w:type="dxa"/>
              <w:left w:w="50" w:type="dxa"/>
              <w:bottom w:w="50" w:type="dxa"/>
              <w:right w:w="50" w:type="dxa"/>
            </w:tcMar>
          </w:tcPr>
          <w:p w14:paraId="20823225"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&lt;&lt;insert search string&gt;&gt;</w:t>
            </w:r>
          </w:p>
        </w:tc>
        <w:tc>
          <w:tcPr>
            <w:tcW w:w="2607" w:type="dxa"/>
            <w:shd w:val="clear" w:color="auto" w:fill="FFFFFF"/>
            <w:tcMar>
              <w:top w:w="50" w:type="dxa"/>
              <w:left w:w="50" w:type="dxa"/>
              <w:bottom w:w="50" w:type="dxa"/>
              <w:right w:w="50" w:type="dxa"/>
            </w:tcMar>
          </w:tcPr>
          <w:p w14:paraId="3DCA74C2"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&lt;&lt;number&gt;&gt;</w:t>
            </w:r>
          </w:p>
        </w:tc>
      </w:tr>
      <w:tr w:rsidR="00D240EF" w:rsidRPr="00FE3FE5" w14:paraId="60A2F5C7" w14:textId="77777777" w:rsidTr="00AA223A">
        <w:trPr>
          <w:jc w:val="center"/>
        </w:trPr>
        <w:tc>
          <w:tcPr>
            <w:tcW w:w="1615" w:type="dxa"/>
            <w:shd w:val="clear" w:color="auto" w:fill="FFFFFF"/>
            <w:tcMar>
              <w:top w:w="50" w:type="dxa"/>
              <w:left w:w="50" w:type="dxa"/>
              <w:bottom w:w="50" w:type="dxa"/>
              <w:right w:w="50" w:type="dxa"/>
            </w:tcMar>
          </w:tcPr>
          <w:p w14:paraId="3700C71C"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S3</w:t>
            </w:r>
          </w:p>
        </w:tc>
        <w:tc>
          <w:tcPr>
            <w:tcW w:w="4885" w:type="dxa"/>
            <w:shd w:val="clear" w:color="auto" w:fill="FFFFFF"/>
            <w:tcMar>
              <w:top w:w="50" w:type="dxa"/>
              <w:left w:w="50" w:type="dxa"/>
              <w:bottom w:w="50" w:type="dxa"/>
              <w:right w:w="50" w:type="dxa"/>
            </w:tcMar>
          </w:tcPr>
          <w:p w14:paraId="33E3603A"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&lt;&lt;insert search string&gt;&gt;</w:t>
            </w:r>
          </w:p>
        </w:tc>
        <w:tc>
          <w:tcPr>
            <w:tcW w:w="2607" w:type="dxa"/>
            <w:shd w:val="clear" w:color="auto" w:fill="FFFFFF"/>
            <w:tcMar>
              <w:top w:w="50" w:type="dxa"/>
              <w:left w:w="50" w:type="dxa"/>
              <w:bottom w:w="50" w:type="dxa"/>
              <w:right w:w="50" w:type="dxa"/>
            </w:tcMar>
          </w:tcPr>
          <w:p w14:paraId="34EF6FDB"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&lt;&lt;number&gt;&gt;</w:t>
            </w:r>
          </w:p>
        </w:tc>
      </w:tr>
      <w:tr w:rsidR="00D240EF" w:rsidRPr="00FE3FE5" w14:paraId="2F404A8A" w14:textId="77777777" w:rsidTr="00AA223A">
        <w:trPr>
          <w:jc w:val="center"/>
        </w:trPr>
        <w:tc>
          <w:tcPr>
            <w:tcW w:w="1615" w:type="dxa"/>
            <w:shd w:val="clear" w:color="auto" w:fill="FFFFFF"/>
            <w:tcMar>
              <w:top w:w="50" w:type="dxa"/>
              <w:left w:w="50" w:type="dxa"/>
              <w:bottom w:w="50" w:type="dxa"/>
              <w:right w:w="50" w:type="dxa"/>
            </w:tcMar>
          </w:tcPr>
          <w:p w14:paraId="66BBCF99"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S2</w:t>
            </w:r>
          </w:p>
        </w:tc>
        <w:tc>
          <w:tcPr>
            <w:tcW w:w="4885" w:type="dxa"/>
            <w:shd w:val="clear" w:color="auto" w:fill="FFFFFF"/>
            <w:tcMar>
              <w:top w:w="50" w:type="dxa"/>
              <w:left w:w="50" w:type="dxa"/>
              <w:bottom w:w="50" w:type="dxa"/>
              <w:right w:w="50" w:type="dxa"/>
            </w:tcMar>
          </w:tcPr>
          <w:p w14:paraId="4E180788"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&lt;&lt;insert search string&gt;&gt;</w:t>
            </w:r>
          </w:p>
        </w:tc>
        <w:tc>
          <w:tcPr>
            <w:tcW w:w="2607" w:type="dxa"/>
            <w:shd w:val="clear" w:color="auto" w:fill="FFFFFF"/>
            <w:tcMar>
              <w:top w:w="50" w:type="dxa"/>
              <w:left w:w="50" w:type="dxa"/>
              <w:bottom w:w="50" w:type="dxa"/>
              <w:right w:w="50" w:type="dxa"/>
            </w:tcMar>
          </w:tcPr>
          <w:p w14:paraId="0AE5DC47"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&lt;&lt;number&gt;&gt;</w:t>
            </w:r>
          </w:p>
        </w:tc>
      </w:tr>
      <w:tr w:rsidR="00D240EF" w:rsidRPr="00FE3FE5" w14:paraId="14ED97D3" w14:textId="77777777" w:rsidTr="00AA223A">
        <w:trPr>
          <w:jc w:val="center"/>
        </w:trPr>
        <w:tc>
          <w:tcPr>
            <w:tcW w:w="1615" w:type="dxa"/>
            <w:shd w:val="clear" w:color="auto" w:fill="FFFFFF"/>
            <w:tcMar>
              <w:top w:w="50" w:type="dxa"/>
              <w:left w:w="50" w:type="dxa"/>
              <w:bottom w:w="50" w:type="dxa"/>
              <w:right w:w="50" w:type="dxa"/>
            </w:tcMar>
          </w:tcPr>
          <w:p w14:paraId="50785331"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S1</w:t>
            </w:r>
          </w:p>
        </w:tc>
        <w:tc>
          <w:tcPr>
            <w:tcW w:w="4885" w:type="dxa"/>
            <w:shd w:val="clear" w:color="auto" w:fill="FFFFFF"/>
            <w:tcMar>
              <w:top w:w="50" w:type="dxa"/>
              <w:left w:w="50" w:type="dxa"/>
              <w:bottom w:w="50" w:type="dxa"/>
              <w:right w:w="50" w:type="dxa"/>
            </w:tcMar>
          </w:tcPr>
          <w:p w14:paraId="331C6E72"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&lt;&lt;insert search string&gt;&gt;</w:t>
            </w:r>
          </w:p>
        </w:tc>
        <w:tc>
          <w:tcPr>
            <w:tcW w:w="2607" w:type="dxa"/>
            <w:shd w:val="clear" w:color="auto" w:fill="FFFFFF"/>
            <w:tcMar>
              <w:top w:w="50" w:type="dxa"/>
              <w:left w:w="50" w:type="dxa"/>
              <w:bottom w:w="50" w:type="dxa"/>
              <w:right w:w="50" w:type="dxa"/>
            </w:tcMar>
          </w:tcPr>
          <w:p w14:paraId="64C5D79D" w14:textId="77777777" w:rsidR="00D240EF" w:rsidRPr="00FE3FE5" w:rsidRDefault="00D240EF" w:rsidP="00AA223A">
            <w:pPr>
              <w:pStyle w:val="TableEntry"/>
              <w:rPr>
                <w:rFonts w:eastAsia="Arial Unicode MS" w:cs="Arial"/>
                <w:i/>
                <w:color w:val="00B050"/>
                <w:sz w:val="24"/>
                <w:szCs w:val="24"/>
                <w:highlight w:val="yellow"/>
              </w:rPr>
            </w:pPr>
            <w:r w:rsidRPr="00FE3FE5">
              <w:rPr>
                <w:rFonts w:eastAsia="Arial Unicode MS" w:cs="Arial"/>
                <w:i/>
                <w:color w:val="00B050"/>
                <w:sz w:val="24"/>
                <w:szCs w:val="24"/>
                <w:highlight w:val="yellow"/>
              </w:rPr>
              <w:t>&lt;&lt;number&gt;&gt;</w:t>
            </w:r>
          </w:p>
        </w:tc>
      </w:tr>
    </w:tbl>
    <w:p w14:paraId="79E641CE" w14:textId="77777777" w:rsidR="00D240EF" w:rsidRPr="00FE3FE5" w:rsidRDefault="00D240EF" w:rsidP="00D240EF">
      <w:pPr>
        <w:pStyle w:val="BT1BodyTextI1"/>
        <w:rPr>
          <w:rFonts w:eastAsiaTheme="majorEastAsia" w:cs="Arial"/>
          <w:highlight w:val="yellow"/>
        </w:rPr>
      </w:pPr>
    </w:p>
    <w:p w14:paraId="117778F8" w14:textId="77777777" w:rsidR="00D240EF" w:rsidRPr="00FE3FE5" w:rsidRDefault="00D240EF" w:rsidP="00D240EF">
      <w:pPr>
        <w:pStyle w:val="BT1BodyTextI1"/>
        <w:rPr>
          <w:rFonts w:cs="Arial"/>
          <w:i/>
          <w:color w:val="0000FF"/>
        </w:rPr>
      </w:pPr>
      <w:r w:rsidRPr="00FE3FE5">
        <w:rPr>
          <w:rFonts w:cs="Arial"/>
          <w:i/>
          <w:color w:val="0000FF"/>
          <w:highlight w:val="yellow"/>
        </w:rPr>
        <w:t>&lt;Sample figure for search process and results—Summarizing the number of publications that resulted and were reviewed against the selection criteria; number of articles that met the selection criteria, any additional references that were identified in the subsequent review of literature&gt;</w:t>
      </w:r>
    </w:p>
    <w:p w14:paraId="2F6882C2" w14:textId="77777777" w:rsidR="00D240EF" w:rsidRPr="00FE3FE5" w:rsidRDefault="00D240EF" w:rsidP="00D240EF">
      <w:pPr>
        <w:spacing w:after="200" w:line="276" w:lineRule="auto"/>
        <w:rPr>
          <w:rFonts w:cs="Arial"/>
          <w:i/>
          <w:color w:val="0000FF"/>
        </w:rPr>
      </w:pPr>
      <w:r w:rsidRPr="00FE3FE5">
        <w:rPr>
          <w:rFonts w:cs="Arial"/>
          <w:i/>
          <w:color w:val="0000FF"/>
        </w:rPr>
        <w:br w:type="page"/>
      </w:r>
    </w:p>
    <w:p w14:paraId="576D1CF3" w14:textId="7F74729B" w:rsidR="00D240EF" w:rsidRPr="00FE3FE5" w:rsidRDefault="00D240EF" w:rsidP="00D240EF">
      <w:pPr>
        <w:pStyle w:val="Caption"/>
        <w:rPr>
          <w:rFonts w:cs="Arial"/>
          <w:i/>
          <w:color w:val="00B050"/>
          <w:szCs w:val="24"/>
        </w:rPr>
      </w:pPr>
      <w:bookmarkStart w:id="907" w:name="_Toc52463251"/>
      <w:bookmarkStart w:id="908" w:name="_Toc54010712"/>
      <w:r w:rsidRPr="00FE3FE5">
        <w:rPr>
          <w:rFonts w:cs="Arial"/>
          <w:i/>
          <w:color w:val="00B050"/>
          <w:szCs w:val="24"/>
        </w:rPr>
        <w:lastRenderedPageBreak/>
        <w:t xml:space="preserve">Figure </w:t>
      </w:r>
      <w:r w:rsidRPr="00FE3FE5">
        <w:rPr>
          <w:rFonts w:cs="Arial"/>
          <w:i/>
          <w:color w:val="00B050"/>
          <w:szCs w:val="24"/>
        </w:rPr>
        <w:fldChar w:fldCharType="begin"/>
      </w:r>
      <w:r w:rsidRPr="00FE3FE5">
        <w:rPr>
          <w:rFonts w:cs="Arial"/>
          <w:i/>
          <w:color w:val="00B050"/>
          <w:szCs w:val="24"/>
        </w:rPr>
        <w:instrText xml:space="preserve"> SEQ Figure \* ARABIC </w:instrText>
      </w:r>
      <w:r w:rsidRPr="00FE3FE5">
        <w:rPr>
          <w:rFonts w:cs="Arial"/>
          <w:i/>
          <w:color w:val="00B050"/>
          <w:szCs w:val="24"/>
        </w:rPr>
        <w:fldChar w:fldCharType="separate"/>
      </w:r>
      <w:r w:rsidR="00993A91" w:rsidRPr="00FE3FE5">
        <w:rPr>
          <w:rFonts w:cs="Arial"/>
          <w:i/>
          <w:noProof/>
          <w:color w:val="00B050"/>
          <w:szCs w:val="24"/>
        </w:rPr>
        <w:t>1</w:t>
      </w:r>
      <w:r w:rsidRPr="00FE3FE5">
        <w:rPr>
          <w:rFonts w:cs="Arial"/>
          <w:i/>
          <w:color w:val="00B050"/>
          <w:szCs w:val="24"/>
        </w:rPr>
        <w:fldChar w:fldCharType="end"/>
      </w:r>
      <w:r w:rsidRPr="00FE3FE5">
        <w:rPr>
          <w:rFonts w:cs="Arial"/>
          <w:i/>
          <w:color w:val="00B050"/>
          <w:szCs w:val="24"/>
        </w:rPr>
        <w:t>. State of the Art Literature Review Selection Process and Results</w:t>
      </w:r>
      <w:bookmarkEnd w:id="907"/>
      <w:bookmarkEnd w:id="908"/>
    </w:p>
    <w:tbl>
      <w:tblPr>
        <w:tblW w:w="9260" w:type="dxa"/>
        <w:jc w:val="center"/>
        <w:tblLook w:val="04A0" w:firstRow="1" w:lastRow="0" w:firstColumn="1" w:lastColumn="0" w:noHBand="0" w:noVBand="1"/>
      </w:tblPr>
      <w:tblGrid>
        <w:gridCol w:w="895"/>
        <w:gridCol w:w="1985"/>
        <w:gridCol w:w="1080"/>
        <w:gridCol w:w="2340"/>
        <w:gridCol w:w="2960"/>
      </w:tblGrid>
      <w:tr w:rsidR="00D240EF" w:rsidRPr="00FE3FE5" w14:paraId="7BD65B65" w14:textId="77777777" w:rsidTr="00AA223A">
        <w:trPr>
          <w:trHeight w:val="1449"/>
          <w:jc w:val="center"/>
        </w:trPr>
        <w:tc>
          <w:tcPr>
            <w:tcW w:w="895" w:type="dxa"/>
            <w:vMerge w:val="restart"/>
          </w:tcPr>
          <w:p w14:paraId="0FFC7344"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3" behindDoc="1" locked="0" layoutInCell="1" allowOverlap="1" wp14:anchorId="74BE5896" wp14:editId="455955CF">
                      <wp:simplePos x="0" y="0"/>
                      <wp:positionH relativeFrom="column">
                        <wp:posOffset>-392430</wp:posOffset>
                      </wp:positionH>
                      <wp:positionV relativeFrom="paragraph">
                        <wp:posOffset>457200</wp:posOffset>
                      </wp:positionV>
                      <wp:extent cx="1226820" cy="312420"/>
                      <wp:effectExtent l="0" t="0" r="11430" b="11430"/>
                      <wp:wrapTight wrapText="bothSides">
                        <wp:wrapPolygon edited="0">
                          <wp:start x="21600" y="0"/>
                          <wp:lineTo x="134" y="0"/>
                          <wp:lineTo x="134" y="21073"/>
                          <wp:lineTo x="21600" y="21073"/>
                          <wp:lineTo x="21600" y="0"/>
                        </wp:wrapPolygon>
                      </wp:wrapTight>
                      <wp:docPr id="1" name="Rectangle: Rounded Corners 1"/>
                      <wp:cNvGraphicFramePr/>
                      <a:graphic xmlns:a="http://schemas.openxmlformats.org/drawingml/2006/main">
                        <a:graphicData uri="http://schemas.microsoft.com/office/word/2010/wordprocessingShape">
                          <wps:wsp>
                            <wps:cNvSpPr/>
                            <wps:spPr>
                              <a:xfrm rot="16200000">
                                <a:off x="0" y="0"/>
                                <a:ext cx="1226820" cy="312420"/>
                              </a:xfrm>
                              <a:prstGeom prst="roundRect">
                                <a:avLst/>
                              </a:prstGeom>
                              <a:noFill/>
                              <a:ln w="12700">
                                <a:solidFill>
                                  <a:srgbClr val="1E355E"/>
                                </a:solidFill>
                              </a:ln>
                            </wps:spPr>
                            <wps:style>
                              <a:lnRef idx="2">
                                <a:schemeClr val="accent6"/>
                              </a:lnRef>
                              <a:fillRef idx="1">
                                <a:schemeClr val="lt1"/>
                              </a:fillRef>
                              <a:effectRef idx="0">
                                <a:schemeClr val="accent6"/>
                              </a:effectRef>
                              <a:fontRef idx="minor">
                                <a:schemeClr val="dk1"/>
                              </a:fontRef>
                            </wps:style>
                            <wps:txbx>
                              <w:txbxContent>
                                <w:p w14:paraId="4DD60675" w14:textId="77777777" w:rsidR="009E010B" w:rsidRPr="00DC2C57" w:rsidRDefault="009E010B" w:rsidP="00D240EF">
                                  <w:pPr>
                                    <w:jc w:val="center"/>
                                    <w:rPr>
                                      <w:rFonts w:cs="Arial"/>
                                    </w:rPr>
                                  </w:pPr>
                                  <w:r w:rsidRPr="00DC2C57">
                                    <w:rPr>
                                      <w:rFonts w:cs="Arial"/>
                                      <w:color w:val="1E355E"/>
                                      <w:lang w:val="en"/>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BE5896" id="Rectangle: Rounded Corners 1" o:spid="_x0000_s1026" style="position:absolute;margin-left:-30.9pt;margin-top:36pt;width:96.6pt;height:24.6pt;rotation:-90;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" filled="f" strokecolor="#1e355e" strokeweight="1pt">
                      <v:textbox>
                        <w:txbxContent>
                          <w:p w14:paraId="4DD60675" w14:textId="77777777" w:rsidR="009E010B" w:rsidRPr="00DC2C57" w:rsidRDefault="009E010B" w:rsidP="00D240EF">
                            <w:pPr>
                              <w:jc w:val="center"/>
                              <w:rPr>
                                <w:rFonts w:cs="Arial"/>
                              </w:rPr>
                            </w:pPr>
                            <w:r w:rsidRPr="00DC2C57">
                              <w:rPr>
                                <w:rFonts w:cs="Arial"/>
                                <w:color w:val="1E355E"/>
                                <w:lang w:val="en"/>
                              </w:rPr>
                              <w:t>Identification</w:t>
                            </w:r>
                          </w:p>
                        </w:txbxContent>
                      </v:textbox>
                      <w10:wrap type="tight"/>
                    </v:roundrect>
                  </w:pict>
                </mc:Fallback>
              </mc:AlternateContent>
            </w:r>
          </w:p>
        </w:tc>
        <w:tc>
          <w:tcPr>
            <w:tcW w:w="1985" w:type="dxa"/>
          </w:tcPr>
          <w:p w14:paraId="62DEBB23"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p>
          <w:p w14:paraId="15BE19D7"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r w:rsidRPr="00FE3FE5">
              <w:rPr>
                <w:rFonts w:cs="Arial"/>
              </w:rPr>
              <w:t xml:space="preserve">Records identified through database </w:t>
            </w:r>
            <w:proofErr w:type="spellStart"/>
            <w:r w:rsidRPr="00FE3FE5">
              <w:rPr>
                <w:rFonts w:cs="Arial"/>
              </w:rPr>
              <w:t>searchings</w:t>
            </w:r>
            <w:proofErr w:type="spellEnd"/>
            <w:r w:rsidRPr="00FE3FE5">
              <w:rPr>
                <w:rFonts w:cs="Arial"/>
              </w:rPr>
              <w:t xml:space="preserve"> </w:t>
            </w:r>
            <w:r w:rsidRPr="00FE3FE5">
              <w:rPr>
                <w:rFonts w:cs="Arial"/>
              </w:rPr>
              <w:br/>
              <w:t>N = 385</w:t>
            </w:r>
          </w:p>
          <w:p w14:paraId="38F204B4"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p>
        </w:tc>
        <w:tc>
          <w:tcPr>
            <w:tcW w:w="1080" w:type="dxa"/>
          </w:tcPr>
          <w:p w14:paraId="37AB3EB0" w14:textId="77777777" w:rsidR="00D240EF" w:rsidRPr="00FE3FE5" w:rsidRDefault="00D240EF" w:rsidP="00AA223A">
            <w:pPr>
              <w:rPr>
                <w:rFonts w:cs="Arial"/>
              </w:rPr>
            </w:pPr>
          </w:p>
        </w:tc>
        <w:tc>
          <w:tcPr>
            <w:tcW w:w="2340" w:type="dxa"/>
          </w:tcPr>
          <w:p w14:paraId="3F90C2D9"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p>
          <w:p w14:paraId="2F8FE1AA"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r w:rsidRPr="00FE3FE5">
              <w:rPr>
                <w:rFonts w:cs="Arial"/>
              </w:rPr>
              <w:t xml:space="preserve">Additional records </w:t>
            </w:r>
          </w:p>
          <w:p w14:paraId="3DD100A3"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r w:rsidRPr="00FE3FE5">
              <w:rPr>
                <w:rFonts w:cs="Arial"/>
              </w:rPr>
              <w:t xml:space="preserve">identified through other sources </w:t>
            </w:r>
            <w:r w:rsidRPr="00FE3FE5">
              <w:rPr>
                <w:rFonts w:cs="Arial"/>
              </w:rPr>
              <w:br/>
              <w:t>N = 75</w:t>
            </w:r>
          </w:p>
          <w:p w14:paraId="16124ACE"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rPr>
                <w:rFonts w:cs="Arial"/>
              </w:rPr>
            </w:pPr>
          </w:p>
        </w:tc>
        <w:tc>
          <w:tcPr>
            <w:tcW w:w="2960" w:type="dxa"/>
          </w:tcPr>
          <w:p w14:paraId="56CC6F4A" w14:textId="77777777" w:rsidR="00D240EF" w:rsidRPr="00FE3FE5" w:rsidRDefault="00D240EF" w:rsidP="00AA223A">
            <w:pPr>
              <w:rPr>
                <w:rFonts w:cs="Arial"/>
              </w:rPr>
            </w:pPr>
          </w:p>
        </w:tc>
      </w:tr>
      <w:tr w:rsidR="00D240EF" w:rsidRPr="00FE3FE5" w14:paraId="570FCC18" w14:textId="77777777" w:rsidTr="00AA223A">
        <w:trPr>
          <w:trHeight w:val="456"/>
          <w:jc w:val="center"/>
        </w:trPr>
        <w:tc>
          <w:tcPr>
            <w:tcW w:w="895" w:type="dxa"/>
            <w:vMerge/>
          </w:tcPr>
          <w:p w14:paraId="697D3902" w14:textId="77777777" w:rsidR="00D240EF" w:rsidRPr="00FE3FE5" w:rsidRDefault="00D240EF" w:rsidP="00AA223A">
            <w:pPr>
              <w:rPr>
                <w:rFonts w:cs="Arial"/>
              </w:rPr>
            </w:pPr>
          </w:p>
        </w:tc>
        <w:tc>
          <w:tcPr>
            <w:tcW w:w="1985" w:type="dxa"/>
          </w:tcPr>
          <w:p w14:paraId="040103BB"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6" behindDoc="0" locked="0" layoutInCell="1" allowOverlap="1" wp14:anchorId="0F3DCA3B" wp14:editId="5083FFB7">
                      <wp:simplePos x="0" y="0"/>
                      <wp:positionH relativeFrom="column">
                        <wp:posOffset>420370</wp:posOffset>
                      </wp:positionH>
                      <wp:positionV relativeFrom="paragraph">
                        <wp:posOffset>11430</wp:posOffset>
                      </wp:positionV>
                      <wp:extent cx="45719" cy="190500"/>
                      <wp:effectExtent l="19050" t="0" r="31115" b="38100"/>
                      <wp:wrapNone/>
                      <wp:docPr id="27" name="Arrow: Down 27"/>
                      <wp:cNvGraphicFramePr/>
                      <a:graphic xmlns:a="http://schemas.openxmlformats.org/drawingml/2006/main">
                        <a:graphicData uri="http://schemas.microsoft.com/office/word/2010/wordprocessingShape">
                          <wps:wsp>
                            <wps:cNvSpPr/>
                            <wps:spPr>
                              <a:xfrm>
                                <a:off x="0" y="0"/>
                                <a:ext cx="45719" cy="190500"/>
                              </a:xfrm>
                              <a:prstGeom prst="down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7E340616">
                    <v:shapetype id="_x0000_t67" coordsize="21600,21600" o:spt="67" adj="16200,5400" path="m0@0l@1@0@1,0@2,0@2@0,21600@0,10800,21600xe" w14:anchorId="411DD9DC">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27" style="position:absolute;margin-left:33.1pt;margin-top:.9pt;width:3.6pt;height: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e355e" strokecolor="#1e355e" strokeweight="2pt" type="#_x0000_t67" adj="1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"/>
                  </w:pict>
                </mc:Fallback>
              </mc:AlternateContent>
            </w:r>
          </w:p>
          <w:p w14:paraId="35F8D608" w14:textId="77777777" w:rsidR="00D240EF" w:rsidRPr="00FE3FE5" w:rsidRDefault="00D240EF" w:rsidP="00AA223A">
            <w:pPr>
              <w:rPr>
                <w:rFonts w:cs="Arial"/>
              </w:rPr>
            </w:pPr>
          </w:p>
        </w:tc>
        <w:tc>
          <w:tcPr>
            <w:tcW w:w="1080" w:type="dxa"/>
          </w:tcPr>
          <w:p w14:paraId="2637B41E" w14:textId="77777777" w:rsidR="00D240EF" w:rsidRPr="00FE3FE5" w:rsidRDefault="00D240EF" w:rsidP="00AA223A">
            <w:pPr>
              <w:rPr>
                <w:rFonts w:cs="Arial"/>
              </w:rPr>
            </w:pPr>
          </w:p>
        </w:tc>
        <w:tc>
          <w:tcPr>
            <w:tcW w:w="2340" w:type="dxa"/>
          </w:tcPr>
          <w:p w14:paraId="4205BA1D"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7" behindDoc="0" locked="0" layoutInCell="1" allowOverlap="1" wp14:anchorId="72F5F7DA" wp14:editId="6132675F">
                      <wp:simplePos x="0" y="0"/>
                      <wp:positionH relativeFrom="column">
                        <wp:posOffset>186055</wp:posOffset>
                      </wp:positionH>
                      <wp:positionV relativeFrom="paragraph">
                        <wp:posOffset>8890</wp:posOffset>
                      </wp:positionV>
                      <wp:extent cx="45719" cy="190500"/>
                      <wp:effectExtent l="19050" t="0" r="31115" b="38100"/>
                      <wp:wrapNone/>
                      <wp:docPr id="28" name="Arrow: Down 28"/>
                      <wp:cNvGraphicFramePr/>
                      <a:graphic xmlns:a="http://schemas.openxmlformats.org/drawingml/2006/main">
                        <a:graphicData uri="http://schemas.microsoft.com/office/word/2010/wordprocessingShape">
                          <wps:wsp>
                            <wps:cNvSpPr/>
                            <wps:spPr>
                              <a:xfrm>
                                <a:off x="0" y="0"/>
                                <a:ext cx="45719" cy="190500"/>
                              </a:xfrm>
                              <a:prstGeom prst="down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BCF2222">
                    <v:shape id="Arrow: Down 28" style="position:absolute;margin-left:14.65pt;margin-top:.7pt;width:3.6pt;height: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e355e" strokecolor="#1e355e" strokeweight="2pt" type="#_x0000_t67" adj="1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" w14:anchorId="0392D810"/>
                  </w:pict>
                </mc:Fallback>
              </mc:AlternateContent>
            </w:r>
          </w:p>
        </w:tc>
        <w:tc>
          <w:tcPr>
            <w:tcW w:w="2960" w:type="dxa"/>
          </w:tcPr>
          <w:p w14:paraId="70C1D4DB" w14:textId="77777777" w:rsidR="00D240EF" w:rsidRPr="00FE3FE5" w:rsidRDefault="00D240EF" w:rsidP="00AA223A">
            <w:pPr>
              <w:rPr>
                <w:rFonts w:cs="Arial"/>
              </w:rPr>
            </w:pPr>
          </w:p>
        </w:tc>
      </w:tr>
      <w:tr w:rsidR="00D240EF" w:rsidRPr="00FE3FE5" w14:paraId="24AF61B4" w14:textId="77777777" w:rsidTr="00AA223A">
        <w:trPr>
          <w:trHeight w:val="233"/>
          <w:jc w:val="center"/>
        </w:trPr>
        <w:tc>
          <w:tcPr>
            <w:tcW w:w="895" w:type="dxa"/>
            <w:vMerge/>
          </w:tcPr>
          <w:p w14:paraId="14159C59" w14:textId="77777777" w:rsidR="00D240EF" w:rsidRPr="00FE3FE5" w:rsidRDefault="00D240EF" w:rsidP="00AA223A">
            <w:pPr>
              <w:rPr>
                <w:rFonts w:cs="Arial"/>
              </w:rPr>
            </w:pPr>
          </w:p>
        </w:tc>
        <w:tc>
          <w:tcPr>
            <w:tcW w:w="5405" w:type="dxa"/>
            <w:gridSpan w:val="3"/>
          </w:tcPr>
          <w:p w14:paraId="1C1BBDD4" w14:textId="77777777" w:rsidR="00D240EF" w:rsidRPr="00FE3FE5" w:rsidRDefault="00D240EF" w:rsidP="00AA223A">
            <w:pPr>
              <w:pBdr>
                <w:top w:val="single" w:sz="12" w:space="4" w:color="1E355E"/>
                <w:left w:val="single" w:sz="12" w:space="3" w:color="1E355E"/>
                <w:bottom w:val="single" w:sz="12" w:space="4" w:color="1E355E"/>
                <w:right w:val="single" w:sz="12" w:space="3" w:color="1E355E"/>
              </w:pBdr>
              <w:rPr>
                <w:rFonts w:cs="Arial"/>
              </w:rPr>
            </w:pPr>
            <w:r w:rsidRPr="00FE3FE5">
              <w:rPr>
                <w:rFonts w:cs="Arial"/>
              </w:rPr>
              <w:t>Records after duplicates removed N = 459</w:t>
            </w:r>
          </w:p>
        </w:tc>
        <w:tc>
          <w:tcPr>
            <w:tcW w:w="2960" w:type="dxa"/>
          </w:tcPr>
          <w:p w14:paraId="6F4E2A08" w14:textId="77777777" w:rsidR="00D240EF" w:rsidRPr="00FE3FE5" w:rsidRDefault="00D240EF" w:rsidP="00AA223A">
            <w:pPr>
              <w:rPr>
                <w:rFonts w:cs="Arial"/>
              </w:rPr>
            </w:pPr>
          </w:p>
        </w:tc>
      </w:tr>
      <w:tr w:rsidR="00D240EF" w:rsidRPr="00FE3FE5" w14:paraId="78427061" w14:textId="77777777" w:rsidTr="00AA223A">
        <w:trPr>
          <w:trHeight w:val="477"/>
          <w:jc w:val="center"/>
        </w:trPr>
        <w:tc>
          <w:tcPr>
            <w:tcW w:w="895" w:type="dxa"/>
          </w:tcPr>
          <w:p w14:paraId="77440656" w14:textId="77777777" w:rsidR="00D240EF" w:rsidRPr="00FE3FE5" w:rsidRDefault="00D240EF" w:rsidP="00AA223A">
            <w:pPr>
              <w:rPr>
                <w:rFonts w:cs="Arial"/>
              </w:rPr>
            </w:pPr>
          </w:p>
        </w:tc>
        <w:tc>
          <w:tcPr>
            <w:tcW w:w="1985" w:type="dxa"/>
          </w:tcPr>
          <w:p w14:paraId="07B40A2E" w14:textId="77777777" w:rsidR="00D240EF" w:rsidRPr="00FE3FE5" w:rsidRDefault="00D240EF" w:rsidP="00AA223A">
            <w:pPr>
              <w:ind w:firstLine="720"/>
              <w:rPr>
                <w:rFonts w:cs="Arial"/>
              </w:rPr>
            </w:pPr>
            <w:r w:rsidRPr="00FE3FE5">
              <w:rPr>
                <w:rFonts w:cs="Arial"/>
                <w:noProof/>
              </w:rPr>
              <mc:AlternateContent>
                <mc:Choice Requires="wps">
                  <w:drawing>
                    <wp:anchor distT="0" distB="0" distL="114300" distR="114300" simplePos="0" relativeHeight="251658248" behindDoc="0" locked="0" layoutInCell="1" allowOverlap="1" wp14:anchorId="65B4870B" wp14:editId="59ADA18A">
                      <wp:simplePos x="0" y="0"/>
                      <wp:positionH relativeFrom="column">
                        <wp:posOffset>429895</wp:posOffset>
                      </wp:positionH>
                      <wp:positionV relativeFrom="paragraph">
                        <wp:posOffset>45085</wp:posOffset>
                      </wp:positionV>
                      <wp:extent cx="45719" cy="190500"/>
                      <wp:effectExtent l="19050" t="0" r="31115" b="38100"/>
                      <wp:wrapNone/>
                      <wp:docPr id="29" name="Arrow: Down 29"/>
                      <wp:cNvGraphicFramePr/>
                      <a:graphic xmlns:a="http://schemas.openxmlformats.org/drawingml/2006/main">
                        <a:graphicData uri="http://schemas.microsoft.com/office/word/2010/wordprocessingShape">
                          <wps:wsp>
                            <wps:cNvSpPr/>
                            <wps:spPr>
                              <a:xfrm>
                                <a:off x="0" y="0"/>
                                <a:ext cx="45719" cy="190500"/>
                              </a:xfrm>
                              <a:prstGeom prst="down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9D0FEF6">
                    <v:shape id="Arrow: Down 29" style="position:absolute;margin-left:33.85pt;margin-top:3.55pt;width:3.6pt;height: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e355e" strokecolor="#1e355e" strokeweight="2pt" type="#_x0000_t67" adj="1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" w14:anchorId="616C0EA4"/>
                  </w:pict>
                </mc:Fallback>
              </mc:AlternateContent>
            </w:r>
          </w:p>
        </w:tc>
        <w:tc>
          <w:tcPr>
            <w:tcW w:w="1080" w:type="dxa"/>
          </w:tcPr>
          <w:p w14:paraId="20F740C8" w14:textId="77777777" w:rsidR="00D240EF" w:rsidRPr="00FE3FE5" w:rsidRDefault="00D240EF" w:rsidP="00AA223A">
            <w:pPr>
              <w:rPr>
                <w:rFonts w:cs="Arial"/>
              </w:rPr>
            </w:pPr>
          </w:p>
        </w:tc>
        <w:tc>
          <w:tcPr>
            <w:tcW w:w="2340" w:type="dxa"/>
          </w:tcPr>
          <w:p w14:paraId="487D09BA" w14:textId="77777777" w:rsidR="00D240EF" w:rsidRPr="00FE3FE5" w:rsidRDefault="00D240EF" w:rsidP="00AA223A">
            <w:pPr>
              <w:rPr>
                <w:rFonts w:cs="Arial"/>
              </w:rPr>
            </w:pPr>
          </w:p>
        </w:tc>
        <w:tc>
          <w:tcPr>
            <w:tcW w:w="2960" w:type="dxa"/>
          </w:tcPr>
          <w:p w14:paraId="7FEB12F0" w14:textId="77777777" w:rsidR="00D240EF" w:rsidRPr="00FE3FE5" w:rsidRDefault="00D240EF" w:rsidP="00AA223A">
            <w:pPr>
              <w:rPr>
                <w:rFonts w:cs="Arial"/>
              </w:rPr>
            </w:pPr>
          </w:p>
        </w:tc>
      </w:tr>
      <w:tr w:rsidR="00D240EF" w:rsidRPr="00FE3FE5" w14:paraId="3DBE6310" w14:textId="77777777" w:rsidTr="00AA223A">
        <w:trPr>
          <w:trHeight w:val="1620"/>
          <w:jc w:val="center"/>
        </w:trPr>
        <w:tc>
          <w:tcPr>
            <w:tcW w:w="895" w:type="dxa"/>
          </w:tcPr>
          <w:p w14:paraId="27DE285C"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0" behindDoc="1" locked="0" layoutInCell="1" allowOverlap="1" wp14:anchorId="751AFE3A" wp14:editId="2797E1C5">
                      <wp:simplePos x="0" y="0"/>
                      <wp:positionH relativeFrom="column">
                        <wp:posOffset>-255270</wp:posOffset>
                      </wp:positionH>
                      <wp:positionV relativeFrom="paragraph">
                        <wp:posOffset>326390</wp:posOffset>
                      </wp:positionV>
                      <wp:extent cx="937260" cy="312420"/>
                      <wp:effectExtent l="7620" t="0" r="22860" b="22860"/>
                      <wp:wrapTight wrapText="bothSides">
                        <wp:wrapPolygon edited="0">
                          <wp:start x="21424" y="-527"/>
                          <wp:lineTo x="-88" y="-527"/>
                          <wp:lineTo x="-88" y="21863"/>
                          <wp:lineTo x="21424" y="21863"/>
                          <wp:lineTo x="21424" y="-527"/>
                        </wp:wrapPolygon>
                      </wp:wrapTight>
                      <wp:docPr id="30" name="Rectangle: Rounded Corners 30"/>
                      <wp:cNvGraphicFramePr/>
                      <a:graphic xmlns:a="http://schemas.openxmlformats.org/drawingml/2006/main">
                        <a:graphicData uri="http://schemas.microsoft.com/office/word/2010/wordprocessingShape">
                          <wps:wsp>
                            <wps:cNvSpPr/>
                            <wps:spPr>
                              <a:xfrm rot="16200000">
                                <a:off x="0" y="0"/>
                                <a:ext cx="937260" cy="312420"/>
                              </a:xfrm>
                              <a:prstGeom prst="roundRect">
                                <a:avLst/>
                              </a:prstGeom>
                              <a:noFill/>
                              <a:ln w="12700">
                                <a:solidFill>
                                  <a:srgbClr val="1E355E"/>
                                </a:solidFill>
                              </a:ln>
                            </wps:spPr>
                            <wps:style>
                              <a:lnRef idx="2">
                                <a:schemeClr val="accent6"/>
                              </a:lnRef>
                              <a:fillRef idx="1">
                                <a:schemeClr val="lt1"/>
                              </a:fillRef>
                              <a:effectRef idx="0">
                                <a:schemeClr val="accent6"/>
                              </a:effectRef>
                              <a:fontRef idx="minor">
                                <a:schemeClr val="dk1"/>
                              </a:fontRef>
                            </wps:style>
                            <wps:txbx>
                              <w:txbxContent>
                                <w:p w14:paraId="12D49E60" w14:textId="77777777" w:rsidR="009E010B" w:rsidRPr="00DC2C57" w:rsidRDefault="009E010B" w:rsidP="00D240EF">
                                  <w:pPr>
                                    <w:jc w:val="center"/>
                                    <w:rPr>
                                      <w:rFonts w:cs="Arial"/>
                                    </w:rPr>
                                  </w:pPr>
                                  <w:r>
                                    <w:rPr>
                                      <w:rFonts w:cs="Arial"/>
                                      <w:color w:val="1E355E"/>
                                      <w:lang w:val="en"/>
                                    </w:rPr>
                                    <w:t>Screening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1AFE3A" id="Rectangle: Rounded Corners 30" o:spid="_x0000_s1027" style="position:absolute;margin-left:-20.1pt;margin-top:25.7pt;width:73.8pt;height:24.6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" filled="f" strokecolor="#1e355e" strokeweight="1pt">
                      <v:textbox>
                        <w:txbxContent>
                          <w:p w14:paraId="12D49E60" w14:textId="77777777" w:rsidR="009E010B" w:rsidRPr="00DC2C57" w:rsidRDefault="009E010B" w:rsidP="00D240EF">
                            <w:pPr>
                              <w:jc w:val="center"/>
                              <w:rPr>
                                <w:rFonts w:cs="Arial"/>
                              </w:rPr>
                            </w:pPr>
                            <w:r>
                              <w:rPr>
                                <w:rFonts w:cs="Arial"/>
                                <w:color w:val="1E355E"/>
                                <w:lang w:val="en"/>
                              </w:rPr>
                              <w:t>Screening</w:t>
                            </w:r>
                          </w:p>
                        </w:txbxContent>
                      </v:textbox>
                      <w10:wrap type="tight"/>
                    </v:roundrect>
                  </w:pict>
                </mc:Fallback>
              </mc:AlternateContent>
            </w:r>
          </w:p>
        </w:tc>
        <w:tc>
          <w:tcPr>
            <w:tcW w:w="1985" w:type="dxa"/>
          </w:tcPr>
          <w:p w14:paraId="10BF1349"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r w:rsidRPr="00FE3FE5">
              <w:rPr>
                <w:rFonts w:cs="Arial"/>
              </w:rPr>
              <w:t xml:space="preserve">Records </w:t>
            </w:r>
            <w:proofErr w:type="gramStart"/>
            <w:r w:rsidRPr="00FE3FE5">
              <w:rPr>
                <w:rFonts w:cs="Arial"/>
              </w:rPr>
              <w:t>screened</w:t>
            </w:r>
            <w:proofErr w:type="gramEnd"/>
            <w:r w:rsidRPr="00FE3FE5">
              <w:rPr>
                <w:rFonts w:cs="Arial"/>
              </w:rPr>
              <w:t xml:space="preserve"> </w:t>
            </w:r>
          </w:p>
          <w:p w14:paraId="0D53A466"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r w:rsidRPr="00FE3FE5">
              <w:rPr>
                <w:rFonts w:cs="Arial"/>
              </w:rPr>
              <w:t>N = 459</w:t>
            </w:r>
          </w:p>
          <w:p w14:paraId="5CD69E77"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308A2B06"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3FA15F52"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2CD293F9"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2583805D"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40E03F82"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p>
        </w:tc>
        <w:tc>
          <w:tcPr>
            <w:tcW w:w="1080" w:type="dxa"/>
          </w:tcPr>
          <w:p w14:paraId="75F14241" w14:textId="77777777" w:rsidR="00D240EF" w:rsidRPr="00FE3FE5" w:rsidRDefault="00D240EF" w:rsidP="00AA223A">
            <w:pPr>
              <w:rPr>
                <w:rFonts w:cs="Arial"/>
              </w:rPr>
            </w:pPr>
          </w:p>
          <w:p w14:paraId="4387A442"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4" behindDoc="0" locked="0" layoutInCell="1" allowOverlap="1" wp14:anchorId="08BD0F39" wp14:editId="57FDAA37">
                      <wp:simplePos x="0" y="0"/>
                      <wp:positionH relativeFrom="column">
                        <wp:posOffset>28575</wp:posOffset>
                      </wp:positionH>
                      <wp:positionV relativeFrom="paragraph">
                        <wp:posOffset>80010</wp:posOffset>
                      </wp:positionV>
                      <wp:extent cx="358140" cy="45719"/>
                      <wp:effectExtent l="0" t="19050" r="41910" b="31115"/>
                      <wp:wrapNone/>
                      <wp:docPr id="31" name="Arrow: Right 31"/>
                      <wp:cNvGraphicFramePr/>
                      <a:graphic xmlns:a="http://schemas.openxmlformats.org/drawingml/2006/main">
                        <a:graphicData uri="http://schemas.microsoft.com/office/word/2010/wordprocessingShape">
                          <wps:wsp>
                            <wps:cNvSpPr/>
                            <wps:spPr>
                              <a:xfrm>
                                <a:off x="0" y="0"/>
                                <a:ext cx="358140" cy="45719"/>
                              </a:xfrm>
                              <a:prstGeom prst="right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0A8D8FDD">
                    <v:shapetype id="_x0000_t13" coordsize="21600,21600" o:spt="13" adj="16200,5400" path="m@0,l@0@1,0@1,0@2@0@2@0,21600,21600,10800xe" w14:anchorId="40E35B6F">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31" style="position:absolute;margin-left:2.25pt;margin-top:6.3pt;width:28.2pt;height:3.6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e355e" strokecolor="#1e355e" strokeweight="2pt" type="#_x0000_t13" adj="20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"/>
                  </w:pict>
                </mc:Fallback>
              </mc:AlternateContent>
            </w:r>
          </w:p>
          <w:p w14:paraId="45B56080" w14:textId="77777777" w:rsidR="00D240EF" w:rsidRPr="00FE3FE5" w:rsidRDefault="00D240EF" w:rsidP="00AA223A">
            <w:pPr>
              <w:rPr>
                <w:rFonts w:cs="Arial"/>
              </w:rPr>
            </w:pPr>
          </w:p>
          <w:p w14:paraId="5A43F740" w14:textId="77777777" w:rsidR="00D240EF" w:rsidRPr="00FE3FE5" w:rsidRDefault="00D240EF" w:rsidP="00AA223A">
            <w:pPr>
              <w:rPr>
                <w:rFonts w:cs="Arial"/>
              </w:rPr>
            </w:pPr>
          </w:p>
          <w:p w14:paraId="7C71298A" w14:textId="77777777" w:rsidR="00D240EF" w:rsidRPr="00FE3FE5" w:rsidRDefault="00D240EF" w:rsidP="00AA223A">
            <w:pPr>
              <w:rPr>
                <w:rFonts w:cs="Arial"/>
              </w:rPr>
            </w:pPr>
          </w:p>
          <w:p w14:paraId="1C53846D" w14:textId="77777777" w:rsidR="00D240EF" w:rsidRPr="00FE3FE5" w:rsidRDefault="00D240EF" w:rsidP="00AA223A">
            <w:pPr>
              <w:rPr>
                <w:rFonts w:cs="Arial"/>
              </w:rPr>
            </w:pPr>
          </w:p>
        </w:tc>
        <w:tc>
          <w:tcPr>
            <w:tcW w:w="5300" w:type="dxa"/>
            <w:gridSpan w:val="2"/>
          </w:tcPr>
          <w:p w14:paraId="4B0C15A6"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r w:rsidRPr="00FE3FE5">
              <w:rPr>
                <w:rFonts w:cs="Arial"/>
              </w:rPr>
              <w:t>Records excluded N = 174</w:t>
            </w:r>
          </w:p>
          <w:p w14:paraId="29A76928"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r w:rsidRPr="00FE3FE5">
              <w:rPr>
                <w:rFonts w:cs="Arial"/>
              </w:rPr>
              <w:t>--------------------------------------------------------</w:t>
            </w:r>
          </w:p>
          <w:p w14:paraId="1679F3EF"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 xml:space="preserve">(E1) No abstract available (except clinical </w:t>
            </w:r>
            <w:proofErr w:type="spellStart"/>
            <w:r w:rsidRPr="00FE3FE5">
              <w:rPr>
                <w:rFonts w:eastAsiaTheme="majorEastAsia" w:cs="Arial"/>
              </w:rPr>
              <w:t>pra</w:t>
            </w:r>
            <w:proofErr w:type="spellEnd"/>
            <w:r w:rsidRPr="00FE3FE5">
              <w:rPr>
                <w:rFonts w:eastAsiaTheme="majorEastAsia" w:cs="Arial"/>
              </w:rPr>
              <w:t>... (N = 38)</w:t>
            </w:r>
          </w:p>
          <w:p w14:paraId="5F8FC77A"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(E3) Duplicated references (N = 23)</w:t>
            </w:r>
          </w:p>
          <w:p w14:paraId="29E4813E"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(E5) Commentary, methods papers, editorials, an... (N = 1)</w:t>
            </w:r>
          </w:p>
          <w:p w14:paraId="3E3EECE8"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(E6) Article presents information covered in an... (N = 4)</w:t>
            </w:r>
          </w:p>
          <w:p w14:paraId="0F1361C4"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(E7) Article does not meet any inclusion criteria (N = 108)</w:t>
            </w:r>
          </w:p>
          <w:p w14:paraId="759A5BBD"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p>
        </w:tc>
      </w:tr>
      <w:tr w:rsidR="00D240EF" w:rsidRPr="00FE3FE5" w14:paraId="50716C48" w14:textId="77777777" w:rsidTr="00AA223A">
        <w:trPr>
          <w:trHeight w:val="521"/>
          <w:jc w:val="center"/>
        </w:trPr>
        <w:tc>
          <w:tcPr>
            <w:tcW w:w="895" w:type="dxa"/>
          </w:tcPr>
          <w:p w14:paraId="4BEB2AF6" w14:textId="77777777" w:rsidR="00D240EF" w:rsidRPr="00FE3FE5" w:rsidRDefault="00D240EF" w:rsidP="00AA223A">
            <w:pPr>
              <w:rPr>
                <w:rFonts w:cs="Arial"/>
              </w:rPr>
            </w:pPr>
          </w:p>
        </w:tc>
        <w:tc>
          <w:tcPr>
            <w:tcW w:w="1985" w:type="dxa"/>
          </w:tcPr>
          <w:p w14:paraId="17DC0A84" w14:textId="77777777" w:rsidR="00D240EF" w:rsidRPr="00FE3FE5" w:rsidRDefault="00D240EF" w:rsidP="00AA223A">
            <w:pPr>
              <w:ind w:firstLine="720"/>
              <w:rPr>
                <w:rFonts w:cs="Arial"/>
              </w:rPr>
            </w:pPr>
            <w:r w:rsidRPr="00FE3FE5">
              <w:rPr>
                <w:rFonts w:cs="Arial"/>
                <w:noProof/>
              </w:rPr>
              <mc:AlternateContent>
                <mc:Choice Requires="wps">
                  <w:drawing>
                    <wp:anchor distT="0" distB="0" distL="114300" distR="114300" simplePos="0" relativeHeight="251658249" behindDoc="0" locked="0" layoutInCell="1" allowOverlap="1" wp14:anchorId="3977D5C6" wp14:editId="4550E5F2">
                      <wp:simplePos x="0" y="0"/>
                      <wp:positionH relativeFrom="column">
                        <wp:posOffset>429895</wp:posOffset>
                      </wp:positionH>
                      <wp:positionV relativeFrom="paragraph">
                        <wp:posOffset>45085</wp:posOffset>
                      </wp:positionV>
                      <wp:extent cx="45719" cy="190500"/>
                      <wp:effectExtent l="19050" t="0" r="31115" b="38100"/>
                      <wp:wrapNone/>
                      <wp:docPr id="32" name="Arrow: Down 32"/>
                      <wp:cNvGraphicFramePr/>
                      <a:graphic xmlns:a="http://schemas.openxmlformats.org/drawingml/2006/main">
                        <a:graphicData uri="http://schemas.microsoft.com/office/word/2010/wordprocessingShape">
                          <wps:wsp>
                            <wps:cNvSpPr/>
                            <wps:spPr>
                              <a:xfrm>
                                <a:off x="0" y="0"/>
                                <a:ext cx="45719" cy="190500"/>
                              </a:xfrm>
                              <a:prstGeom prst="down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5B43090">
                    <v:shape id="Arrow: Down 32" style="position:absolute;margin-left:33.85pt;margin-top:3.55pt;width:3.6pt;height: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e355e" strokecolor="#1e355e" strokeweight="2pt" type="#_x0000_t67" adj="1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" w14:anchorId="118217C1"/>
                  </w:pict>
                </mc:Fallback>
              </mc:AlternateContent>
            </w:r>
          </w:p>
        </w:tc>
        <w:tc>
          <w:tcPr>
            <w:tcW w:w="1080" w:type="dxa"/>
          </w:tcPr>
          <w:p w14:paraId="6F8C3A0D" w14:textId="77777777" w:rsidR="00D240EF" w:rsidRPr="00FE3FE5" w:rsidRDefault="00D240EF" w:rsidP="00AA223A">
            <w:pPr>
              <w:rPr>
                <w:rFonts w:cs="Arial"/>
              </w:rPr>
            </w:pPr>
          </w:p>
        </w:tc>
        <w:tc>
          <w:tcPr>
            <w:tcW w:w="2340" w:type="dxa"/>
          </w:tcPr>
          <w:p w14:paraId="719BE53A" w14:textId="77777777" w:rsidR="00D240EF" w:rsidRPr="00FE3FE5" w:rsidRDefault="00D240EF" w:rsidP="00AA223A">
            <w:pPr>
              <w:rPr>
                <w:rFonts w:cs="Arial"/>
              </w:rPr>
            </w:pPr>
          </w:p>
        </w:tc>
        <w:tc>
          <w:tcPr>
            <w:tcW w:w="2960" w:type="dxa"/>
          </w:tcPr>
          <w:p w14:paraId="04B5E07A" w14:textId="77777777" w:rsidR="00D240EF" w:rsidRPr="00FE3FE5" w:rsidRDefault="00D240EF" w:rsidP="00AA223A">
            <w:pPr>
              <w:rPr>
                <w:rFonts w:cs="Arial"/>
              </w:rPr>
            </w:pPr>
          </w:p>
        </w:tc>
      </w:tr>
      <w:tr w:rsidR="00D240EF" w:rsidRPr="00FE3FE5" w14:paraId="52A0D508" w14:textId="77777777" w:rsidTr="00AA223A">
        <w:trPr>
          <w:trHeight w:val="1610"/>
          <w:jc w:val="center"/>
        </w:trPr>
        <w:tc>
          <w:tcPr>
            <w:tcW w:w="895" w:type="dxa"/>
          </w:tcPr>
          <w:p w14:paraId="2A53D655"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1" behindDoc="1" locked="0" layoutInCell="1" allowOverlap="1" wp14:anchorId="4B9246A9" wp14:editId="45ADA1C1">
                      <wp:simplePos x="0" y="0"/>
                      <wp:positionH relativeFrom="column">
                        <wp:posOffset>-257175</wp:posOffset>
                      </wp:positionH>
                      <wp:positionV relativeFrom="paragraph">
                        <wp:posOffset>350520</wp:posOffset>
                      </wp:positionV>
                      <wp:extent cx="937260" cy="312420"/>
                      <wp:effectExtent l="7620" t="0" r="22860" b="22860"/>
                      <wp:wrapTight wrapText="bothSides">
                        <wp:wrapPolygon edited="0">
                          <wp:start x="21424" y="-527"/>
                          <wp:lineTo x="-88" y="-527"/>
                          <wp:lineTo x="-88" y="21863"/>
                          <wp:lineTo x="21424" y="21863"/>
                          <wp:lineTo x="21424" y="-527"/>
                        </wp:wrapPolygon>
                      </wp:wrapTight>
                      <wp:docPr id="33" name="Rectangle: Rounded Corners 33"/>
                      <wp:cNvGraphicFramePr/>
                      <a:graphic xmlns:a="http://schemas.openxmlformats.org/drawingml/2006/main">
                        <a:graphicData uri="http://schemas.microsoft.com/office/word/2010/wordprocessingShape">
                          <wps:wsp>
                            <wps:cNvSpPr/>
                            <wps:spPr>
                              <a:xfrm rot="16200000">
                                <a:off x="0" y="0"/>
                                <a:ext cx="937260" cy="312420"/>
                              </a:xfrm>
                              <a:prstGeom prst="roundRect">
                                <a:avLst/>
                              </a:prstGeom>
                              <a:noFill/>
                              <a:ln w="12700">
                                <a:solidFill>
                                  <a:srgbClr val="1E355E"/>
                                </a:solidFill>
                              </a:ln>
                            </wps:spPr>
                            <wps:style>
                              <a:lnRef idx="2">
                                <a:schemeClr val="accent6"/>
                              </a:lnRef>
                              <a:fillRef idx="1">
                                <a:schemeClr val="lt1"/>
                              </a:fillRef>
                              <a:effectRef idx="0">
                                <a:schemeClr val="accent6"/>
                              </a:effectRef>
                              <a:fontRef idx="minor">
                                <a:schemeClr val="dk1"/>
                              </a:fontRef>
                            </wps:style>
                            <wps:txbx>
                              <w:txbxContent>
                                <w:p w14:paraId="1CB17B89" w14:textId="77777777" w:rsidR="009E010B" w:rsidRPr="00DC2C57" w:rsidRDefault="009E010B" w:rsidP="00D240EF">
                                  <w:pPr>
                                    <w:jc w:val="center"/>
                                    <w:rPr>
                                      <w:rFonts w:cs="Arial"/>
                                    </w:rPr>
                                  </w:pPr>
                                  <w:r>
                                    <w:rPr>
                                      <w:rFonts w:cs="Arial"/>
                                      <w:color w:val="1E355E"/>
                                      <w:lang w:val="en"/>
                                    </w:rPr>
                                    <w:t>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246A9" id="Rectangle: Rounded Corners 33" o:spid="_x0000_s1028" style="position:absolute;margin-left:-20.25pt;margin-top:27.6pt;width:73.8pt;height:24.6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" filled="f" strokecolor="#1e355e" strokeweight="1pt">
                      <v:textbox>
                        <w:txbxContent>
                          <w:p w14:paraId="1CB17B89" w14:textId="77777777" w:rsidR="009E010B" w:rsidRPr="00DC2C57" w:rsidRDefault="009E010B" w:rsidP="00D240EF">
                            <w:pPr>
                              <w:jc w:val="center"/>
                              <w:rPr>
                                <w:rFonts w:cs="Arial"/>
                              </w:rPr>
                            </w:pPr>
                            <w:r>
                              <w:rPr>
                                <w:rFonts w:cs="Arial"/>
                                <w:color w:val="1E355E"/>
                                <w:lang w:val="en"/>
                              </w:rPr>
                              <w:t>Eligibility</w:t>
                            </w:r>
                          </w:p>
                        </w:txbxContent>
                      </v:textbox>
                      <w10:wrap type="tight"/>
                    </v:roundrect>
                  </w:pict>
                </mc:Fallback>
              </mc:AlternateContent>
            </w:r>
          </w:p>
        </w:tc>
        <w:tc>
          <w:tcPr>
            <w:tcW w:w="1985" w:type="dxa"/>
          </w:tcPr>
          <w:p w14:paraId="6D523BFD"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r w:rsidRPr="00FE3FE5">
              <w:rPr>
                <w:rFonts w:cs="Arial"/>
              </w:rPr>
              <w:t xml:space="preserve">Full-text articles assessed for </w:t>
            </w:r>
            <w:proofErr w:type="gramStart"/>
            <w:r w:rsidRPr="00FE3FE5">
              <w:rPr>
                <w:rFonts w:cs="Arial"/>
              </w:rPr>
              <w:t>eligibility</w:t>
            </w:r>
            <w:proofErr w:type="gramEnd"/>
          </w:p>
          <w:p w14:paraId="06D45332"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cs="Arial"/>
              </w:rPr>
              <w:t>N = 285</w:t>
            </w:r>
            <w:r w:rsidRPr="00FE3FE5">
              <w:rPr>
                <w:rFonts w:cs="Arial"/>
              </w:rPr>
              <w:br/>
            </w:r>
          </w:p>
          <w:p w14:paraId="1A88696D"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7E414047"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284BE126"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0209444D"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p>
        </w:tc>
        <w:tc>
          <w:tcPr>
            <w:tcW w:w="1080" w:type="dxa"/>
          </w:tcPr>
          <w:p w14:paraId="388DFB1D" w14:textId="77777777" w:rsidR="00D240EF" w:rsidRPr="00FE3FE5" w:rsidRDefault="00D240EF" w:rsidP="00AA223A">
            <w:pPr>
              <w:rPr>
                <w:rFonts w:cs="Arial"/>
              </w:rPr>
            </w:pPr>
          </w:p>
          <w:p w14:paraId="39E769C5"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5" behindDoc="0" locked="0" layoutInCell="1" allowOverlap="1" wp14:anchorId="31233338" wp14:editId="2E70B779">
                      <wp:simplePos x="0" y="0"/>
                      <wp:positionH relativeFrom="column">
                        <wp:posOffset>20955</wp:posOffset>
                      </wp:positionH>
                      <wp:positionV relativeFrom="paragraph">
                        <wp:posOffset>78740</wp:posOffset>
                      </wp:positionV>
                      <wp:extent cx="358140" cy="45719"/>
                      <wp:effectExtent l="0" t="19050" r="41910" b="31115"/>
                      <wp:wrapNone/>
                      <wp:docPr id="34" name="Arrow: Right 34"/>
                      <wp:cNvGraphicFramePr/>
                      <a:graphic xmlns:a="http://schemas.openxmlformats.org/drawingml/2006/main">
                        <a:graphicData uri="http://schemas.microsoft.com/office/word/2010/wordprocessingShape">
                          <wps:wsp>
                            <wps:cNvSpPr/>
                            <wps:spPr>
                              <a:xfrm>
                                <a:off x="0" y="0"/>
                                <a:ext cx="358140" cy="45719"/>
                              </a:xfrm>
                              <a:prstGeom prst="right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0746A0C9">
                    <v:shape id="Arrow: Right 34" style="position:absolute;margin-left:1.65pt;margin-top:6.2pt;width:28.2pt;height:3.6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e355e" strokecolor="#1e355e" strokeweight="2pt" type="#_x0000_t13" adj="20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" w14:anchorId="6F4DA4B5"/>
                  </w:pict>
                </mc:Fallback>
              </mc:AlternateContent>
            </w:r>
          </w:p>
          <w:p w14:paraId="7DD17A10" w14:textId="77777777" w:rsidR="00D240EF" w:rsidRPr="00FE3FE5" w:rsidRDefault="00D240EF" w:rsidP="00AA223A">
            <w:pPr>
              <w:rPr>
                <w:rFonts w:cs="Arial"/>
              </w:rPr>
            </w:pPr>
          </w:p>
          <w:p w14:paraId="6844AD4C" w14:textId="77777777" w:rsidR="00D240EF" w:rsidRPr="00FE3FE5" w:rsidRDefault="00D240EF" w:rsidP="00AA223A">
            <w:pPr>
              <w:rPr>
                <w:rFonts w:cs="Arial"/>
              </w:rPr>
            </w:pPr>
          </w:p>
          <w:p w14:paraId="2DB9359F" w14:textId="77777777" w:rsidR="00D240EF" w:rsidRPr="00FE3FE5" w:rsidRDefault="00D240EF" w:rsidP="00AA223A">
            <w:pPr>
              <w:rPr>
                <w:rFonts w:cs="Arial"/>
              </w:rPr>
            </w:pPr>
          </w:p>
        </w:tc>
        <w:tc>
          <w:tcPr>
            <w:tcW w:w="5300" w:type="dxa"/>
            <w:gridSpan w:val="2"/>
          </w:tcPr>
          <w:p w14:paraId="354AD5A7"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r w:rsidRPr="00FE3FE5">
              <w:rPr>
                <w:rFonts w:cs="Arial"/>
              </w:rPr>
              <w:t>Full-text articles excluded, with reasons N = 206</w:t>
            </w:r>
            <w:r w:rsidRPr="00FE3FE5">
              <w:rPr>
                <w:rFonts w:cs="Arial"/>
              </w:rPr>
              <w:br/>
              <w:t>------------------------------------------------------------------------</w:t>
            </w:r>
          </w:p>
          <w:p w14:paraId="12F326B0"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(E3) Duplicated references (N = 58)</w:t>
            </w:r>
          </w:p>
          <w:p w14:paraId="151FD833"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(E4) Conference abstracts (N = 7)</w:t>
            </w:r>
          </w:p>
          <w:p w14:paraId="01B5E117"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(E6) Article presents information covered in an... (N = 15)</w:t>
            </w:r>
          </w:p>
          <w:p w14:paraId="3988EA8D"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r w:rsidRPr="00FE3FE5">
              <w:rPr>
                <w:rFonts w:eastAsiaTheme="majorEastAsia" w:cs="Arial"/>
              </w:rPr>
              <w:t>(E7) Article does not meet any inclusion criteria (N = 126)</w:t>
            </w:r>
          </w:p>
          <w:p w14:paraId="549AE9BB"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eastAsiaTheme="majorEastAsia" w:cs="Arial"/>
              </w:rPr>
            </w:pPr>
          </w:p>
          <w:p w14:paraId="560598DA" w14:textId="77777777" w:rsidR="00D240EF" w:rsidRPr="00FE3FE5" w:rsidRDefault="00D240EF" w:rsidP="00AA223A">
            <w:pPr>
              <w:pBdr>
                <w:top w:val="single" w:sz="12" w:space="2" w:color="1E355E"/>
                <w:left w:val="single" w:sz="12" w:space="3" w:color="1E355E"/>
                <w:bottom w:val="single" w:sz="12" w:space="2" w:color="1E355E"/>
                <w:right w:val="single" w:sz="12" w:space="3" w:color="1E355E"/>
              </w:pBdr>
              <w:rPr>
                <w:rFonts w:cs="Arial"/>
              </w:rPr>
            </w:pPr>
          </w:p>
          <w:p w14:paraId="2FC5CEF2" w14:textId="77777777" w:rsidR="00D240EF" w:rsidRPr="00FE3FE5" w:rsidRDefault="00D240EF" w:rsidP="00AA223A">
            <w:pPr>
              <w:rPr>
                <w:rFonts w:cs="Arial"/>
              </w:rPr>
            </w:pPr>
          </w:p>
        </w:tc>
      </w:tr>
      <w:tr w:rsidR="00D240EF" w:rsidRPr="00FE3FE5" w14:paraId="56ED36F8" w14:textId="77777777" w:rsidTr="00AA223A">
        <w:trPr>
          <w:trHeight w:val="413"/>
          <w:jc w:val="center"/>
        </w:trPr>
        <w:tc>
          <w:tcPr>
            <w:tcW w:w="895" w:type="dxa"/>
          </w:tcPr>
          <w:p w14:paraId="7F1979CE" w14:textId="77777777" w:rsidR="00D240EF" w:rsidRPr="00FE3FE5" w:rsidRDefault="00D240EF" w:rsidP="00AA223A">
            <w:pPr>
              <w:rPr>
                <w:rFonts w:cs="Arial"/>
              </w:rPr>
            </w:pPr>
          </w:p>
        </w:tc>
        <w:tc>
          <w:tcPr>
            <w:tcW w:w="1985" w:type="dxa"/>
          </w:tcPr>
          <w:p w14:paraId="0F62D53E" w14:textId="77777777" w:rsidR="00D240EF" w:rsidRPr="00FE3FE5" w:rsidRDefault="00D240EF" w:rsidP="00AA223A">
            <w:pPr>
              <w:ind w:firstLine="720"/>
              <w:rPr>
                <w:rFonts w:cs="Arial"/>
              </w:rPr>
            </w:pPr>
            <w:r w:rsidRPr="00FE3FE5">
              <w:rPr>
                <w:rFonts w:cs="Arial"/>
                <w:noProof/>
              </w:rPr>
              <mc:AlternateContent>
                <mc:Choice Requires="wps">
                  <w:drawing>
                    <wp:anchor distT="0" distB="0" distL="114300" distR="114300" simplePos="0" relativeHeight="251658250" behindDoc="0" locked="0" layoutInCell="1" allowOverlap="1" wp14:anchorId="353B656A" wp14:editId="42AE5FC9">
                      <wp:simplePos x="0" y="0"/>
                      <wp:positionH relativeFrom="column">
                        <wp:posOffset>429895</wp:posOffset>
                      </wp:positionH>
                      <wp:positionV relativeFrom="paragraph">
                        <wp:posOffset>45085</wp:posOffset>
                      </wp:positionV>
                      <wp:extent cx="45719" cy="190500"/>
                      <wp:effectExtent l="19050" t="0" r="31115" b="38100"/>
                      <wp:wrapNone/>
                      <wp:docPr id="35" name="Arrow: Down 35"/>
                      <wp:cNvGraphicFramePr/>
                      <a:graphic xmlns:a="http://schemas.openxmlformats.org/drawingml/2006/main">
                        <a:graphicData uri="http://schemas.microsoft.com/office/word/2010/wordprocessingShape">
                          <wps:wsp>
                            <wps:cNvSpPr/>
                            <wps:spPr>
                              <a:xfrm>
                                <a:off x="0" y="0"/>
                                <a:ext cx="45719" cy="190500"/>
                              </a:xfrm>
                              <a:prstGeom prst="downArrow">
                                <a:avLst/>
                              </a:prstGeom>
                              <a:solidFill>
                                <a:srgbClr val="1E355E"/>
                              </a:solidFill>
                              <a:ln>
                                <a:solidFill>
                                  <a:srgbClr val="1E355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D868D1D">
                    <v:shape id="Arrow: Down 35" style="position:absolute;margin-left:33.85pt;margin-top:3.55pt;width:3.6pt;height: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e355e" strokecolor="#1e355e" strokeweight="2pt" type="#_x0000_t67" adj="1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" w14:anchorId="21804477"/>
                  </w:pict>
                </mc:Fallback>
              </mc:AlternateContent>
            </w:r>
          </w:p>
        </w:tc>
        <w:tc>
          <w:tcPr>
            <w:tcW w:w="1080" w:type="dxa"/>
          </w:tcPr>
          <w:p w14:paraId="5D9B534F" w14:textId="77777777" w:rsidR="00D240EF" w:rsidRPr="00FE3FE5" w:rsidRDefault="00D240EF" w:rsidP="00AA223A">
            <w:pPr>
              <w:rPr>
                <w:rFonts w:cs="Arial"/>
              </w:rPr>
            </w:pPr>
          </w:p>
        </w:tc>
        <w:tc>
          <w:tcPr>
            <w:tcW w:w="2340" w:type="dxa"/>
          </w:tcPr>
          <w:p w14:paraId="2AD7E8D9" w14:textId="77777777" w:rsidR="00D240EF" w:rsidRPr="00FE3FE5" w:rsidRDefault="00D240EF" w:rsidP="00AA223A">
            <w:pPr>
              <w:rPr>
                <w:rFonts w:cs="Arial"/>
              </w:rPr>
            </w:pPr>
          </w:p>
        </w:tc>
        <w:tc>
          <w:tcPr>
            <w:tcW w:w="2960" w:type="dxa"/>
          </w:tcPr>
          <w:p w14:paraId="380C9CEE" w14:textId="77777777" w:rsidR="00D240EF" w:rsidRPr="00FE3FE5" w:rsidRDefault="00D240EF" w:rsidP="00AA223A">
            <w:pPr>
              <w:rPr>
                <w:rFonts w:cs="Arial"/>
              </w:rPr>
            </w:pPr>
          </w:p>
        </w:tc>
      </w:tr>
      <w:tr w:rsidR="00D240EF" w:rsidRPr="00FE3FE5" w14:paraId="1E731D84" w14:textId="77777777" w:rsidTr="00AA223A">
        <w:trPr>
          <w:trHeight w:val="1350"/>
          <w:jc w:val="center"/>
        </w:trPr>
        <w:tc>
          <w:tcPr>
            <w:tcW w:w="895" w:type="dxa"/>
          </w:tcPr>
          <w:p w14:paraId="6562A022" w14:textId="77777777" w:rsidR="00D240EF" w:rsidRPr="00FE3FE5" w:rsidRDefault="00D240EF" w:rsidP="00AA223A">
            <w:pPr>
              <w:rPr>
                <w:rFonts w:cs="Arial"/>
              </w:rPr>
            </w:pPr>
            <w:r w:rsidRPr="00FE3FE5">
              <w:rPr>
                <w:rFonts w:cs="Arial"/>
                <w:noProof/>
              </w:rPr>
              <mc:AlternateContent>
                <mc:Choice Requires="wps">
                  <w:drawing>
                    <wp:anchor distT="0" distB="0" distL="114300" distR="114300" simplePos="0" relativeHeight="251658242" behindDoc="1" locked="0" layoutInCell="1" allowOverlap="1" wp14:anchorId="369D786A" wp14:editId="52213E8B">
                      <wp:simplePos x="0" y="0"/>
                      <wp:positionH relativeFrom="column">
                        <wp:posOffset>-151765</wp:posOffset>
                      </wp:positionH>
                      <wp:positionV relativeFrom="paragraph">
                        <wp:posOffset>318770</wp:posOffset>
                      </wp:positionV>
                      <wp:extent cx="762000" cy="312420"/>
                      <wp:effectExtent l="0" t="3810" r="15240" b="15240"/>
                      <wp:wrapTight wrapText="bothSides">
                        <wp:wrapPolygon edited="0">
                          <wp:start x="21708" y="263"/>
                          <wp:lineTo x="108" y="263"/>
                          <wp:lineTo x="108" y="21337"/>
                          <wp:lineTo x="21708" y="21337"/>
                          <wp:lineTo x="21708" y="263"/>
                        </wp:wrapPolygon>
                      </wp:wrapTight>
                      <wp:docPr id="36" name="Rectangle: Rounded Corners 36"/>
                      <wp:cNvGraphicFramePr/>
                      <a:graphic xmlns:a="http://schemas.openxmlformats.org/drawingml/2006/main">
                        <a:graphicData uri="http://schemas.microsoft.com/office/word/2010/wordprocessingShape">
                          <wps:wsp>
                            <wps:cNvSpPr/>
                            <wps:spPr>
                              <a:xfrm rot="16200000">
                                <a:off x="0" y="0"/>
                                <a:ext cx="762000" cy="312420"/>
                              </a:xfrm>
                              <a:prstGeom prst="roundRect">
                                <a:avLst/>
                              </a:prstGeom>
                              <a:noFill/>
                              <a:ln w="12700">
                                <a:solidFill>
                                  <a:srgbClr val="1E355E"/>
                                </a:solidFill>
                              </a:ln>
                            </wps:spPr>
                            <wps:style>
                              <a:lnRef idx="2">
                                <a:schemeClr val="accent6"/>
                              </a:lnRef>
                              <a:fillRef idx="1">
                                <a:schemeClr val="lt1"/>
                              </a:fillRef>
                              <a:effectRef idx="0">
                                <a:schemeClr val="accent6"/>
                              </a:effectRef>
                              <a:fontRef idx="minor">
                                <a:schemeClr val="dk1"/>
                              </a:fontRef>
                            </wps:style>
                            <wps:txbx>
                              <w:txbxContent>
                                <w:p w14:paraId="38D13E89" w14:textId="77777777" w:rsidR="009E010B" w:rsidRPr="00DC2C57" w:rsidRDefault="009E010B" w:rsidP="00D240EF">
                                  <w:pPr>
                                    <w:jc w:val="center"/>
                                    <w:rPr>
                                      <w:rFonts w:cs="Arial"/>
                                    </w:rPr>
                                  </w:pPr>
                                  <w:r>
                                    <w:rPr>
                                      <w:rFonts w:cs="Arial"/>
                                      <w:color w:val="1E355E"/>
                                      <w:lang w:val="en"/>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9D786A" id="Rectangle: Rounded Corners 36" o:spid="_x0000_s1029" style="position:absolute;margin-left:-11.95pt;margin-top:25.1pt;width:60pt;height:24.6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" filled="f" strokecolor="#1e355e" strokeweight="1pt">
                      <v:textbox>
                        <w:txbxContent>
                          <w:p w14:paraId="38D13E89" w14:textId="77777777" w:rsidR="009E010B" w:rsidRPr="00DC2C57" w:rsidRDefault="009E010B" w:rsidP="00D240EF">
                            <w:pPr>
                              <w:jc w:val="center"/>
                              <w:rPr>
                                <w:rFonts w:cs="Arial"/>
                              </w:rPr>
                            </w:pPr>
                            <w:r>
                              <w:rPr>
                                <w:rFonts w:cs="Arial"/>
                                <w:color w:val="1E355E"/>
                                <w:lang w:val="en"/>
                              </w:rPr>
                              <w:t>Included</w:t>
                            </w:r>
                          </w:p>
                        </w:txbxContent>
                      </v:textbox>
                      <w10:wrap type="tight"/>
                    </v:roundrect>
                  </w:pict>
                </mc:Fallback>
              </mc:AlternateContent>
            </w:r>
          </w:p>
        </w:tc>
        <w:tc>
          <w:tcPr>
            <w:tcW w:w="1985" w:type="dxa"/>
          </w:tcPr>
          <w:p w14:paraId="13A6229A" w14:textId="77777777" w:rsidR="00D240EF" w:rsidRPr="00FE3FE5" w:rsidRDefault="00D240EF" w:rsidP="00AA223A">
            <w:pPr>
              <w:pBdr>
                <w:top w:val="single" w:sz="12" w:space="1" w:color="1E355E"/>
                <w:left w:val="single" w:sz="12" w:space="2" w:color="1E355E"/>
                <w:bottom w:val="single" w:sz="12" w:space="1" w:color="1E355E"/>
                <w:right w:val="single" w:sz="12" w:space="2" w:color="1E355E"/>
              </w:pBdr>
              <w:spacing w:line="276" w:lineRule="auto"/>
              <w:rPr>
                <w:rFonts w:cs="Arial"/>
              </w:rPr>
            </w:pPr>
            <w:r w:rsidRPr="00FE3FE5">
              <w:rPr>
                <w:rFonts w:cs="Arial"/>
              </w:rPr>
              <w:t>Studies included N = 79</w:t>
            </w:r>
            <w:r w:rsidRPr="00FE3FE5">
              <w:rPr>
                <w:rFonts w:cs="Arial"/>
              </w:rPr>
              <w:br/>
            </w:r>
          </w:p>
        </w:tc>
        <w:tc>
          <w:tcPr>
            <w:tcW w:w="1080" w:type="dxa"/>
          </w:tcPr>
          <w:p w14:paraId="678A3726" w14:textId="77777777" w:rsidR="00D240EF" w:rsidRPr="00FE3FE5" w:rsidRDefault="00D240EF" w:rsidP="00AA223A">
            <w:pPr>
              <w:rPr>
                <w:rFonts w:cs="Arial"/>
              </w:rPr>
            </w:pPr>
          </w:p>
        </w:tc>
        <w:tc>
          <w:tcPr>
            <w:tcW w:w="2340" w:type="dxa"/>
          </w:tcPr>
          <w:p w14:paraId="3C729867" w14:textId="77777777" w:rsidR="00D240EF" w:rsidRPr="00FE3FE5" w:rsidRDefault="00D240EF" w:rsidP="00AA223A">
            <w:pPr>
              <w:rPr>
                <w:rFonts w:cs="Arial"/>
              </w:rPr>
            </w:pPr>
          </w:p>
        </w:tc>
        <w:tc>
          <w:tcPr>
            <w:tcW w:w="2960" w:type="dxa"/>
          </w:tcPr>
          <w:p w14:paraId="134D7AF7" w14:textId="77777777" w:rsidR="00D240EF" w:rsidRPr="00FE3FE5" w:rsidRDefault="00D240EF" w:rsidP="00AA223A">
            <w:pPr>
              <w:rPr>
                <w:rFonts w:cs="Arial"/>
              </w:rPr>
            </w:pPr>
          </w:p>
        </w:tc>
      </w:tr>
    </w:tbl>
    <w:p w14:paraId="414004E1" w14:textId="77777777" w:rsidR="00D240EF" w:rsidRPr="00FE3FE5" w:rsidRDefault="00D240EF" w:rsidP="00D240EF">
      <w:pPr>
        <w:pStyle w:val="BT1BodyTextI1"/>
        <w:rPr>
          <w:rFonts w:eastAsiaTheme="majorEastAsia" w:cs="Arial"/>
        </w:rPr>
      </w:pPr>
    </w:p>
    <w:p w14:paraId="500800DB" w14:textId="77777777" w:rsidR="00D240EF" w:rsidRPr="00FE3FE5" w:rsidRDefault="00D240EF" w:rsidP="00D240EF">
      <w:pPr>
        <w:spacing w:after="200" w:line="276" w:lineRule="auto"/>
        <w:rPr>
          <w:rFonts w:eastAsiaTheme="majorEastAsia" w:cs="Arial"/>
        </w:rPr>
      </w:pPr>
      <w:r w:rsidRPr="00FE3FE5">
        <w:rPr>
          <w:rFonts w:eastAsiaTheme="majorEastAsia" w:cs="Arial"/>
        </w:rPr>
        <w:br w:type="page"/>
      </w:r>
    </w:p>
    <w:p w14:paraId="5E15B895" w14:textId="6CA7A142" w:rsidR="00D240EF" w:rsidRPr="00FE3FE5" w:rsidRDefault="00B40D00" w:rsidP="00D240EF">
      <w:pPr>
        <w:pStyle w:val="Heading2"/>
        <w:rPr>
          <w:szCs w:val="24"/>
        </w:rPr>
      </w:pPr>
      <w:bookmarkStart w:id="909" w:name="_Toc54010640"/>
      <w:r w:rsidRPr="00FE3FE5">
        <w:rPr>
          <w:szCs w:val="24"/>
        </w:rPr>
        <w:lastRenderedPageBreak/>
        <w:t>Literature Review</w:t>
      </w:r>
      <w:bookmarkEnd w:id="909"/>
    </w:p>
    <w:p w14:paraId="4700B960" w14:textId="49719FFD" w:rsidR="00B40D00" w:rsidRPr="00FE3FE5" w:rsidRDefault="00B40D00" w:rsidP="00427CFA">
      <w:pPr>
        <w:pStyle w:val="Heading3"/>
        <w:rPr>
          <w:rFonts w:ascii="Arial" w:hAnsi="Arial"/>
          <w:highlight w:val="yellow"/>
        </w:rPr>
      </w:pPr>
      <w:bookmarkStart w:id="910" w:name="_Toc54010641"/>
      <w:r w:rsidRPr="00FE3FE5">
        <w:rPr>
          <w:rFonts w:ascii="Arial" w:hAnsi="Arial"/>
          <w:highlight w:val="yellow"/>
        </w:rPr>
        <w:t>Medical Conditions</w:t>
      </w:r>
      <w:bookmarkEnd w:id="910"/>
    </w:p>
    <w:p w14:paraId="025722F8"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 xml:space="preserve">&lt;Describe EACH medical field concerned/relevant medical condition or disease to be treated, managed, or diagnosed with the subject device(s), which should align the intended purpose/medical indications in the IFU. Create </w:t>
      </w:r>
      <w:proofErr w:type="gramStart"/>
      <w:r w:rsidRPr="00FE3FE5">
        <w:rPr>
          <w:rFonts w:cs="Arial"/>
          <w:i/>
          <w:color w:val="0000FF"/>
          <w:highlight w:val="yellow"/>
        </w:rPr>
        <w:t>subsections</w:t>
      </w:r>
      <w:proofErr w:type="gramEnd"/>
      <w:r w:rsidRPr="00FE3FE5">
        <w:rPr>
          <w:rFonts w:cs="Arial"/>
          <w:i/>
          <w:color w:val="0000FF"/>
          <w:highlight w:val="yellow"/>
        </w:rPr>
        <w:t xml:space="preserve"> as necessary.&gt;</w:t>
      </w:r>
    </w:p>
    <w:p w14:paraId="63E53AB7"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&lt;Describe natural course and consequences of the medical conditions concerned&gt;.</w:t>
      </w:r>
    </w:p>
    <w:p w14:paraId="6C0A6847" w14:textId="77777777" w:rsidR="00D240EF" w:rsidRPr="00FE3FE5" w:rsidRDefault="00D240EF" w:rsidP="0099486F">
      <w:pPr>
        <w:pStyle w:val="BT1BodyTextI1"/>
        <w:numPr>
          <w:ilvl w:val="0"/>
          <w:numId w:val="31"/>
        </w:numPr>
        <w:rPr>
          <w:rFonts w:cs="Arial"/>
          <w:i/>
          <w:color w:val="0000FF"/>
          <w:highlight w:val="yellow"/>
        </w:rPr>
      </w:pPr>
      <w:r w:rsidRPr="00FE3FE5">
        <w:rPr>
          <w:rFonts w:cs="Arial"/>
          <w:i/>
          <w:color w:val="0000FF"/>
          <w:highlight w:val="yellow"/>
        </w:rPr>
        <w:t xml:space="preserve">Information on the clinical condition(s) to be treated, managed, or </w:t>
      </w:r>
      <w:proofErr w:type="gramStart"/>
      <w:r w:rsidRPr="00FE3FE5">
        <w:rPr>
          <w:rFonts w:cs="Arial"/>
          <w:i/>
          <w:color w:val="0000FF"/>
          <w:highlight w:val="yellow"/>
        </w:rPr>
        <w:t>diagnosed</w:t>
      </w:r>
      <w:proofErr w:type="gramEnd"/>
    </w:p>
    <w:p w14:paraId="664F6EEA" w14:textId="77777777" w:rsidR="00D240EF" w:rsidRPr="00FE3FE5" w:rsidRDefault="00D240EF" w:rsidP="0099486F">
      <w:pPr>
        <w:pStyle w:val="BT1BodyTextI1"/>
        <w:numPr>
          <w:ilvl w:val="0"/>
          <w:numId w:val="31"/>
        </w:numPr>
        <w:rPr>
          <w:rFonts w:cs="Arial"/>
          <w:i/>
          <w:color w:val="0000FF"/>
          <w:highlight w:val="yellow"/>
        </w:rPr>
      </w:pPr>
      <w:r w:rsidRPr="00FE3FE5">
        <w:rPr>
          <w:rFonts w:cs="Arial"/>
          <w:i/>
          <w:color w:val="0000FF"/>
          <w:highlight w:val="yellow"/>
        </w:rPr>
        <w:t>Prevalence of the condition(s)</w:t>
      </w:r>
    </w:p>
    <w:p w14:paraId="105F026B" w14:textId="77777777" w:rsidR="00D240EF" w:rsidRPr="00FE3FE5" w:rsidRDefault="00D240EF" w:rsidP="0099486F">
      <w:pPr>
        <w:pStyle w:val="BT1BodyTextI1"/>
        <w:numPr>
          <w:ilvl w:val="0"/>
          <w:numId w:val="31"/>
        </w:numPr>
        <w:rPr>
          <w:rFonts w:cs="Arial"/>
          <w:i/>
          <w:color w:val="0000FF"/>
          <w:highlight w:val="yellow"/>
        </w:rPr>
      </w:pPr>
      <w:r w:rsidRPr="00FE3FE5">
        <w:rPr>
          <w:rFonts w:cs="Arial"/>
          <w:i/>
          <w:color w:val="0000FF"/>
          <w:highlight w:val="yellow"/>
        </w:rPr>
        <w:t>Natural course of the condition(s)</w:t>
      </w:r>
    </w:p>
    <w:p w14:paraId="27EC7C91"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&lt;Describe the types of users of the device under evaluation, their needs, and their unmet needs in relation to treating the medical conditions concerned&gt;.</w:t>
      </w:r>
    </w:p>
    <w:p w14:paraId="36739B45" w14:textId="77777777" w:rsidR="00D240EF" w:rsidRPr="00FE3FE5" w:rsidRDefault="00D240EF" w:rsidP="00427CFA">
      <w:pPr>
        <w:pStyle w:val="Heading3"/>
        <w:rPr>
          <w:rFonts w:ascii="Arial" w:hAnsi="Arial"/>
          <w:highlight w:val="yellow"/>
        </w:rPr>
      </w:pPr>
      <w:bookmarkStart w:id="911" w:name="_Toc52463130"/>
      <w:bookmarkStart w:id="912" w:name="_Toc54010642"/>
      <w:r w:rsidRPr="00FE3FE5">
        <w:rPr>
          <w:rFonts w:ascii="Arial" w:hAnsi="Arial"/>
          <w:highlight w:val="yellow"/>
        </w:rPr>
        <w:t>Technological Developments</w:t>
      </w:r>
      <w:bookmarkEnd w:id="911"/>
      <w:bookmarkEnd w:id="912"/>
    </w:p>
    <w:p w14:paraId="0C1882AE"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&lt;Introduce subject device category and explain how the subject device supports the target therapy:</w:t>
      </w:r>
    </w:p>
    <w:p w14:paraId="235A142C"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Explain how the technology used for the target therapy has evolved over time (the degree of maturity as a technology)</w:t>
      </w:r>
    </w:p>
    <w:p w14:paraId="51C48FFC"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Detail the various types of medical devices used with/supporting the target therapy including the subject </w:t>
      </w:r>
      <w:proofErr w:type="gramStart"/>
      <w:r w:rsidRPr="00FE3FE5">
        <w:rPr>
          <w:rFonts w:cs="Arial"/>
          <w:i/>
          <w:color w:val="0000FF"/>
          <w:highlight w:val="yellow"/>
        </w:rPr>
        <w:t>device</w:t>
      </w:r>
      <w:proofErr w:type="gramEnd"/>
    </w:p>
    <w:p w14:paraId="7CD492A1"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Mechanism of action</w:t>
      </w:r>
    </w:p>
    <w:p w14:paraId="020A33C3"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Design characteristics affecting clinical </w:t>
      </w:r>
      <w:proofErr w:type="gramStart"/>
      <w:r w:rsidRPr="00FE3FE5">
        <w:rPr>
          <w:rFonts w:cs="Arial"/>
          <w:i/>
          <w:color w:val="0000FF"/>
          <w:highlight w:val="yellow"/>
        </w:rPr>
        <w:t>performance</w:t>
      </w:r>
      <w:proofErr w:type="gramEnd"/>
      <w:r w:rsidRPr="00FE3FE5">
        <w:rPr>
          <w:rFonts w:cs="Arial"/>
          <w:i/>
          <w:color w:val="0000FF"/>
          <w:highlight w:val="yellow"/>
        </w:rPr>
        <w:t xml:space="preserve"> </w:t>
      </w:r>
    </w:p>
    <w:p w14:paraId="5C706A53"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Describe and compare key features and specifications of subject device and competitor devices if </w:t>
      </w:r>
      <w:proofErr w:type="gramStart"/>
      <w:r w:rsidRPr="00FE3FE5">
        <w:rPr>
          <w:rFonts w:cs="Arial"/>
          <w:i/>
          <w:color w:val="0000FF"/>
          <w:highlight w:val="yellow"/>
        </w:rPr>
        <w:t>applicable</w:t>
      </w:r>
      <w:proofErr w:type="gramEnd"/>
    </w:p>
    <w:p w14:paraId="5FABCB9E" w14:textId="77777777" w:rsidR="00D240EF" w:rsidRPr="00FE3FE5" w:rsidRDefault="00D240EF" w:rsidP="0099486F">
      <w:pPr>
        <w:pStyle w:val="BT1BodyTextI1"/>
        <w:numPr>
          <w:ilvl w:val="0"/>
          <w:numId w:val="35"/>
        </w:numPr>
        <w:rPr>
          <w:rFonts w:cs="Arial"/>
          <w:b/>
          <w:bCs/>
          <w:i/>
          <w:color w:val="0000FF"/>
          <w:highlight w:val="yellow"/>
          <w:u w:val="single"/>
        </w:rPr>
      </w:pPr>
      <w:r w:rsidRPr="00FE3FE5">
        <w:rPr>
          <w:rFonts w:cs="Arial"/>
          <w:i/>
          <w:color w:val="0000FF"/>
          <w:highlight w:val="yellow"/>
        </w:rPr>
        <w:t>Compare safety and performance/clinical outcomes of the medical devices (subject device and competitor devices) under the target therapy by using data from the literature:</w:t>
      </w:r>
    </w:p>
    <w:p w14:paraId="5CAF5898"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Use head-to-head comparative studies (preferred)</w:t>
      </w:r>
    </w:p>
    <w:p w14:paraId="4DE6A426"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For each study cited, define study type (RCT, multi-center, controlled, double-blind, etc.) </w:t>
      </w:r>
    </w:p>
    <w:p w14:paraId="243412FC"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Present side-by-side tables of clinical outcomes with subject and competitor devices as applicable (cited from literature); if not head-to-head studies, include relevant information on trial design, study population, outcome assessment such that heterogeneity can be recognized </w:t>
      </w:r>
    </w:p>
    <w:p w14:paraId="7CC90477"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lastRenderedPageBreak/>
        <w:t>Present side-by-side tables of AEs (cited from literature) with subject and competitor devices as applicable (using same method as above)</w:t>
      </w:r>
    </w:p>
    <w:p w14:paraId="46BD4EE7"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If many studies available and not all presented, identify selection criteria (studies &gt;x patients; RCT only; studies published since YEAR) and justification (most informative; studies with current design iterations)</w:t>
      </w:r>
    </w:p>
    <w:p w14:paraId="6788CF8E"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Note: This information may not be available for devices considered ancillary to procedures and thus rarely identified (guide wires, catheters, accessories). In this case, refer to target intervention performance and safety data listed in section 3.3. For some devices, device-specific safety information can be extracted from the literature as certain procedural AE can be linked to certain devices (example: guide wire/endovascular intervention, subintimal tracking and dissection)</w:t>
      </w:r>
    </w:p>
    <w:p w14:paraId="068F5A0C" w14:textId="77777777" w:rsidR="00D240EF" w:rsidRPr="00FE3FE5" w:rsidRDefault="00D240EF" w:rsidP="0099486F">
      <w:pPr>
        <w:pStyle w:val="BT1BodyTextI1"/>
        <w:numPr>
          <w:ilvl w:val="0"/>
          <w:numId w:val="35"/>
        </w:numPr>
        <w:rPr>
          <w:rFonts w:cs="Arial"/>
          <w:b/>
          <w:bCs/>
          <w:i/>
          <w:color w:val="0000FF"/>
          <w:highlight w:val="yellow"/>
          <w:u w:val="single"/>
        </w:rPr>
      </w:pPr>
      <w:r w:rsidRPr="00FE3FE5">
        <w:rPr>
          <w:rFonts w:cs="Arial"/>
          <w:i/>
          <w:color w:val="0000FF"/>
          <w:highlight w:val="yellow"/>
        </w:rPr>
        <w:t xml:space="preserve">Conclude which is the current role of the subject device. The position within the treatment portfolio </w:t>
      </w:r>
      <w:proofErr w:type="gramStart"/>
      <w:r w:rsidRPr="00FE3FE5">
        <w:rPr>
          <w:rFonts w:cs="Arial"/>
          <w:i/>
          <w:color w:val="0000FF"/>
          <w:highlight w:val="yellow"/>
        </w:rPr>
        <w:t>has to</w:t>
      </w:r>
      <w:proofErr w:type="gramEnd"/>
      <w:r w:rsidRPr="00FE3FE5">
        <w:rPr>
          <w:rFonts w:cs="Arial"/>
          <w:i/>
          <w:color w:val="0000FF"/>
          <w:highlight w:val="yellow"/>
        </w:rPr>
        <w:t xml:space="preserve"> be specified properly in the clinical evaluation report and other relevant documentation. </w:t>
      </w:r>
    </w:p>
    <w:p w14:paraId="447E4192"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The subject device(s) when used for target therapy can/cannot compete with an/multiple agreed first-line treatments/best in </w:t>
      </w:r>
      <w:proofErr w:type="gramStart"/>
      <w:r w:rsidRPr="00FE3FE5">
        <w:rPr>
          <w:rFonts w:cs="Arial"/>
          <w:i/>
          <w:color w:val="0000FF"/>
          <w:highlight w:val="yellow"/>
        </w:rPr>
        <w:t>class</w:t>
      </w:r>
      <w:proofErr w:type="gramEnd"/>
    </w:p>
    <w:p w14:paraId="3AA65542"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The subject device(s) may add to the range of acceptable treatments, as even a first-line treatment will likely have contraindications or non-</w:t>
      </w:r>
      <w:proofErr w:type="gramStart"/>
      <w:r w:rsidRPr="00FE3FE5">
        <w:rPr>
          <w:rFonts w:cs="Arial"/>
          <w:i/>
          <w:color w:val="0000FF"/>
          <w:highlight w:val="yellow"/>
        </w:rPr>
        <w:t>responders</w:t>
      </w:r>
      <w:proofErr w:type="gramEnd"/>
    </w:p>
    <w:p w14:paraId="1A2188F0"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 xml:space="preserve">The subject device(s) may also be supported by clinical evidence for an acceptable benefit/risk-profile for specific, defined </w:t>
      </w:r>
      <w:proofErr w:type="gramStart"/>
      <w:r w:rsidRPr="00FE3FE5">
        <w:rPr>
          <w:rFonts w:cs="Arial"/>
          <w:i/>
          <w:color w:val="0000FF"/>
          <w:highlight w:val="yellow"/>
        </w:rPr>
        <w:t>subgroups</w:t>
      </w:r>
      <w:proofErr w:type="gramEnd"/>
      <w:r w:rsidRPr="00FE3FE5">
        <w:rPr>
          <w:rFonts w:cs="Arial"/>
          <w:i/>
          <w:color w:val="0000FF"/>
          <w:highlight w:val="yellow"/>
        </w:rPr>
        <w:t xml:space="preserve"> </w:t>
      </w:r>
    </w:p>
    <w:p w14:paraId="138F2F5D" w14:textId="77777777" w:rsidR="00D240EF" w:rsidRPr="00FE3FE5" w:rsidRDefault="00D240EF" w:rsidP="0099486F">
      <w:pPr>
        <w:pStyle w:val="BT1BodyTextI1"/>
        <w:numPr>
          <w:ilvl w:val="0"/>
          <w:numId w:val="35"/>
        </w:numPr>
        <w:rPr>
          <w:rFonts w:cs="Arial"/>
          <w:i/>
          <w:color w:val="0000FF"/>
          <w:highlight w:val="yellow"/>
        </w:rPr>
      </w:pPr>
      <w:r w:rsidRPr="00FE3FE5">
        <w:rPr>
          <w:rFonts w:cs="Arial"/>
          <w:i/>
          <w:color w:val="0000FF"/>
          <w:highlight w:val="yellow"/>
        </w:rPr>
        <w:t>The subject device(s) may be supported for use under specific conditions (e.g. emergency situations)</w:t>
      </w:r>
    </w:p>
    <w:p w14:paraId="7718C3E5" w14:textId="77777777" w:rsidR="00D240EF" w:rsidRPr="00FE3FE5" w:rsidRDefault="00D240EF" w:rsidP="00427CFA">
      <w:pPr>
        <w:pStyle w:val="Heading3"/>
        <w:rPr>
          <w:rFonts w:ascii="Arial" w:eastAsia="Times New Roman" w:hAnsi="Arial"/>
          <w:highlight w:val="yellow"/>
        </w:rPr>
      </w:pPr>
      <w:bookmarkStart w:id="913" w:name="_Toc52463131"/>
      <w:bookmarkStart w:id="914" w:name="_Toc54010643"/>
      <w:r w:rsidRPr="00FE3FE5">
        <w:rPr>
          <w:rFonts w:ascii="Arial" w:eastAsia="Times New Roman" w:hAnsi="Arial"/>
          <w:highlight w:val="yellow"/>
        </w:rPr>
        <w:t>Therapeutic, Diagnostic, or Treatment Options Summary</w:t>
      </w:r>
      <w:bookmarkEnd w:id="913"/>
      <w:bookmarkEnd w:id="914"/>
    </w:p>
    <w:p w14:paraId="0C20227A"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&lt;Describe descriptions of available therapeutic, management, and diagnostic options.&gt;</w:t>
      </w:r>
    </w:p>
    <w:p w14:paraId="47D76694"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&lt;Include historical context and developments, summary of advantages and disadvantages of various options, risk-to-benefit profile for various options, and limitations of various options.&gt;</w:t>
      </w:r>
    </w:p>
    <w:p w14:paraId="2D8727D0"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 xml:space="preserve">available therapeutic, management, and diagnostic options. (e.g., other devices, medical alternatives including conservative, </w:t>
      </w:r>
      <w:proofErr w:type="gramStart"/>
      <w:r w:rsidRPr="00FE3FE5">
        <w:rPr>
          <w:rFonts w:cs="Arial"/>
          <w:i/>
          <w:color w:val="0000FF"/>
          <w:highlight w:val="yellow"/>
        </w:rPr>
        <w:t>surgical</w:t>
      </w:r>
      <w:proofErr w:type="gramEnd"/>
      <w:r w:rsidRPr="00FE3FE5">
        <w:rPr>
          <w:rFonts w:cs="Arial"/>
          <w:i/>
          <w:color w:val="0000FF"/>
          <w:highlight w:val="yellow"/>
        </w:rPr>
        <w:t xml:space="preserve"> and medicinal)</w:t>
      </w:r>
    </w:p>
    <w:p w14:paraId="350F2D8E"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 xml:space="preserve">historical context and developments, </w:t>
      </w:r>
    </w:p>
    <w:p w14:paraId="22537602"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 xml:space="preserve">summary of advantages and disadvantages of various options, </w:t>
      </w:r>
    </w:p>
    <w:p w14:paraId="76E2E0E6"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 xml:space="preserve">risk-to-benefit profile for various options, and </w:t>
      </w:r>
    </w:p>
    <w:p w14:paraId="78DABDE7"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limitations in relation to the different clinical forms, stages, and severities of the medical condition and in relation to different target populations.</w:t>
      </w:r>
    </w:p>
    <w:p w14:paraId="7AB44BEA"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lastRenderedPageBreak/>
        <w:t>benefit and risks (nature, extent, probability, duration, frequency),</w:t>
      </w:r>
    </w:p>
    <w:p w14:paraId="71D139BB"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 xml:space="preserve">acceptability of undesirable side-effects and other risks (including the nature, severity, </w:t>
      </w:r>
      <w:proofErr w:type="gramStart"/>
      <w:r w:rsidRPr="00FE3FE5">
        <w:rPr>
          <w:rFonts w:cs="Arial"/>
          <w:i/>
          <w:color w:val="0000FF"/>
          <w:highlight w:val="yellow"/>
        </w:rPr>
        <w:t>probability</w:t>
      </w:r>
      <w:proofErr w:type="gramEnd"/>
      <w:r w:rsidRPr="00FE3FE5">
        <w:rPr>
          <w:rFonts w:cs="Arial"/>
          <w:i/>
          <w:color w:val="0000FF"/>
          <w:highlight w:val="yellow"/>
        </w:rPr>
        <w:t xml:space="preserve"> and duration of acceptable harm.</w:t>
      </w:r>
    </w:p>
    <w:p w14:paraId="02A0A02A"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 xml:space="preserve">hazards due to substances or technologies that could be relevant to the device under </w:t>
      </w:r>
      <w:proofErr w:type="gramStart"/>
      <w:r w:rsidRPr="00FE3FE5">
        <w:rPr>
          <w:rFonts w:cs="Arial"/>
          <w:i/>
          <w:color w:val="0000FF"/>
          <w:highlight w:val="yellow"/>
        </w:rPr>
        <w:t>evaluation</w:t>
      </w:r>
      <w:proofErr w:type="gramEnd"/>
    </w:p>
    <w:p w14:paraId="672D2E04"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Mechanisms of harm, clinical aspects of minimization and management of side effects and other risks.</w:t>
      </w:r>
    </w:p>
    <w:p w14:paraId="4B4B4997"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Types of users</w:t>
      </w:r>
    </w:p>
    <w:p w14:paraId="2252F32F"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Diverging opinions of professionals as to the use of different medical options</w:t>
      </w:r>
    </w:p>
    <w:p w14:paraId="634816EE" w14:textId="77777777" w:rsidR="00D240EF" w:rsidRPr="00FE3FE5" w:rsidRDefault="00D240EF" w:rsidP="0099486F">
      <w:pPr>
        <w:pStyle w:val="BT1BodyTextI1"/>
        <w:numPr>
          <w:ilvl w:val="0"/>
          <w:numId w:val="36"/>
        </w:numPr>
        <w:rPr>
          <w:rFonts w:cs="Arial"/>
          <w:i/>
          <w:color w:val="0000FF"/>
          <w:highlight w:val="yellow"/>
        </w:rPr>
      </w:pPr>
      <w:r w:rsidRPr="00FE3FE5">
        <w:rPr>
          <w:rFonts w:cs="Arial"/>
          <w:i/>
          <w:color w:val="0000FF"/>
          <w:highlight w:val="yellow"/>
        </w:rPr>
        <w:t>Unmet medical needs.</w:t>
      </w:r>
    </w:p>
    <w:p w14:paraId="5FA4A5E4"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&lt;Describe any hazards due to substances or technologies that could be relevant to the device under evaluation.&gt;</w:t>
      </w:r>
    </w:p>
    <w:p w14:paraId="4A7CF837" w14:textId="77777777" w:rsidR="00D240EF" w:rsidRPr="00FE3FE5" w:rsidRDefault="00D240EF" w:rsidP="00427CFA">
      <w:pPr>
        <w:pStyle w:val="Heading3"/>
        <w:rPr>
          <w:rFonts w:ascii="Arial" w:hAnsi="Arial"/>
          <w:highlight w:val="yellow"/>
        </w:rPr>
      </w:pPr>
      <w:bookmarkStart w:id="915" w:name="_Toc52463132"/>
      <w:bookmarkStart w:id="916" w:name="_Toc54010644"/>
      <w:r w:rsidRPr="00FE3FE5">
        <w:rPr>
          <w:rFonts w:ascii="Arial" w:hAnsi="Arial"/>
          <w:highlight w:val="yellow"/>
        </w:rPr>
        <w:t>Similar Devices</w:t>
      </w:r>
      <w:bookmarkEnd w:id="915"/>
      <w:bookmarkEnd w:id="916"/>
    </w:p>
    <w:p w14:paraId="374B2E66" w14:textId="1F0169B8" w:rsidR="00D240EF" w:rsidRPr="00FE3FE5" w:rsidRDefault="00D240EF" w:rsidP="00D240EF">
      <w:pPr>
        <w:pStyle w:val="BT1BodyTextI1"/>
        <w:rPr>
          <w:rFonts w:cs="Arial"/>
          <w:i/>
          <w:color w:val="0000FF"/>
          <w:highlight w:val="yellow"/>
        </w:rPr>
      </w:pPr>
      <w:r w:rsidRPr="00FE3FE5">
        <w:rPr>
          <w:rFonts w:cs="Arial"/>
          <w:i/>
          <w:color w:val="0000FF"/>
          <w:highlight w:val="yellow"/>
        </w:rPr>
        <w:t>&lt;Include a list of relevant</w:t>
      </w:r>
      <w:r w:rsidR="00427CFA" w:rsidRPr="00FE3FE5">
        <w:rPr>
          <w:rFonts w:cs="Arial"/>
          <w:i/>
          <w:color w:val="0000FF"/>
          <w:highlight w:val="yellow"/>
        </w:rPr>
        <w:t xml:space="preserve"> </w:t>
      </w:r>
      <w:r w:rsidRPr="00FE3FE5">
        <w:rPr>
          <w:rFonts w:cs="Arial"/>
          <w:i/>
          <w:color w:val="0000FF"/>
          <w:highlight w:val="yellow"/>
        </w:rPr>
        <w:t xml:space="preserve">similar </w:t>
      </w:r>
      <w:r w:rsidR="000049D3" w:rsidRPr="00FE3FE5">
        <w:rPr>
          <w:rFonts w:cs="Arial"/>
          <w:i/>
          <w:color w:val="0000FF"/>
          <w:highlight w:val="yellow"/>
        </w:rPr>
        <w:t>and competitive</w:t>
      </w:r>
      <w:r w:rsidR="005E2847" w:rsidRPr="00FE3FE5">
        <w:rPr>
          <w:rFonts w:cs="Arial"/>
          <w:i/>
          <w:color w:val="0000FF"/>
          <w:highlight w:val="yellow"/>
        </w:rPr>
        <w:t xml:space="preserve"> d</w:t>
      </w:r>
      <w:r w:rsidR="00215216" w:rsidRPr="00FE3FE5">
        <w:rPr>
          <w:rFonts w:cs="Arial"/>
          <w:i/>
          <w:color w:val="0000FF"/>
          <w:highlight w:val="yellow"/>
        </w:rPr>
        <w:t>evices</w:t>
      </w:r>
      <w:r w:rsidRPr="00FE3FE5">
        <w:rPr>
          <w:rFonts w:cs="Arial"/>
          <w:i/>
          <w:color w:val="0000FF"/>
          <w:highlight w:val="yellow"/>
        </w:rPr>
        <w:t>, including Abbott</w:t>
      </w:r>
      <w:r w:rsidR="00916B6E" w:rsidRPr="00FE3FE5">
        <w:rPr>
          <w:rFonts w:cs="Arial"/>
          <w:i/>
          <w:color w:val="0000FF"/>
          <w:highlight w:val="yellow"/>
        </w:rPr>
        <w:t xml:space="preserve"> devices</w:t>
      </w:r>
      <w:r w:rsidRPr="00FE3FE5">
        <w:rPr>
          <w:rFonts w:cs="Arial"/>
          <w:i/>
          <w:color w:val="0000FF"/>
          <w:highlight w:val="yellow"/>
        </w:rPr>
        <w:t xml:space="preserve">. &gt; </w:t>
      </w:r>
    </w:p>
    <w:p w14:paraId="5A3FBF6B" w14:textId="77777777" w:rsidR="00D240EF" w:rsidRPr="00FE3FE5" w:rsidRDefault="00D240EF" w:rsidP="00D240EF">
      <w:pPr>
        <w:pStyle w:val="BT1BodyTextI1"/>
        <w:rPr>
          <w:rFonts w:cs="Arial"/>
          <w:highlight w:val="yellow"/>
        </w:rPr>
      </w:pPr>
      <w:r w:rsidRPr="00FE3FE5">
        <w:rPr>
          <w:rFonts w:cs="Arial"/>
          <w:i/>
          <w:color w:val="0000FF"/>
          <w:highlight w:val="yellow"/>
        </w:rPr>
        <w:t>&lt;Summarize the literature regarding benchmark or pivotal trials for the similar devices with a focus on safety and performance measures that will be used for comparison with the subject device. Use the appraisal process to limit article selection to those with the highest level of evidence, if appropriate.&gt;</w:t>
      </w:r>
      <w:r w:rsidRPr="00FE3FE5">
        <w:rPr>
          <w:rFonts w:cs="Arial"/>
          <w:highlight w:val="yellow"/>
        </w:rPr>
        <w:t xml:space="preserve"> </w:t>
      </w:r>
    </w:p>
    <w:p w14:paraId="5A9F46D5"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&lt;The following sample table can be used to present a summary of the safety and performance outcomes for the competitive devices to be used to compare with the subject devices.&gt;</w:t>
      </w:r>
    </w:p>
    <w:p w14:paraId="2B6D46DA" w14:textId="4B4BE977" w:rsidR="00D240EF" w:rsidRPr="00FE3FE5" w:rsidRDefault="00D240EF" w:rsidP="00D240EF">
      <w:pPr>
        <w:pStyle w:val="Caption"/>
        <w:rPr>
          <w:rFonts w:cs="Arial"/>
          <w:i/>
          <w:color w:val="00B050"/>
          <w:szCs w:val="24"/>
          <w:highlight w:val="yellow"/>
        </w:rPr>
      </w:pPr>
      <w:bookmarkStart w:id="917" w:name="_Toc52463225"/>
      <w:bookmarkStart w:id="918" w:name="_Toc54010720"/>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993A91" w:rsidRPr="00FE3FE5">
        <w:rPr>
          <w:rFonts w:cs="Arial"/>
          <w:i/>
          <w:noProof/>
          <w:color w:val="00B050"/>
          <w:szCs w:val="24"/>
          <w:highlight w:val="yellow"/>
        </w:rPr>
        <w:t>6</w:t>
      </w:r>
      <w:r w:rsidRPr="00FE3FE5">
        <w:rPr>
          <w:rFonts w:cs="Arial"/>
          <w:i/>
          <w:color w:val="00B050"/>
          <w:szCs w:val="24"/>
          <w:highlight w:val="yellow"/>
        </w:rPr>
        <w:fldChar w:fldCharType="end"/>
      </w:r>
      <w:r w:rsidRPr="00FE3FE5">
        <w:rPr>
          <w:rFonts w:cs="Arial"/>
          <w:i/>
          <w:color w:val="00B050"/>
          <w:szCs w:val="24"/>
          <w:highlight w:val="yellow"/>
        </w:rPr>
        <w:t>. Competitive Device Literature Summary</w:t>
      </w:r>
      <w:bookmarkEnd w:id="917"/>
      <w:bookmarkEnd w:id="918"/>
    </w:p>
    <w:tbl>
      <w:tblPr>
        <w:tblW w:w="916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434"/>
        <w:gridCol w:w="1748"/>
        <w:gridCol w:w="2583"/>
        <w:gridCol w:w="2516"/>
      </w:tblGrid>
      <w:tr w:rsidR="00D240EF" w:rsidRPr="00FE3FE5" w14:paraId="566F312E" w14:textId="77777777" w:rsidTr="00427CFA">
        <w:trPr>
          <w:tblHeader/>
        </w:trPr>
        <w:tc>
          <w:tcPr>
            <w:tcW w:w="270" w:type="dxa"/>
            <w:shd w:val="clear" w:color="auto" w:fill="D9D9D9" w:themeFill="background1" w:themeFillShade="D9"/>
            <w:hideMark/>
          </w:tcPr>
          <w:p w14:paraId="1A43DB23"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Study</w:t>
            </w:r>
          </w:p>
        </w:tc>
        <w:tc>
          <w:tcPr>
            <w:tcW w:w="1530" w:type="dxa"/>
            <w:shd w:val="clear" w:color="auto" w:fill="D9D9D9" w:themeFill="background1" w:themeFillShade="D9"/>
          </w:tcPr>
          <w:p w14:paraId="383A7B32"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Study Design</w:t>
            </w:r>
          </w:p>
        </w:tc>
        <w:tc>
          <w:tcPr>
            <w:tcW w:w="1800" w:type="dxa"/>
            <w:shd w:val="clear" w:color="auto" w:fill="D9D9D9" w:themeFill="background1" w:themeFillShade="D9"/>
            <w:hideMark/>
          </w:tcPr>
          <w:p w14:paraId="369510D2"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Device Application</w:t>
            </w:r>
          </w:p>
        </w:tc>
        <w:tc>
          <w:tcPr>
            <w:tcW w:w="2790" w:type="dxa"/>
            <w:shd w:val="clear" w:color="auto" w:fill="D9D9D9" w:themeFill="background1" w:themeFillShade="D9"/>
            <w:hideMark/>
          </w:tcPr>
          <w:p w14:paraId="0FB31219"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Performance Outcomes</w:t>
            </w:r>
          </w:p>
        </w:tc>
        <w:tc>
          <w:tcPr>
            <w:tcW w:w="2775" w:type="dxa"/>
            <w:shd w:val="clear" w:color="auto" w:fill="D9D9D9" w:themeFill="background1" w:themeFillShade="D9"/>
            <w:hideMark/>
          </w:tcPr>
          <w:p w14:paraId="63C9F956"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Safety Outcomes</w:t>
            </w:r>
          </w:p>
        </w:tc>
      </w:tr>
      <w:tr w:rsidR="00D240EF" w:rsidRPr="00FE3FE5" w14:paraId="2FC10257" w14:textId="77777777" w:rsidTr="00427CFA">
        <w:tc>
          <w:tcPr>
            <w:tcW w:w="270" w:type="dxa"/>
          </w:tcPr>
          <w:p w14:paraId="02BEA2DB" w14:textId="77777777" w:rsidR="00D240EF" w:rsidRPr="00FE3FE5" w:rsidRDefault="00D240EF" w:rsidP="00AA223A">
            <w:pPr>
              <w:pStyle w:val="TableEntry"/>
              <w:rPr>
                <w:rFonts w:cs="Arial"/>
                <w:i/>
                <w:color w:val="00B050"/>
                <w:sz w:val="24"/>
                <w:szCs w:val="24"/>
                <w:highlight w:val="yellow"/>
              </w:rPr>
            </w:pPr>
          </w:p>
        </w:tc>
        <w:tc>
          <w:tcPr>
            <w:tcW w:w="1530" w:type="dxa"/>
          </w:tcPr>
          <w:p w14:paraId="667A69AC" w14:textId="77777777" w:rsidR="00D240EF" w:rsidRPr="00FE3FE5" w:rsidRDefault="00D240EF" w:rsidP="00AA223A">
            <w:pPr>
              <w:pStyle w:val="TableEntry"/>
              <w:rPr>
                <w:rFonts w:cs="Arial"/>
                <w:i/>
                <w:color w:val="00B050"/>
                <w:sz w:val="24"/>
                <w:szCs w:val="24"/>
                <w:highlight w:val="yellow"/>
              </w:rPr>
            </w:pPr>
          </w:p>
        </w:tc>
        <w:tc>
          <w:tcPr>
            <w:tcW w:w="1800" w:type="dxa"/>
          </w:tcPr>
          <w:p w14:paraId="0134DB95" w14:textId="77777777" w:rsidR="00D240EF" w:rsidRPr="00FE3FE5" w:rsidRDefault="00D240EF" w:rsidP="00AA223A">
            <w:pPr>
              <w:pStyle w:val="TableEntry"/>
              <w:rPr>
                <w:rFonts w:cs="Arial"/>
                <w:i/>
                <w:color w:val="00B050"/>
                <w:sz w:val="24"/>
                <w:szCs w:val="24"/>
                <w:highlight w:val="yellow"/>
              </w:rPr>
            </w:pPr>
          </w:p>
        </w:tc>
        <w:tc>
          <w:tcPr>
            <w:tcW w:w="2790" w:type="dxa"/>
          </w:tcPr>
          <w:p w14:paraId="63D8A36A" w14:textId="77777777" w:rsidR="00D240EF" w:rsidRPr="00FE3FE5" w:rsidRDefault="00D240EF" w:rsidP="00AA223A">
            <w:pPr>
              <w:pStyle w:val="TableEntry"/>
              <w:rPr>
                <w:rFonts w:cs="Arial"/>
                <w:i/>
                <w:color w:val="00B050"/>
                <w:sz w:val="24"/>
                <w:szCs w:val="24"/>
                <w:highlight w:val="yellow"/>
              </w:rPr>
            </w:pPr>
          </w:p>
        </w:tc>
        <w:tc>
          <w:tcPr>
            <w:tcW w:w="2775" w:type="dxa"/>
          </w:tcPr>
          <w:p w14:paraId="090213DF" w14:textId="77777777" w:rsidR="00D240EF" w:rsidRPr="00FE3FE5" w:rsidRDefault="00D240EF" w:rsidP="00AA223A">
            <w:pPr>
              <w:pStyle w:val="TableEntry"/>
              <w:rPr>
                <w:rFonts w:cs="Arial"/>
                <w:i/>
                <w:color w:val="00B050"/>
                <w:sz w:val="24"/>
                <w:szCs w:val="24"/>
                <w:highlight w:val="yellow"/>
              </w:rPr>
            </w:pPr>
          </w:p>
        </w:tc>
      </w:tr>
    </w:tbl>
    <w:p w14:paraId="1A83A384" w14:textId="77777777" w:rsidR="00D240EF" w:rsidRPr="00FE3FE5" w:rsidRDefault="00D240EF" w:rsidP="00427CFA">
      <w:pPr>
        <w:pStyle w:val="Heading3"/>
        <w:rPr>
          <w:rFonts w:ascii="Arial" w:hAnsi="Arial"/>
          <w:highlight w:val="yellow"/>
        </w:rPr>
      </w:pPr>
      <w:bookmarkStart w:id="919" w:name="_Toc52463133"/>
      <w:bookmarkStart w:id="920" w:name="_Toc54010645"/>
      <w:r w:rsidRPr="00FE3FE5">
        <w:rPr>
          <w:rFonts w:ascii="Arial" w:hAnsi="Arial"/>
          <w:highlight w:val="yellow"/>
        </w:rPr>
        <w:t>State of the Art Landscape Analysis</w:t>
      </w:r>
      <w:bookmarkEnd w:id="919"/>
      <w:bookmarkEnd w:id="920"/>
    </w:p>
    <w:p w14:paraId="4724C59C"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&lt;List/describe benchmark/available similar devices (available in Europe) and key properties (device, manufacturer, key design features, specifications, mechanism of action, use/indication as applicable).&gt;</w:t>
      </w:r>
    </w:p>
    <w:p w14:paraId="68BDD686" w14:textId="77777777" w:rsidR="00D240EF" w:rsidRPr="00FE3FE5" w:rsidRDefault="00D240EF" w:rsidP="00D240EF">
      <w:pPr>
        <w:pStyle w:val="BT1BodyTextI1"/>
        <w:rPr>
          <w:rFonts w:cs="Arial"/>
          <w:i/>
          <w:color w:val="0000FF"/>
          <w:highlight w:val="yellow"/>
        </w:rPr>
      </w:pPr>
      <w:r w:rsidRPr="00FE3FE5">
        <w:rPr>
          <w:rFonts w:cs="Arial"/>
          <w:i/>
          <w:color w:val="0000FF"/>
          <w:highlight w:val="yellow"/>
        </w:rPr>
        <w:t xml:space="preserve">&lt;Comparative analysis of subject device vs similar device performance and safety: </w:t>
      </w:r>
    </w:p>
    <w:p w14:paraId="55DBBF40" w14:textId="77777777" w:rsidR="00D240EF" w:rsidRPr="00FE3FE5" w:rsidRDefault="00D240EF" w:rsidP="0099486F">
      <w:pPr>
        <w:pStyle w:val="BT1BodyTextI1"/>
        <w:numPr>
          <w:ilvl w:val="0"/>
          <w:numId w:val="37"/>
        </w:numPr>
        <w:rPr>
          <w:rFonts w:cs="Arial"/>
          <w:i/>
          <w:color w:val="0000FF"/>
          <w:highlight w:val="yellow"/>
        </w:rPr>
      </w:pPr>
      <w:r w:rsidRPr="00FE3FE5">
        <w:rPr>
          <w:rFonts w:cs="Arial"/>
          <w:i/>
          <w:color w:val="0000FF"/>
          <w:highlight w:val="yellow"/>
        </w:rPr>
        <w:t>Head-to-head trials (safety /performance)</w:t>
      </w:r>
    </w:p>
    <w:p w14:paraId="6A44DBA8" w14:textId="77777777" w:rsidR="00D240EF" w:rsidRPr="00FE3FE5" w:rsidRDefault="00D240EF" w:rsidP="0099486F">
      <w:pPr>
        <w:pStyle w:val="BT1BodyTextI1"/>
        <w:numPr>
          <w:ilvl w:val="0"/>
          <w:numId w:val="37"/>
        </w:numPr>
        <w:rPr>
          <w:rFonts w:cs="Arial"/>
          <w:i/>
          <w:color w:val="0000FF"/>
          <w:highlight w:val="yellow"/>
        </w:rPr>
      </w:pPr>
      <w:r w:rsidRPr="00FE3FE5">
        <w:rPr>
          <w:rFonts w:cs="Arial"/>
          <w:i/>
          <w:color w:val="0000FF"/>
          <w:highlight w:val="yellow"/>
        </w:rPr>
        <w:lastRenderedPageBreak/>
        <w:t>Side-by side tables: Clinical outcomes (cited from literature)</w:t>
      </w:r>
    </w:p>
    <w:p w14:paraId="6EAB9AF6" w14:textId="77777777" w:rsidR="00D240EF" w:rsidRPr="00FE3FE5" w:rsidRDefault="00D240EF" w:rsidP="0099486F">
      <w:pPr>
        <w:pStyle w:val="BT1BodyTextI1"/>
        <w:numPr>
          <w:ilvl w:val="0"/>
          <w:numId w:val="37"/>
        </w:numPr>
        <w:rPr>
          <w:rFonts w:cs="Arial"/>
          <w:i/>
          <w:color w:val="0000FF"/>
          <w:highlight w:val="yellow"/>
        </w:rPr>
      </w:pPr>
      <w:r w:rsidRPr="00FE3FE5">
        <w:rPr>
          <w:rFonts w:cs="Arial"/>
          <w:i/>
          <w:color w:val="0000FF"/>
          <w:highlight w:val="yellow"/>
        </w:rPr>
        <w:t>Side-by side tables: Clinical safety (cited from literature)</w:t>
      </w:r>
    </w:p>
    <w:p w14:paraId="4864D4E4" w14:textId="0ED56C36" w:rsidR="00D240EF" w:rsidRPr="00FE3FE5" w:rsidRDefault="00D240EF" w:rsidP="00D240EF">
      <w:pPr>
        <w:pStyle w:val="BT1BodyTextI1"/>
        <w:rPr>
          <w:rFonts w:cs="Arial"/>
          <w:i/>
          <w:color w:val="0000FF"/>
          <w:highlight w:val="yellow"/>
        </w:rPr>
        <w:sectPr w:rsidR="00D240EF" w:rsidRPr="00FE3FE5" w:rsidSect="00AA223A">
          <w:headerReference w:type="even" r:id="rId15"/>
          <w:headerReference w:type="default" r:id="rId16"/>
          <w:footerReference w:type="even" r:id="rId17"/>
          <w:footerReference w:type="default" r:id="rId18"/>
          <w:headerReference w:type="first" r:id="rId19"/>
          <w:footerReference w:type="first" r:id="rId20"/>
          <w:pgSz w:w="12240" w:h="15840" w:code="1"/>
          <w:pgMar w:top="1440" w:right="1080" w:bottom="1728" w:left="1080" w:header="720" w:footer="720" w:gutter="0"/>
          <w:cols w:space="720"/>
          <w:docGrid w:linePitch="360"/>
        </w:sectPr>
      </w:pPr>
      <w:r w:rsidRPr="00FE3FE5">
        <w:rPr>
          <w:rFonts w:cs="Arial"/>
          <w:i/>
          <w:color w:val="0000FF"/>
          <w:highlight w:val="yellow"/>
        </w:rPr>
        <w:t xml:space="preserve">&lt;Use </w:t>
      </w:r>
      <w:r w:rsidRPr="00FE3FE5">
        <w:rPr>
          <w:rFonts w:cs="Arial"/>
          <w:i/>
          <w:color w:val="0000FF"/>
          <w:highlight w:val="yellow"/>
        </w:rPr>
        <w:fldChar w:fldCharType="begin"/>
      </w:r>
      <w:r w:rsidRPr="00FE3FE5">
        <w:rPr>
          <w:rFonts w:cs="Arial"/>
          <w:i/>
          <w:color w:val="0000FF"/>
          <w:highlight w:val="yellow"/>
        </w:rPr>
        <w:instrText xml:space="preserve"> REF _Ref50905245 \h  \* MERGEFORMAT </w:instrText>
      </w:r>
      <w:r w:rsidRPr="00FE3FE5">
        <w:rPr>
          <w:rFonts w:cs="Arial"/>
          <w:i/>
          <w:color w:val="0000FF"/>
          <w:highlight w:val="yellow"/>
        </w:rPr>
      </w:r>
      <w:r w:rsidRPr="00FE3FE5">
        <w:rPr>
          <w:rFonts w:cs="Arial"/>
          <w:i/>
          <w:color w:val="0000FF"/>
          <w:highlight w:val="yellow"/>
        </w:rPr>
        <w:fldChar w:fldCharType="separate"/>
      </w:r>
      <w:r w:rsidR="00993A91" w:rsidRPr="00FE3FE5">
        <w:rPr>
          <w:rFonts w:cs="Arial"/>
          <w:i/>
          <w:color w:val="0000FF"/>
          <w:highlight w:val="yellow"/>
        </w:rPr>
        <w:t>Table 7</w:t>
      </w:r>
      <w:r w:rsidRPr="00FE3FE5">
        <w:rPr>
          <w:rFonts w:cs="Arial"/>
          <w:i/>
          <w:color w:val="0000FF"/>
          <w:highlight w:val="yellow"/>
        </w:rPr>
        <w:fldChar w:fldCharType="end"/>
      </w:r>
      <w:r w:rsidRPr="00FE3FE5">
        <w:rPr>
          <w:rFonts w:cs="Arial"/>
          <w:i/>
          <w:color w:val="0000FF"/>
          <w:highlight w:val="yellow"/>
        </w:rPr>
        <w:t xml:space="preserve"> to summarize the comparative analysis.&gt;</w:t>
      </w:r>
    </w:p>
    <w:p w14:paraId="5F47FCAD" w14:textId="219278D2" w:rsidR="00D240EF" w:rsidRPr="00FE3FE5" w:rsidRDefault="00D240EF" w:rsidP="00D240EF">
      <w:pPr>
        <w:pStyle w:val="Caption"/>
        <w:rPr>
          <w:rFonts w:cs="Arial"/>
          <w:i/>
          <w:color w:val="00B050"/>
          <w:szCs w:val="24"/>
          <w:highlight w:val="yellow"/>
        </w:rPr>
      </w:pPr>
      <w:bookmarkStart w:id="921" w:name="_Ref50905245"/>
      <w:bookmarkStart w:id="922" w:name="_Toc52463226"/>
      <w:bookmarkStart w:id="923" w:name="_Toc54010721"/>
      <w:r w:rsidRPr="00FE3FE5">
        <w:rPr>
          <w:rFonts w:cs="Arial"/>
          <w:i/>
          <w:color w:val="00B050"/>
          <w:szCs w:val="24"/>
          <w:highlight w:val="yellow"/>
        </w:rPr>
        <w:lastRenderedPageBreak/>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993A91" w:rsidRPr="00FE3FE5">
        <w:rPr>
          <w:rFonts w:cs="Arial"/>
          <w:i/>
          <w:noProof/>
          <w:color w:val="00B050"/>
          <w:szCs w:val="24"/>
          <w:highlight w:val="yellow"/>
        </w:rPr>
        <w:t>7</w:t>
      </w:r>
      <w:r w:rsidRPr="00FE3FE5">
        <w:rPr>
          <w:rFonts w:cs="Arial"/>
          <w:i/>
          <w:color w:val="00B050"/>
          <w:szCs w:val="24"/>
          <w:highlight w:val="yellow"/>
        </w:rPr>
        <w:fldChar w:fldCharType="end"/>
      </w:r>
      <w:bookmarkEnd w:id="921"/>
      <w:r w:rsidRPr="00FE3FE5">
        <w:rPr>
          <w:rFonts w:cs="Arial"/>
          <w:i/>
          <w:color w:val="00B050"/>
          <w:szCs w:val="24"/>
          <w:highlight w:val="yellow"/>
        </w:rPr>
        <w:t xml:space="preserve">. Published Studies of &lt;Subject/Equivalent Device Name&gt; and Similar </w:t>
      </w:r>
      <w:proofErr w:type="gramStart"/>
      <w:r w:rsidRPr="00FE3FE5">
        <w:rPr>
          <w:rFonts w:cs="Arial"/>
          <w:i/>
          <w:color w:val="00B050"/>
          <w:szCs w:val="24"/>
          <w:highlight w:val="yellow"/>
        </w:rPr>
        <w:t>Devices</w:t>
      </w:r>
      <w:bookmarkEnd w:id="922"/>
      <w:bookmarkEnd w:id="923"/>
      <w:proofErr w:type="gramEnd"/>
    </w:p>
    <w:tbl>
      <w:tblPr>
        <w:tblStyle w:val="TableGrid"/>
        <w:tblW w:w="13428" w:type="dxa"/>
        <w:tblLook w:val="04A0" w:firstRow="1" w:lastRow="0" w:firstColumn="1" w:lastColumn="0" w:noHBand="0" w:noVBand="1"/>
      </w:tblPr>
      <w:tblGrid>
        <w:gridCol w:w="1573"/>
        <w:gridCol w:w="1790"/>
        <w:gridCol w:w="1525"/>
        <w:gridCol w:w="1846"/>
        <w:gridCol w:w="3276"/>
        <w:gridCol w:w="3418"/>
      </w:tblGrid>
      <w:tr w:rsidR="00D240EF" w:rsidRPr="00FE3FE5" w14:paraId="343994BD" w14:textId="77777777" w:rsidTr="00AA223A">
        <w:trPr>
          <w:trHeight w:val="629"/>
          <w:tblHeader/>
        </w:trPr>
        <w:tc>
          <w:tcPr>
            <w:tcW w:w="1573" w:type="dxa"/>
            <w:shd w:val="clear" w:color="auto" w:fill="D9D9D9" w:themeFill="background1" w:themeFillShade="D9"/>
          </w:tcPr>
          <w:p w14:paraId="67B56E7C"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Article</w:t>
            </w:r>
          </w:p>
        </w:tc>
        <w:tc>
          <w:tcPr>
            <w:tcW w:w="1790" w:type="dxa"/>
            <w:shd w:val="clear" w:color="auto" w:fill="D9D9D9" w:themeFill="background1" w:themeFillShade="D9"/>
          </w:tcPr>
          <w:p w14:paraId="365C6BA1"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Setting</w:t>
            </w:r>
          </w:p>
        </w:tc>
        <w:tc>
          <w:tcPr>
            <w:tcW w:w="1525" w:type="dxa"/>
            <w:shd w:val="clear" w:color="auto" w:fill="D9D9D9" w:themeFill="background1" w:themeFillShade="D9"/>
          </w:tcPr>
          <w:p w14:paraId="1299DE80"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 xml:space="preserve">Arms, No Patients </w:t>
            </w:r>
          </w:p>
        </w:tc>
        <w:tc>
          <w:tcPr>
            <w:tcW w:w="1846" w:type="dxa"/>
            <w:shd w:val="clear" w:color="auto" w:fill="D9D9D9" w:themeFill="background1" w:themeFillShade="D9"/>
          </w:tcPr>
          <w:p w14:paraId="33F99444"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Procedural Outcomes</w:t>
            </w:r>
          </w:p>
        </w:tc>
        <w:tc>
          <w:tcPr>
            <w:tcW w:w="3276" w:type="dxa"/>
            <w:shd w:val="clear" w:color="auto" w:fill="D9D9D9" w:themeFill="background1" w:themeFillShade="D9"/>
          </w:tcPr>
          <w:p w14:paraId="08B9BE49"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Safety Outcomes</w:t>
            </w:r>
          </w:p>
        </w:tc>
        <w:tc>
          <w:tcPr>
            <w:tcW w:w="3418" w:type="dxa"/>
            <w:shd w:val="clear" w:color="auto" w:fill="D9D9D9" w:themeFill="background1" w:themeFillShade="D9"/>
          </w:tcPr>
          <w:p w14:paraId="58C5B83B" w14:textId="77777777" w:rsidR="00D240EF" w:rsidRPr="00FE3FE5" w:rsidRDefault="00D240EF" w:rsidP="00AA223A">
            <w:pPr>
              <w:pStyle w:val="TableHeader"/>
              <w:rPr>
                <w:rFonts w:cs="Arial"/>
                <w:sz w:val="24"/>
                <w:szCs w:val="24"/>
                <w:highlight w:val="yellow"/>
              </w:rPr>
            </w:pPr>
            <w:r w:rsidRPr="00FE3FE5">
              <w:rPr>
                <w:rFonts w:cs="Arial"/>
                <w:sz w:val="24"/>
                <w:szCs w:val="24"/>
                <w:highlight w:val="yellow"/>
              </w:rPr>
              <w:t>Performance/Other</w:t>
            </w:r>
          </w:p>
        </w:tc>
      </w:tr>
      <w:tr w:rsidR="00D240EF" w:rsidRPr="00FE3FE5" w14:paraId="0D00ED90" w14:textId="77777777" w:rsidTr="00AA223A">
        <w:tc>
          <w:tcPr>
            <w:tcW w:w="1573" w:type="dxa"/>
          </w:tcPr>
          <w:p w14:paraId="200BE051"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&lt;EndNote in-text citation&gt;</w:t>
            </w:r>
          </w:p>
        </w:tc>
        <w:tc>
          <w:tcPr>
            <w:tcW w:w="1790" w:type="dxa"/>
          </w:tcPr>
          <w:p w14:paraId="02A94C1C"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&lt;Intervention&gt;</w:t>
            </w:r>
          </w:p>
          <w:p w14:paraId="33D988FE"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&lt;Key patient characteristics&gt;</w:t>
            </w:r>
          </w:p>
          <w:p w14:paraId="3B69424E"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&lt;Location if relevant&gt;</w:t>
            </w:r>
          </w:p>
        </w:tc>
        <w:tc>
          <w:tcPr>
            <w:tcW w:w="1525" w:type="dxa"/>
          </w:tcPr>
          <w:p w14:paraId="5021867F"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&lt;Device A&gt;, n=xx</w:t>
            </w:r>
          </w:p>
          <w:p w14:paraId="3131A003"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 xml:space="preserve">vs </w:t>
            </w:r>
          </w:p>
          <w:p w14:paraId="57D45FD1"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&lt;Device B&gt;, n=xx</w:t>
            </w:r>
          </w:p>
        </w:tc>
        <w:tc>
          <w:tcPr>
            <w:tcW w:w="1846" w:type="dxa"/>
          </w:tcPr>
          <w:p w14:paraId="096CAEC5"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&lt;Device A vs Device B&gt;</w:t>
            </w:r>
          </w:p>
          <w:p w14:paraId="297966E0"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&lt;Endpoint 1&gt;, n (%) vs n (%); P</w:t>
            </w:r>
            <w:proofErr w:type="gramStart"/>
            <w:r w:rsidRPr="00FE3FE5">
              <w:rPr>
                <w:rFonts w:cs="Arial"/>
                <w:i/>
                <w:color w:val="00B050"/>
                <w:sz w:val="24"/>
                <w:szCs w:val="24"/>
                <w:highlight w:val="yellow"/>
              </w:rPr>
              <w:t>=.xx</w:t>
            </w:r>
            <w:proofErr w:type="gramEnd"/>
          </w:p>
          <w:p w14:paraId="316C78C4"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&lt;Endpoint 2&gt;, n (%) vs n (%); P</w:t>
            </w:r>
            <w:proofErr w:type="gramStart"/>
            <w:r w:rsidRPr="00FE3FE5">
              <w:rPr>
                <w:rFonts w:cs="Arial"/>
                <w:i/>
                <w:color w:val="00B050"/>
                <w:sz w:val="24"/>
                <w:szCs w:val="24"/>
                <w:highlight w:val="yellow"/>
              </w:rPr>
              <w:t>=.xx</w:t>
            </w:r>
            <w:proofErr w:type="gramEnd"/>
          </w:p>
        </w:tc>
        <w:tc>
          <w:tcPr>
            <w:tcW w:w="3276" w:type="dxa"/>
          </w:tcPr>
          <w:p w14:paraId="2961C56E"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&lt;Device A vs Device B&gt;</w:t>
            </w:r>
          </w:p>
          <w:p w14:paraId="26DFD8B7"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&lt;Endpoint 1&gt;, n (%) vs n (%); P</w:t>
            </w:r>
            <w:proofErr w:type="gramStart"/>
            <w:r w:rsidRPr="00FE3FE5">
              <w:rPr>
                <w:rFonts w:cs="Arial"/>
                <w:i/>
                <w:color w:val="00B050"/>
                <w:sz w:val="24"/>
                <w:szCs w:val="24"/>
                <w:highlight w:val="yellow"/>
              </w:rPr>
              <w:t>=.xx</w:t>
            </w:r>
            <w:proofErr w:type="gramEnd"/>
          </w:p>
          <w:p w14:paraId="7489B074"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&lt;Endpoint 2&gt;, n (%) vs n (%); P</w:t>
            </w:r>
            <w:proofErr w:type="gramStart"/>
            <w:r w:rsidRPr="00FE3FE5">
              <w:rPr>
                <w:rFonts w:cs="Arial"/>
                <w:i/>
                <w:color w:val="00B050"/>
                <w:sz w:val="24"/>
                <w:szCs w:val="24"/>
                <w:highlight w:val="yellow"/>
              </w:rPr>
              <w:t>=.xx</w:t>
            </w:r>
            <w:proofErr w:type="gramEnd"/>
          </w:p>
        </w:tc>
        <w:tc>
          <w:tcPr>
            <w:tcW w:w="3418" w:type="dxa"/>
          </w:tcPr>
          <w:p w14:paraId="61435962"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&lt;Relevant subgroup analyses&gt;</w:t>
            </w:r>
          </w:p>
          <w:p w14:paraId="6FC8FF8E" w14:textId="77777777" w:rsidR="00D240EF" w:rsidRPr="00FE3FE5" w:rsidRDefault="00D240EF" w:rsidP="00AA223A">
            <w:pPr>
              <w:pStyle w:val="TableEntry"/>
              <w:rPr>
                <w:rFonts w:cs="Arial"/>
                <w:i/>
                <w:color w:val="00B050"/>
                <w:sz w:val="24"/>
                <w:szCs w:val="24"/>
                <w:highlight w:val="yellow"/>
              </w:rPr>
            </w:pPr>
            <w:r w:rsidRPr="00FE3FE5">
              <w:rPr>
                <w:rFonts w:cs="Arial"/>
                <w:i/>
                <w:color w:val="00B050"/>
                <w:sz w:val="24"/>
                <w:szCs w:val="24"/>
                <w:highlight w:val="yellow"/>
              </w:rPr>
              <w:t>&lt;Relevant information on inclusion criteria/procedure characteristics that may influence outcomes&gt;</w:t>
            </w:r>
          </w:p>
        </w:tc>
      </w:tr>
      <w:tr w:rsidR="00D240EF" w:rsidRPr="00FE3FE5" w14:paraId="58FD72DE" w14:textId="77777777" w:rsidTr="00AA223A">
        <w:tc>
          <w:tcPr>
            <w:tcW w:w="1573" w:type="dxa"/>
          </w:tcPr>
          <w:p w14:paraId="77A67444" w14:textId="77777777" w:rsidR="00D240EF" w:rsidRPr="00FE3FE5" w:rsidRDefault="00D240EF" w:rsidP="00AA223A">
            <w:pPr>
              <w:pStyle w:val="TableEntry"/>
              <w:rPr>
                <w:rFonts w:cs="Arial"/>
                <w:i/>
                <w:color w:val="00B050"/>
                <w:sz w:val="24"/>
                <w:szCs w:val="24"/>
                <w:highlight w:val="yellow"/>
              </w:rPr>
            </w:pPr>
          </w:p>
        </w:tc>
        <w:tc>
          <w:tcPr>
            <w:tcW w:w="1790" w:type="dxa"/>
          </w:tcPr>
          <w:p w14:paraId="47C7556E" w14:textId="77777777" w:rsidR="00D240EF" w:rsidRPr="00FE3FE5" w:rsidRDefault="00D240EF" w:rsidP="00AA223A">
            <w:pPr>
              <w:pStyle w:val="TableEntry"/>
              <w:rPr>
                <w:rFonts w:cs="Arial"/>
                <w:i/>
                <w:color w:val="00B050"/>
                <w:sz w:val="24"/>
                <w:szCs w:val="24"/>
                <w:highlight w:val="yellow"/>
              </w:rPr>
            </w:pPr>
          </w:p>
        </w:tc>
        <w:tc>
          <w:tcPr>
            <w:tcW w:w="1525" w:type="dxa"/>
          </w:tcPr>
          <w:p w14:paraId="45253933" w14:textId="77777777" w:rsidR="00D240EF" w:rsidRPr="00FE3FE5" w:rsidRDefault="00D240EF" w:rsidP="00AA223A">
            <w:pPr>
              <w:pStyle w:val="TableEntry"/>
              <w:rPr>
                <w:rFonts w:cs="Arial"/>
                <w:i/>
                <w:color w:val="00B050"/>
                <w:sz w:val="24"/>
                <w:szCs w:val="24"/>
                <w:highlight w:val="yellow"/>
              </w:rPr>
            </w:pPr>
          </w:p>
        </w:tc>
        <w:tc>
          <w:tcPr>
            <w:tcW w:w="1846" w:type="dxa"/>
          </w:tcPr>
          <w:p w14:paraId="40102402" w14:textId="77777777" w:rsidR="00D240EF" w:rsidRPr="00FE3FE5" w:rsidRDefault="00D240EF" w:rsidP="00AA223A">
            <w:pPr>
              <w:pStyle w:val="TableEntry"/>
              <w:rPr>
                <w:rFonts w:cs="Arial"/>
                <w:i/>
                <w:color w:val="00B050"/>
                <w:sz w:val="24"/>
                <w:szCs w:val="24"/>
                <w:highlight w:val="yellow"/>
              </w:rPr>
            </w:pPr>
          </w:p>
        </w:tc>
        <w:tc>
          <w:tcPr>
            <w:tcW w:w="3276" w:type="dxa"/>
          </w:tcPr>
          <w:p w14:paraId="46422955" w14:textId="77777777" w:rsidR="00D240EF" w:rsidRPr="00FE3FE5" w:rsidRDefault="00D240EF" w:rsidP="00AA223A">
            <w:pPr>
              <w:pStyle w:val="TableEntry"/>
              <w:rPr>
                <w:rFonts w:cs="Arial"/>
                <w:i/>
                <w:color w:val="00B050"/>
                <w:sz w:val="24"/>
                <w:szCs w:val="24"/>
                <w:highlight w:val="yellow"/>
              </w:rPr>
            </w:pPr>
          </w:p>
        </w:tc>
        <w:tc>
          <w:tcPr>
            <w:tcW w:w="3418" w:type="dxa"/>
          </w:tcPr>
          <w:p w14:paraId="73387C17" w14:textId="77777777" w:rsidR="00D240EF" w:rsidRPr="00FE3FE5" w:rsidRDefault="00D240EF" w:rsidP="00AA223A">
            <w:pPr>
              <w:pStyle w:val="TableEntry"/>
              <w:rPr>
                <w:rFonts w:cs="Arial"/>
                <w:i/>
                <w:color w:val="00B050"/>
                <w:sz w:val="24"/>
                <w:szCs w:val="24"/>
                <w:highlight w:val="yellow"/>
              </w:rPr>
            </w:pPr>
          </w:p>
        </w:tc>
      </w:tr>
      <w:tr w:rsidR="00D240EF" w:rsidRPr="00FE3FE5" w14:paraId="4CD11049" w14:textId="77777777" w:rsidTr="00AA223A">
        <w:tc>
          <w:tcPr>
            <w:tcW w:w="1573" w:type="dxa"/>
          </w:tcPr>
          <w:p w14:paraId="0E2C99E0" w14:textId="77777777" w:rsidR="00D240EF" w:rsidRPr="00FE3FE5" w:rsidRDefault="00D240EF" w:rsidP="00AA223A">
            <w:pPr>
              <w:pStyle w:val="TableEntry"/>
              <w:rPr>
                <w:rFonts w:cs="Arial"/>
                <w:i/>
                <w:color w:val="00B050"/>
                <w:sz w:val="24"/>
                <w:szCs w:val="24"/>
                <w:highlight w:val="yellow"/>
              </w:rPr>
            </w:pPr>
          </w:p>
        </w:tc>
        <w:tc>
          <w:tcPr>
            <w:tcW w:w="1790" w:type="dxa"/>
          </w:tcPr>
          <w:p w14:paraId="6017D714" w14:textId="77777777" w:rsidR="00D240EF" w:rsidRPr="00FE3FE5" w:rsidRDefault="00D240EF" w:rsidP="00AA223A">
            <w:pPr>
              <w:pStyle w:val="TableEntry"/>
              <w:rPr>
                <w:rFonts w:cs="Arial"/>
                <w:i/>
                <w:color w:val="00B050"/>
                <w:sz w:val="24"/>
                <w:szCs w:val="24"/>
                <w:highlight w:val="yellow"/>
              </w:rPr>
            </w:pPr>
          </w:p>
        </w:tc>
        <w:tc>
          <w:tcPr>
            <w:tcW w:w="1525" w:type="dxa"/>
          </w:tcPr>
          <w:p w14:paraId="0DA2F6A8" w14:textId="77777777" w:rsidR="00D240EF" w:rsidRPr="00FE3FE5" w:rsidRDefault="00D240EF" w:rsidP="00AA223A">
            <w:pPr>
              <w:pStyle w:val="TableEntry"/>
              <w:rPr>
                <w:rFonts w:cs="Arial"/>
                <w:i/>
                <w:color w:val="00B050"/>
                <w:sz w:val="24"/>
                <w:szCs w:val="24"/>
                <w:highlight w:val="yellow"/>
              </w:rPr>
            </w:pPr>
          </w:p>
        </w:tc>
        <w:tc>
          <w:tcPr>
            <w:tcW w:w="1846" w:type="dxa"/>
          </w:tcPr>
          <w:p w14:paraId="3FDD3D15" w14:textId="77777777" w:rsidR="00D240EF" w:rsidRPr="00FE3FE5" w:rsidRDefault="00D240EF" w:rsidP="00AA223A">
            <w:pPr>
              <w:pStyle w:val="TableEntry"/>
              <w:rPr>
                <w:rFonts w:cs="Arial"/>
                <w:i/>
                <w:color w:val="00B050"/>
                <w:sz w:val="24"/>
                <w:szCs w:val="24"/>
                <w:highlight w:val="yellow"/>
              </w:rPr>
            </w:pPr>
          </w:p>
        </w:tc>
        <w:tc>
          <w:tcPr>
            <w:tcW w:w="3276" w:type="dxa"/>
          </w:tcPr>
          <w:p w14:paraId="257D355C" w14:textId="77777777" w:rsidR="00D240EF" w:rsidRPr="00FE3FE5" w:rsidRDefault="00D240EF" w:rsidP="00AA223A">
            <w:pPr>
              <w:pStyle w:val="TableEntry"/>
              <w:rPr>
                <w:rFonts w:cs="Arial"/>
                <w:i/>
                <w:color w:val="00B050"/>
                <w:sz w:val="24"/>
                <w:szCs w:val="24"/>
                <w:highlight w:val="yellow"/>
              </w:rPr>
            </w:pPr>
          </w:p>
        </w:tc>
        <w:tc>
          <w:tcPr>
            <w:tcW w:w="3418" w:type="dxa"/>
          </w:tcPr>
          <w:p w14:paraId="4F74BF05" w14:textId="77777777" w:rsidR="00D240EF" w:rsidRPr="00FE3FE5" w:rsidRDefault="00D240EF" w:rsidP="00AA223A">
            <w:pPr>
              <w:pStyle w:val="TableEntry"/>
              <w:rPr>
                <w:rFonts w:cs="Arial"/>
                <w:i/>
                <w:color w:val="00B050"/>
                <w:sz w:val="24"/>
                <w:szCs w:val="24"/>
                <w:highlight w:val="yellow"/>
              </w:rPr>
            </w:pPr>
          </w:p>
        </w:tc>
      </w:tr>
      <w:tr w:rsidR="00D240EF" w:rsidRPr="00FE3FE5" w14:paraId="3317B91E" w14:textId="77777777" w:rsidTr="00AA223A">
        <w:tc>
          <w:tcPr>
            <w:tcW w:w="1573" w:type="dxa"/>
          </w:tcPr>
          <w:p w14:paraId="0B6AA8D3" w14:textId="77777777" w:rsidR="00D240EF" w:rsidRPr="00FE3FE5" w:rsidRDefault="00D240EF" w:rsidP="00AA223A">
            <w:pPr>
              <w:pStyle w:val="TableEntry"/>
              <w:rPr>
                <w:rFonts w:cs="Arial"/>
                <w:i/>
                <w:color w:val="00B050"/>
                <w:sz w:val="24"/>
                <w:szCs w:val="24"/>
                <w:highlight w:val="yellow"/>
              </w:rPr>
            </w:pPr>
            <w:bookmarkStart w:id="924" w:name="_Hlk490577411"/>
          </w:p>
        </w:tc>
        <w:tc>
          <w:tcPr>
            <w:tcW w:w="1790" w:type="dxa"/>
          </w:tcPr>
          <w:p w14:paraId="15DB5423" w14:textId="77777777" w:rsidR="00D240EF" w:rsidRPr="00FE3FE5" w:rsidRDefault="00D240EF" w:rsidP="00AA223A">
            <w:pPr>
              <w:pStyle w:val="TableEntry"/>
              <w:rPr>
                <w:rFonts w:cs="Arial"/>
                <w:i/>
                <w:color w:val="00B050"/>
                <w:sz w:val="24"/>
                <w:szCs w:val="24"/>
                <w:highlight w:val="yellow"/>
              </w:rPr>
            </w:pPr>
          </w:p>
        </w:tc>
        <w:tc>
          <w:tcPr>
            <w:tcW w:w="1525" w:type="dxa"/>
          </w:tcPr>
          <w:p w14:paraId="1A378002" w14:textId="77777777" w:rsidR="00D240EF" w:rsidRPr="00FE3FE5" w:rsidRDefault="00D240EF" w:rsidP="00AA223A">
            <w:pPr>
              <w:pStyle w:val="TableEntry"/>
              <w:rPr>
                <w:rFonts w:cs="Arial"/>
                <w:i/>
                <w:color w:val="00B050"/>
                <w:sz w:val="24"/>
                <w:szCs w:val="24"/>
                <w:highlight w:val="yellow"/>
              </w:rPr>
            </w:pPr>
          </w:p>
        </w:tc>
        <w:tc>
          <w:tcPr>
            <w:tcW w:w="1846" w:type="dxa"/>
          </w:tcPr>
          <w:p w14:paraId="5E369688" w14:textId="77777777" w:rsidR="00D240EF" w:rsidRPr="00FE3FE5" w:rsidRDefault="00D240EF" w:rsidP="00AA223A">
            <w:pPr>
              <w:pStyle w:val="TableEntry"/>
              <w:rPr>
                <w:rFonts w:cs="Arial"/>
                <w:i/>
                <w:color w:val="00B050"/>
                <w:sz w:val="24"/>
                <w:szCs w:val="24"/>
                <w:highlight w:val="yellow"/>
              </w:rPr>
            </w:pPr>
          </w:p>
        </w:tc>
        <w:tc>
          <w:tcPr>
            <w:tcW w:w="3276" w:type="dxa"/>
          </w:tcPr>
          <w:p w14:paraId="6F39B605" w14:textId="77777777" w:rsidR="00D240EF" w:rsidRPr="00FE3FE5" w:rsidRDefault="00D240EF" w:rsidP="00AA223A">
            <w:pPr>
              <w:pStyle w:val="TableEntry"/>
              <w:rPr>
                <w:rFonts w:cs="Arial"/>
                <w:i/>
                <w:color w:val="00B050"/>
                <w:sz w:val="24"/>
                <w:szCs w:val="24"/>
                <w:highlight w:val="yellow"/>
              </w:rPr>
            </w:pPr>
          </w:p>
        </w:tc>
        <w:tc>
          <w:tcPr>
            <w:tcW w:w="3418" w:type="dxa"/>
          </w:tcPr>
          <w:p w14:paraId="1408DD1F" w14:textId="77777777" w:rsidR="00D240EF" w:rsidRPr="00FE3FE5" w:rsidRDefault="00D240EF" w:rsidP="00AA223A">
            <w:pPr>
              <w:pStyle w:val="TableEntry"/>
              <w:rPr>
                <w:rFonts w:cs="Arial"/>
                <w:i/>
                <w:color w:val="00B050"/>
                <w:sz w:val="24"/>
                <w:szCs w:val="24"/>
                <w:highlight w:val="yellow"/>
              </w:rPr>
            </w:pPr>
          </w:p>
        </w:tc>
      </w:tr>
      <w:bookmarkEnd w:id="924"/>
      <w:tr w:rsidR="00D240EF" w:rsidRPr="00FE3FE5" w14:paraId="62AAEECF" w14:textId="77777777" w:rsidTr="00AA223A">
        <w:tc>
          <w:tcPr>
            <w:tcW w:w="1573" w:type="dxa"/>
          </w:tcPr>
          <w:p w14:paraId="302578FC" w14:textId="77777777" w:rsidR="00D240EF" w:rsidRPr="00FE3FE5" w:rsidRDefault="00D240EF" w:rsidP="00AA223A">
            <w:pPr>
              <w:pStyle w:val="TableEntry"/>
              <w:rPr>
                <w:rFonts w:cs="Arial"/>
                <w:i/>
                <w:color w:val="00B050"/>
                <w:sz w:val="24"/>
                <w:szCs w:val="24"/>
                <w:highlight w:val="yellow"/>
              </w:rPr>
            </w:pPr>
          </w:p>
        </w:tc>
        <w:tc>
          <w:tcPr>
            <w:tcW w:w="1790" w:type="dxa"/>
          </w:tcPr>
          <w:p w14:paraId="289F2128" w14:textId="77777777" w:rsidR="00D240EF" w:rsidRPr="00FE3FE5" w:rsidRDefault="00D240EF" w:rsidP="00AA223A">
            <w:pPr>
              <w:pStyle w:val="TableEntry"/>
              <w:rPr>
                <w:rFonts w:cs="Arial"/>
                <w:i/>
                <w:color w:val="00B050"/>
                <w:sz w:val="24"/>
                <w:szCs w:val="24"/>
                <w:highlight w:val="yellow"/>
              </w:rPr>
            </w:pPr>
          </w:p>
        </w:tc>
        <w:tc>
          <w:tcPr>
            <w:tcW w:w="1525" w:type="dxa"/>
          </w:tcPr>
          <w:p w14:paraId="7BC7CB8D" w14:textId="77777777" w:rsidR="00D240EF" w:rsidRPr="00FE3FE5" w:rsidRDefault="00D240EF" w:rsidP="00AA223A">
            <w:pPr>
              <w:pStyle w:val="TableEntry"/>
              <w:rPr>
                <w:rFonts w:cs="Arial"/>
                <w:i/>
                <w:color w:val="00B050"/>
                <w:sz w:val="24"/>
                <w:szCs w:val="24"/>
                <w:highlight w:val="yellow"/>
              </w:rPr>
            </w:pPr>
          </w:p>
        </w:tc>
        <w:tc>
          <w:tcPr>
            <w:tcW w:w="1846" w:type="dxa"/>
          </w:tcPr>
          <w:p w14:paraId="3AD8E020" w14:textId="77777777" w:rsidR="00D240EF" w:rsidRPr="00FE3FE5" w:rsidRDefault="00D240EF" w:rsidP="00AA223A">
            <w:pPr>
              <w:pStyle w:val="TableEntry"/>
              <w:rPr>
                <w:rFonts w:cs="Arial"/>
                <w:i/>
                <w:color w:val="00B050"/>
                <w:sz w:val="24"/>
                <w:szCs w:val="24"/>
                <w:highlight w:val="yellow"/>
              </w:rPr>
            </w:pPr>
          </w:p>
        </w:tc>
        <w:tc>
          <w:tcPr>
            <w:tcW w:w="3276" w:type="dxa"/>
          </w:tcPr>
          <w:p w14:paraId="2D1B07DD" w14:textId="77777777" w:rsidR="00D240EF" w:rsidRPr="00FE3FE5" w:rsidRDefault="00D240EF" w:rsidP="00AA223A">
            <w:pPr>
              <w:pStyle w:val="TableEntry"/>
              <w:rPr>
                <w:rFonts w:cs="Arial"/>
                <w:i/>
                <w:color w:val="00B050"/>
                <w:sz w:val="24"/>
                <w:szCs w:val="24"/>
                <w:highlight w:val="yellow"/>
              </w:rPr>
            </w:pPr>
          </w:p>
        </w:tc>
        <w:tc>
          <w:tcPr>
            <w:tcW w:w="3418" w:type="dxa"/>
          </w:tcPr>
          <w:p w14:paraId="010973C5" w14:textId="77777777" w:rsidR="00D240EF" w:rsidRPr="00FE3FE5" w:rsidRDefault="00D240EF" w:rsidP="00AA223A">
            <w:pPr>
              <w:pStyle w:val="TableEntry"/>
              <w:rPr>
                <w:rFonts w:cs="Arial"/>
                <w:i/>
                <w:color w:val="00B050"/>
                <w:sz w:val="24"/>
                <w:szCs w:val="24"/>
                <w:highlight w:val="yellow"/>
              </w:rPr>
            </w:pPr>
          </w:p>
        </w:tc>
      </w:tr>
      <w:tr w:rsidR="00D240EF" w:rsidRPr="00FE3FE5" w14:paraId="3112E755" w14:textId="77777777" w:rsidTr="00AA223A">
        <w:tc>
          <w:tcPr>
            <w:tcW w:w="1573" w:type="dxa"/>
          </w:tcPr>
          <w:p w14:paraId="5298556A" w14:textId="77777777" w:rsidR="00D240EF" w:rsidRPr="00FE3FE5" w:rsidRDefault="00D240EF" w:rsidP="00AA223A">
            <w:pPr>
              <w:pStyle w:val="TableEntry"/>
              <w:rPr>
                <w:rFonts w:cs="Arial"/>
                <w:i/>
                <w:color w:val="00B050"/>
                <w:sz w:val="24"/>
                <w:szCs w:val="24"/>
                <w:highlight w:val="yellow"/>
              </w:rPr>
            </w:pPr>
          </w:p>
        </w:tc>
        <w:tc>
          <w:tcPr>
            <w:tcW w:w="1790" w:type="dxa"/>
          </w:tcPr>
          <w:p w14:paraId="39119D1F" w14:textId="77777777" w:rsidR="00D240EF" w:rsidRPr="00FE3FE5" w:rsidRDefault="00D240EF" w:rsidP="00AA223A">
            <w:pPr>
              <w:pStyle w:val="TableEntry"/>
              <w:rPr>
                <w:rFonts w:cs="Arial"/>
                <w:i/>
                <w:color w:val="00B050"/>
                <w:sz w:val="24"/>
                <w:szCs w:val="24"/>
                <w:highlight w:val="yellow"/>
              </w:rPr>
            </w:pPr>
          </w:p>
        </w:tc>
        <w:tc>
          <w:tcPr>
            <w:tcW w:w="1525" w:type="dxa"/>
          </w:tcPr>
          <w:p w14:paraId="73C59164" w14:textId="77777777" w:rsidR="00D240EF" w:rsidRPr="00FE3FE5" w:rsidRDefault="00D240EF" w:rsidP="00AA223A">
            <w:pPr>
              <w:pStyle w:val="TableEntry"/>
              <w:rPr>
                <w:rFonts w:cs="Arial"/>
                <w:i/>
                <w:color w:val="00B050"/>
                <w:sz w:val="24"/>
                <w:szCs w:val="24"/>
                <w:highlight w:val="yellow"/>
              </w:rPr>
            </w:pPr>
          </w:p>
        </w:tc>
        <w:tc>
          <w:tcPr>
            <w:tcW w:w="1846" w:type="dxa"/>
          </w:tcPr>
          <w:p w14:paraId="7D678F14" w14:textId="77777777" w:rsidR="00D240EF" w:rsidRPr="00FE3FE5" w:rsidRDefault="00D240EF" w:rsidP="00AA223A">
            <w:pPr>
              <w:pStyle w:val="TableEntry"/>
              <w:rPr>
                <w:rFonts w:cs="Arial"/>
                <w:i/>
                <w:color w:val="00B050"/>
                <w:sz w:val="24"/>
                <w:szCs w:val="24"/>
                <w:highlight w:val="yellow"/>
              </w:rPr>
            </w:pPr>
          </w:p>
        </w:tc>
        <w:tc>
          <w:tcPr>
            <w:tcW w:w="3276" w:type="dxa"/>
          </w:tcPr>
          <w:p w14:paraId="08E8E5E2" w14:textId="77777777" w:rsidR="00D240EF" w:rsidRPr="00FE3FE5" w:rsidRDefault="00D240EF" w:rsidP="00AA223A">
            <w:pPr>
              <w:pStyle w:val="TableEntry"/>
              <w:rPr>
                <w:rFonts w:cs="Arial"/>
                <w:i/>
                <w:color w:val="00B050"/>
                <w:sz w:val="24"/>
                <w:szCs w:val="24"/>
                <w:highlight w:val="yellow"/>
              </w:rPr>
            </w:pPr>
          </w:p>
        </w:tc>
        <w:tc>
          <w:tcPr>
            <w:tcW w:w="3418" w:type="dxa"/>
          </w:tcPr>
          <w:p w14:paraId="69C7CD11" w14:textId="77777777" w:rsidR="00D240EF" w:rsidRPr="00FE3FE5" w:rsidRDefault="00D240EF" w:rsidP="00AA223A">
            <w:pPr>
              <w:pStyle w:val="TableEntry"/>
              <w:rPr>
                <w:rFonts w:cs="Arial"/>
                <w:i/>
                <w:color w:val="00B050"/>
                <w:sz w:val="24"/>
                <w:szCs w:val="24"/>
                <w:highlight w:val="yellow"/>
              </w:rPr>
            </w:pPr>
          </w:p>
        </w:tc>
      </w:tr>
      <w:tr w:rsidR="00D240EF" w:rsidRPr="00FE3FE5" w14:paraId="41A782FB" w14:textId="77777777" w:rsidTr="00AA223A">
        <w:tc>
          <w:tcPr>
            <w:tcW w:w="1573" w:type="dxa"/>
          </w:tcPr>
          <w:p w14:paraId="3D417FC5" w14:textId="77777777" w:rsidR="00D240EF" w:rsidRPr="00FE3FE5" w:rsidRDefault="00D240EF" w:rsidP="00AA223A">
            <w:pPr>
              <w:pStyle w:val="TableEntry"/>
              <w:rPr>
                <w:rFonts w:cs="Arial"/>
                <w:i/>
                <w:color w:val="00B050"/>
                <w:sz w:val="24"/>
                <w:szCs w:val="24"/>
                <w:highlight w:val="yellow"/>
              </w:rPr>
            </w:pPr>
          </w:p>
        </w:tc>
        <w:tc>
          <w:tcPr>
            <w:tcW w:w="1790" w:type="dxa"/>
          </w:tcPr>
          <w:p w14:paraId="14CF84E2" w14:textId="77777777" w:rsidR="00D240EF" w:rsidRPr="00FE3FE5" w:rsidRDefault="00D240EF" w:rsidP="00AA223A">
            <w:pPr>
              <w:pStyle w:val="TableEntry"/>
              <w:rPr>
                <w:rFonts w:cs="Arial"/>
                <w:i/>
                <w:color w:val="00B050"/>
                <w:sz w:val="24"/>
                <w:szCs w:val="24"/>
                <w:highlight w:val="yellow"/>
              </w:rPr>
            </w:pPr>
          </w:p>
        </w:tc>
        <w:tc>
          <w:tcPr>
            <w:tcW w:w="1525" w:type="dxa"/>
          </w:tcPr>
          <w:p w14:paraId="78297D2F" w14:textId="77777777" w:rsidR="00D240EF" w:rsidRPr="00FE3FE5" w:rsidRDefault="00D240EF" w:rsidP="00AA223A">
            <w:pPr>
              <w:pStyle w:val="TableEntry"/>
              <w:rPr>
                <w:rFonts w:cs="Arial"/>
                <w:i/>
                <w:color w:val="00B050"/>
                <w:sz w:val="24"/>
                <w:szCs w:val="24"/>
                <w:highlight w:val="yellow"/>
              </w:rPr>
            </w:pPr>
          </w:p>
        </w:tc>
        <w:tc>
          <w:tcPr>
            <w:tcW w:w="1846" w:type="dxa"/>
          </w:tcPr>
          <w:p w14:paraId="6AB45EEB" w14:textId="77777777" w:rsidR="00D240EF" w:rsidRPr="00FE3FE5" w:rsidRDefault="00D240EF" w:rsidP="00AA223A">
            <w:pPr>
              <w:pStyle w:val="TableEntry"/>
              <w:rPr>
                <w:rFonts w:cs="Arial"/>
                <w:i/>
                <w:color w:val="00B050"/>
                <w:sz w:val="24"/>
                <w:szCs w:val="24"/>
                <w:highlight w:val="yellow"/>
              </w:rPr>
            </w:pPr>
          </w:p>
        </w:tc>
        <w:tc>
          <w:tcPr>
            <w:tcW w:w="3276" w:type="dxa"/>
          </w:tcPr>
          <w:p w14:paraId="24AA5E79" w14:textId="77777777" w:rsidR="00D240EF" w:rsidRPr="00FE3FE5" w:rsidRDefault="00D240EF" w:rsidP="00AA223A">
            <w:pPr>
              <w:pStyle w:val="TableEntry"/>
              <w:rPr>
                <w:rFonts w:cs="Arial"/>
                <w:i/>
                <w:color w:val="00B050"/>
                <w:sz w:val="24"/>
                <w:szCs w:val="24"/>
                <w:highlight w:val="yellow"/>
              </w:rPr>
            </w:pPr>
          </w:p>
        </w:tc>
        <w:tc>
          <w:tcPr>
            <w:tcW w:w="3418" w:type="dxa"/>
          </w:tcPr>
          <w:p w14:paraId="36F72086" w14:textId="77777777" w:rsidR="00D240EF" w:rsidRPr="00FE3FE5" w:rsidRDefault="00D240EF" w:rsidP="00AA223A">
            <w:pPr>
              <w:pStyle w:val="TableEntry"/>
              <w:rPr>
                <w:rFonts w:cs="Arial"/>
                <w:i/>
                <w:color w:val="00B050"/>
                <w:sz w:val="24"/>
                <w:szCs w:val="24"/>
                <w:highlight w:val="yellow"/>
              </w:rPr>
            </w:pPr>
          </w:p>
        </w:tc>
      </w:tr>
      <w:tr w:rsidR="00D240EF" w:rsidRPr="00FE3FE5" w14:paraId="59BBE328" w14:textId="77777777" w:rsidTr="00AA223A">
        <w:tc>
          <w:tcPr>
            <w:tcW w:w="1573" w:type="dxa"/>
          </w:tcPr>
          <w:p w14:paraId="5258A9E7" w14:textId="77777777" w:rsidR="00D240EF" w:rsidRPr="00FE3FE5" w:rsidRDefault="00D240EF" w:rsidP="00AA223A">
            <w:pPr>
              <w:pStyle w:val="TableEntry"/>
              <w:rPr>
                <w:rFonts w:cs="Arial"/>
                <w:i/>
                <w:color w:val="00B050"/>
                <w:sz w:val="24"/>
                <w:szCs w:val="24"/>
                <w:highlight w:val="yellow"/>
              </w:rPr>
            </w:pPr>
          </w:p>
        </w:tc>
        <w:tc>
          <w:tcPr>
            <w:tcW w:w="1790" w:type="dxa"/>
          </w:tcPr>
          <w:p w14:paraId="2E7AF124" w14:textId="77777777" w:rsidR="00D240EF" w:rsidRPr="00FE3FE5" w:rsidRDefault="00D240EF" w:rsidP="00AA223A">
            <w:pPr>
              <w:pStyle w:val="TableEntry"/>
              <w:rPr>
                <w:rFonts w:cs="Arial"/>
                <w:i/>
                <w:color w:val="00B050"/>
                <w:sz w:val="24"/>
                <w:szCs w:val="24"/>
                <w:highlight w:val="yellow"/>
              </w:rPr>
            </w:pPr>
          </w:p>
        </w:tc>
        <w:tc>
          <w:tcPr>
            <w:tcW w:w="1525" w:type="dxa"/>
          </w:tcPr>
          <w:p w14:paraId="3D81ACF9" w14:textId="77777777" w:rsidR="00D240EF" w:rsidRPr="00FE3FE5" w:rsidRDefault="00D240EF" w:rsidP="00AA223A">
            <w:pPr>
              <w:pStyle w:val="TableEntry"/>
              <w:rPr>
                <w:rFonts w:cs="Arial"/>
                <w:i/>
                <w:color w:val="00B050"/>
                <w:sz w:val="24"/>
                <w:szCs w:val="24"/>
                <w:highlight w:val="yellow"/>
              </w:rPr>
            </w:pPr>
          </w:p>
        </w:tc>
        <w:tc>
          <w:tcPr>
            <w:tcW w:w="1846" w:type="dxa"/>
          </w:tcPr>
          <w:p w14:paraId="32D59D75" w14:textId="77777777" w:rsidR="00D240EF" w:rsidRPr="00FE3FE5" w:rsidRDefault="00D240EF" w:rsidP="00AA223A">
            <w:pPr>
              <w:pStyle w:val="TableEntry"/>
              <w:rPr>
                <w:rFonts w:cs="Arial"/>
                <w:i/>
                <w:color w:val="00B050"/>
                <w:sz w:val="24"/>
                <w:szCs w:val="24"/>
                <w:highlight w:val="yellow"/>
              </w:rPr>
            </w:pPr>
          </w:p>
        </w:tc>
        <w:tc>
          <w:tcPr>
            <w:tcW w:w="3276" w:type="dxa"/>
          </w:tcPr>
          <w:p w14:paraId="4806528B" w14:textId="77777777" w:rsidR="00D240EF" w:rsidRPr="00FE3FE5" w:rsidRDefault="00D240EF" w:rsidP="00AA223A">
            <w:pPr>
              <w:pStyle w:val="TableEntry"/>
              <w:rPr>
                <w:rFonts w:cs="Arial"/>
                <w:i/>
                <w:color w:val="00B050"/>
                <w:sz w:val="24"/>
                <w:szCs w:val="24"/>
                <w:highlight w:val="yellow"/>
              </w:rPr>
            </w:pPr>
          </w:p>
        </w:tc>
        <w:tc>
          <w:tcPr>
            <w:tcW w:w="3418" w:type="dxa"/>
          </w:tcPr>
          <w:p w14:paraId="35996B73" w14:textId="77777777" w:rsidR="00D240EF" w:rsidRPr="00FE3FE5" w:rsidRDefault="00D240EF" w:rsidP="00AA223A">
            <w:pPr>
              <w:pStyle w:val="TableEntry"/>
              <w:rPr>
                <w:rFonts w:cs="Arial"/>
                <w:i/>
                <w:color w:val="00B050"/>
                <w:sz w:val="24"/>
                <w:szCs w:val="24"/>
                <w:highlight w:val="yellow"/>
              </w:rPr>
            </w:pPr>
          </w:p>
        </w:tc>
      </w:tr>
      <w:tr w:rsidR="00D240EF" w:rsidRPr="00FE3FE5" w14:paraId="5F207137" w14:textId="77777777" w:rsidTr="00AA223A">
        <w:tc>
          <w:tcPr>
            <w:tcW w:w="1573" w:type="dxa"/>
          </w:tcPr>
          <w:p w14:paraId="18066135" w14:textId="77777777" w:rsidR="00D240EF" w:rsidRPr="00FE3FE5" w:rsidRDefault="00D240EF" w:rsidP="00AA223A">
            <w:pPr>
              <w:pStyle w:val="TableEntry"/>
              <w:rPr>
                <w:rFonts w:cs="Arial"/>
                <w:i/>
                <w:color w:val="00B050"/>
                <w:sz w:val="24"/>
                <w:szCs w:val="24"/>
                <w:highlight w:val="yellow"/>
              </w:rPr>
            </w:pPr>
          </w:p>
        </w:tc>
        <w:tc>
          <w:tcPr>
            <w:tcW w:w="1790" w:type="dxa"/>
          </w:tcPr>
          <w:p w14:paraId="47CBE267" w14:textId="77777777" w:rsidR="00D240EF" w:rsidRPr="00FE3FE5" w:rsidRDefault="00D240EF" w:rsidP="00AA223A">
            <w:pPr>
              <w:pStyle w:val="TableEntry"/>
              <w:rPr>
                <w:rFonts w:cs="Arial"/>
                <w:i/>
                <w:color w:val="00B050"/>
                <w:sz w:val="24"/>
                <w:szCs w:val="24"/>
                <w:highlight w:val="yellow"/>
              </w:rPr>
            </w:pPr>
          </w:p>
        </w:tc>
        <w:tc>
          <w:tcPr>
            <w:tcW w:w="1525" w:type="dxa"/>
          </w:tcPr>
          <w:p w14:paraId="73B97370" w14:textId="77777777" w:rsidR="00D240EF" w:rsidRPr="00FE3FE5" w:rsidRDefault="00D240EF" w:rsidP="00AA223A">
            <w:pPr>
              <w:pStyle w:val="TableEntry"/>
              <w:rPr>
                <w:rFonts w:cs="Arial"/>
                <w:i/>
                <w:color w:val="00B050"/>
                <w:sz w:val="24"/>
                <w:szCs w:val="24"/>
                <w:highlight w:val="yellow"/>
              </w:rPr>
            </w:pPr>
          </w:p>
        </w:tc>
        <w:tc>
          <w:tcPr>
            <w:tcW w:w="1846" w:type="dxa"/>
          </w:tcPr>
          <w:p w14:paraId="2C8E90B7" w14:textId="77777777" w:rsidR="00D240EF" w:rsidRPr="00FE3FE5" w:rsidRDefault="00D240EF" w:rsidP="00AA223A">
            <w:pPr>
              <w:pStyle w:val="TableEntry"/>
              <w:rPr>
                <w:rFonts w:cs="Arial"/>
                <w:i/>
                <w:color w:val="00B050"/>
                <w:sz w:val="24"/>
                <w:szCs w:val="24"/>
                <w:highlight w:val="yellow"/>
              </w:rPr>
            </w:pPr>
          </w:p>
        </w:tc>
        <w:tc>
          <w:tcPr>
            <w:tcW w:w="3276" w:type="dxa"/>
          </w:tcPr>
          <w:p w14:paraId="74528E39" w14:textId="77777777" w:rsidR="00D240EF" w:rsidRPr="00FE3FE5" w:rsidRDefault="00D240EF" w:rsidP="00AA223A">
            <w:pPr>
              <w:pStyle w:val="TableEntry"/>
              <w:rPr>
                <w:rFonts w:cs="Arial"/>
                <w:i/>
                <w:color w:val="00B050"/>
                <w:sz w:val="24"/>
                <w:szCs w:val="24"/>
                <w:highlight w:val="yellow"/>
              </w:rPr>
            </w:pPr>
          </w:p>
        </w:tc>
        <w:tc>
          <w:tcPr>
            <w:tcW w:w="3418" w:type="dxa"/>
          </w:tcPr>
          <w:p w14:paraId="1E27276E" w14:textId="77777777" w:rsidR="00D240EF" w:rsidRPr="00FE3FE5" w:rsidRDefault="00D240EF" w:rsidP="00AA223A">
            <w:pPr>
              <w:pStyle w:val="TableEntry"/>
              <w:rPr>
                <w:rFonts w:cs="Arial"/>
                <w:i/>
                <w:color w:val="00B050"/>
                <w:sz w:val="24"/>
                <w:szCs w:val="24"/>
                <w:highlight w:val="yellow"/>
              </w:rPr>
            </w:pPr>
          </w:p>
        </w:tc>
      </w:tr>
    </w:tbl>
    <w:p w14:paraId="7AA4250B" w14:textId="77777777" w:rsidR="00D240EF" w:rsidRPr="00FE3FE5" w:rsidRDefault="00D240EF" w:rsidP="00D240EF">
      <w:pPr>
        <w:pStyle w:val="BT1BodyTextI1"/>
        <w:rPr>
          <w:rFonts w:eastAsiaTheme="majorEastAsia" w:cs="Arial"/>
          <w:highlight w:val="yellow"/>
        </w:rPr>
      </w:pPr>
    </w:p>
    <w:p w14:paraId="062DFD94" w14:textId="77777777" w:rsidR="00D240EF" w:rsidRPr="00FE3FE5" w:rsidRDefault="00D240EF" w:rsidP="00D240EF">
      <w:pPr>
        <w:pStyle w:val="BT1BodyTextI1"/>
        <w:rPr>
          <w:rFonts w:eastAsiaTheme="majorEastAsia" w:cs="Arial"/>
          <w:i/>
          <w:color w:val="0000FF"/>
          <w:highlight w:val="yellow"/>
        </w:rPr>
        <w:sectPr w:rsidR="00D240EF" w:rsidRPr="00FE3FE5" w:rsidSect="00AA223A">
          <w:pgSz w:w="15840" w:h="12240" w:orient="landscape" w:code="1"/>
          <w:pgMar w:top="1080" w:right="1440" w:bottom="1080" w:left="1728" w:header="720" w:footer="720" w:gutter="0"/>
          <w:cols w:space="720"/>
          <w:docGrid w:linePitch="360"/>
        </w:sectPr>
      </w:pPr>
    </w:p>
    <w:p w14:paraId="2D65BD81" w14:textId="77777777" w:rsidR="00D240EF" w:rsidRPr="00FE3FE5" w:rsidRDefault="00D240EF" w:rsidP="00427CFA">
      <w:pPr>
        <w:pStyle w:val="Heading3"/>
        <w:rPr>
          <w:rFonts w:ascii="Arial" w:hAnsi="Arial"/>
          <w:highlight w:val="yellow"/>
        </w:rPr>
      </w:pPr>
      <w:bookmarkStart w:id="925" w:name="_Toc52463134"/>
      <w:bookmarkStart w:id="926" w:name="_Toc54010646"/>
      <w:r w:rsidRPr="00FE3FE5">
        <w:rPr>
          <w:rFonts w:ascii="Arial" w:hAnsi="Arial"/>
          <w:highlight w:val="yellow"/>
        </w:rPr>
        <w:lastRenderedPageBreak/>
        <w:t>Conclusion</w:t>
      </w:r>
      <w:bookmarkEnd w:id="925"/>
      <w:bookmarkEnd w:id="926"/>
    </w:p>
    <w:p w14:paraId="3323D42F" w14:textId="3A3621A1" w:rsidR="00D240EF" w:rsidRPr="00FE3FE5" w:rsidRDefault="00D240EF" w:rsidP="00D240EF">
      <w:pPr>
        <w:pStyle w:val="BT1BodyTextI1"/>
        <w:rPr>
          <w:rFonts w:cs="Arial"/>
          <w:i/>
          <w:iCs/>
          <w:color w:val="0000FF"/>
          <w:highlight w:val="yellow"/>
        </w:rPr>
      </w:pPr>
      <w:r w:rsidRPr="00FE3FE5">
        <w:rPr>
          <w:rFonts w:cs="Arial"/>
          <w:i/>
          <w:iCs/>
          <w:color w:val="0000FF"/>
          <w:highlight w:val="yellow"/>
        </w:rPr>
        <w:t>&lt;</w:t>
      </w:r>
      <w:r w:rsidR="00D71CB2" w:rsidRPr="00FE3FE5">
        <w:rPr>
          <w:rFonts w:cs="Arial"/>
          <w:i/>
          <w:iCs/>
          <w:color w:val="0000FF"/>
          <w:highlight w:val="yellow"/>
        </w:rPr>
        <w:t xml:space="preserve"> </w:t>
      </w:r>
      <w:r w:rsidRPr="00FE3FE5">
        <w:rPr>
          <w:rFonts w:cs="Arial"/>
          <w:i/>
          <w:iCs/>
          <w:color w:val="0000FF"/>
          <w:highlight w:val="yellow"/>
        </w:rPr>
        <w:t xml:space="preserve">Provide a conclusion of the </w:t>
      </w:r>
      <w:r w:rsidR="00D71CB2" w:rsidRPr="00FE3FE5">
        <w:rPr>
          <w:rFonts w:cs="Arial"/>
          <w:i/>
          <w:iCs/>
          <w:color w:val="0000FF"/>
          <w:highlight w:val="yellow"/>
        </w:rPr>
        <w:t xml:space="preserve">literature search summary, literature review of medication conditions, technological developments/similar devices, </w:t>
      </w:r>
      <w:r w:rsidRPr="00FE3FE5">
        <w:rPr>
          <w:rFonts w:cs="Arial"/>
          <w:i/>
          <w:iCs/>
          <w:color w:val="0000FF"/>
          <w:highlight w:val="yellow"/>
        </w:rPr>
        <w:t>SOTA landscape and placement of the device within the SOTA&gt;</w:t>
      </w:r>
    </w:p>
    <w:p w14:paraId="008FCC25" w14:textId="77777777" w:rsidR="00D240EF" w:rsidRPr="00FE3FE5" w:rsidRDefault="00D240EF" w:rsidP="00D240EF">
      <w:pPr>
        <w:pStyle w:val="BT1BodyTextI1"/>
        <w:rPr>
          <w:rFonts w:cs="Arial"/>
          <w:i/>
          <w:color w:val="00B050"/>
          <w:highlight w:val="yellow"/>
        </w:rPr>
      </w:pPr>
      <w:r w:rsidRPr="00FE3FE5">
        <w:rPr>
          <w:rFonts w:cs="Arial"/>
          <w:i/>
          <w:color w:val="00B050"/>
          <w:highlight w:val="yellow"/>
        </w:rPr>
        <w:t>Sample text (for conclusion if applicable):</w:t>
      </w:r>
    </w:p>
    <w:p w14:paraId="3721CFD5" w14:textId="27975C58" w:rsidR="00D240EF" w:rsidRPr="00FE3FE5" w:rsidRDefault="00D240EF" w:rsidP="00D240EF">
      <w:pPr>
        <w:pStyle w:val="BT1BodyTextI1"/>
        <w:rPr>
          <w:rFonts w:cs="Arial"/>
        </w:rPr>
      </w:pPr>
      <w:r w:rsidRPr="00FE3FE5">
        <w:rPr>
          <w:rFonts w:cs="Arial"/>
          <w:i/>
          <w:color w:val="00B050"/>
          <w:highlight w:val="yellow"/>
        </w:rPr>
        <w:t>Based on this review of published guidelines and clinical data, it is demonstrated that the &lt;&lt;&lt;Insert Device Name(s)&gt;&gt;&gt; under assessment in this CER &lt;&lt;&lt;continue to meet or continue&gt;&gt;&gt; state of the art criteria in terms of therapeutic appropriateness for their intended use, feature availability, clinical benefit/risk profiles, and clinical safety and performance.</w:t>
      </w:r>
    </w:p>
    <w:p w14:paraId="72D77EF9" w14:textId="68E4AB0D" w:rsidR="009B3F1B" w:rsidRPr="00FE3FE5" w:rsidRDefault="009B3F1B" w:rsidP="00437D04">
      <w:pPr>
        <w:pStyle w:val="Heading1"/>
        <w:rPr>
          <w:szCs w:val="24"/>
        </w:rPr>
      </w:pPr>
      <w:bookmarkStart w:id="927" w:name="_Toc54010647"/>
      <w:r w:rsidRPr="00FE3FE5">
        <w:rPr>
          <w:szCs w:val="24"/>
        </w:rPr>
        <w:t>Safety and Performance Measures/Objectives</w:t>
      </w:r>
      <w:bookmarkEnd w:id="927"/>
    </w:p>
    <w:p w14:paraId="00BC6F3E" w14:textId="582FB4EB" w:rsidR="00AB183E" w:rsidRPr="00FE3FE5" w:rsidRDefault="001970DA" w:rsidP="006F3D33">
      <w:pPr>
        <w:pStyle w:val="Heading1"/>
        <w:rPr>
          <w:rFonts w:eastAsiaTheme="majorEastAsia"/>
          <w:szCs w:val="24"/>
        </w:rPr>
      </w:pPr>
      <w:bookmarkStart w:id="928" w:name="_Toc52463136"/>
      <w:bookmarkStart w:id="929" w:name="_Toc54010648"/>
      <w:r w:rsidRPr="00FE3FE5">
        <w:rPr>
          <w:rFonts w:eastAsiaTheme="majorEastAsia"/>
          <w:szCs w:val="24"/>
        </w:rPr>
        <w:t>Device Description</w:t>
      </w:r>
      <w:bookmarkStart w:id="930" w:name="_Toc1724139"/>
      <w:bookmarkEnd w:id="928"/>
      <w:bookmarkEnd w:id="929"/>
      <w:bookmarkEnd w:id="930"/>
    </w:p>
    <w:p w14:paraId="78987C9E" w14:textId="66790A06" w:rsidR="008860B4" w:rsidRPr="00FE3FE5" w:rsidRDefault="001970DA" w:rsidP="008860B4">
      <w:pPr>
        <w:pStyle w:val="Heading2"/>
        <w:rPr>
          <w:szCs w:val="24"/>
        </w:rPr>
      </w:pPr>
      <w:bookmarkStart w:id="931" w:name="_Toc52463137"/>
      <w:bookmarkStart w:id="932" w:name="_Toc54010649"/>
      <w:r w:rsidRPr="00FE3FE5">
        <w:rPr>
          <w:szCs w:val="24"/>
        </w:rPr>
        <w:t>Detailed Device Description</w:t>
      </w:r>
      <w:bookmarkEnd w:id="931"/>
      <w:bookmarkEnd w:id="932"/>
    </w:p>
    <w:p w14:paraId="41AC4357" w14:textId="7D2FC35C" w:rsidR="008860B4" w:rsidRPr="00FE3FE5" w:rsidRDefault="008860B4" w:rsidP="00EA6082">
      <w:pPr>
        <w:pStyle w:val="BT1BodyTextI1"/>
        <w:rPr>
          <w:ins w:id="933" w:author="Madhura Ramojwar" w:date="2021-04-21T18:51:00Z"/>
          <w:rFonts w:cs="Arial"/>
          <w:i/>
          <w:color w:val="00B050"/>
        </w:rPr>
      </w:pPr>
    </w:p>
    <w:p w14:paraId="1ECBE275" w14:textId="77777777" w:rsidR="008860B4" w:rsidRPr="00FE3FE5" w:rsidRDefault="008860B4" w:rsidP="008860B4">
      <w:pPr>
        <w:pStyle w:val="BodyText"/>
        <w:keepNext/>
        <w:spacing w:before="120"/>
        <w:rPr>
          <w:ins w:id="934" w:author="Madhura Ramojwar" w:date="2021-04-21T18:51:00Z"/>
          <w:rFonts w:cs="Arial"/>
        </w:rPr>
      </w:pPr>
      <w:ins w:id="935" w:author="Madhura Ramojwar" w:date="2021-04-21T18:51:00Z">
        <w:r w:rsidRPr="00FE3FE5">
          <w:rPr>
            <w:rFonts w:cs="Arial"/>
            <w:color w:val="000000" w:themeColor="text1"/>
          </w:rPr>
          <w:lastRenderedPageBreak/>
          <w:t xml:space="preserve">The Axium Neurostimulator System is </w:t>
        </w:r>
        <w:r w:rsidRPr="00FE3FE5">
          <w:rPr>
            <w:rFonts w:cs="Arial"/>
          </w:rPr>
          <w:t xml:space="preserve">composed of two subsystems as pictured </w:t>
        </w:r>
        <w:r w:rsidRPr="00FE3FE5">
          <w:rPr>
            <w:rFonts w:cs="Arial"/>
            <w:color w:val="000000" w:themeColor="text1"/>
          </w:rPr>
          <w:t xml:space="preserve">in </w:t>
        </w:r>
        <w:r w:rsidRPr="00FE3FE5">
          <w:rPr>
            <w:rFonts w:cs="Arial"/>
            <w:color w:val="000000" w:themeColor="text1"/>
          </w:rPr>
          <w:fldChar w:fldCharType="begin"/>
        </w:r>
        <w:r w:rsidRPr="00FE3FE5">
          <w:rPr>
            <w:rFonts w:cs="Arial"/>
            <w:color w:val="000000" w:themeColor="text1"/>
          </w:rPr>
          <w:instrText xml:space="preserve"> REF _Ref29140709 \h  \* MERGEFORMAT </w:instrText>
        </w:r>
        <w:r w:rsidRPr="00FE3FE5">
          <w:rPr>
            <w:rFonts w:cs="Arial"/>
            <w:color w:val="000000" w:themeColor="text1"/>
          </w:rPr>
        </w:r>
        <w:r w:rsidRPr="00FE3FE5">
          <w:rPr>
            <w:rFonts w:cs="Arial"/>
            <w:color w:val="000000" w:themeColor="text1"/>
          </w:rPr>
          <w:fldChar w:fldCharType="separate"/>
        </w:r>
        <w:r w:rsidRPr="00FE3FE5">
          <w:rPr>
            <w:rFonts w:cs="Arial"/>
          </w:rPr>
          <w:t xml:space="preserve">Figure </w:t>
        </w:r>
        <w:r w:rsidRPr="00FE3FE5">
          <w:rPr>
            <w:rFonts w:cs="Arial"/>
            <w:noProof/>
          </w:rPr>
          <w:t>1</w:t>
        </w:r>
        <w:r w:rsidRPr="00FE3FE5">
          <w:rPr>
            <w:rFonts w:cs="Arial"/>
            <w:color w:val="000000" w:themeColor="text1"/>
          </w:rPr>
          <w:fldChar w:fldCharType="end"/>
        </w:r>
        <w:r w:rsidRPr="00FE3FE5">
          <w:rPr>
            <w:rFonts w:cs="Arial"/>
            <w:color w:val="000000" w:themeColor="text1"/>
          </w:rPr>
          <w:t xml:space="preserve">. </w:t>
        </w:r>
        <w:r w:rsidRPr="00FE3FE5">
          <w:rPr>
            <w:rFonts w:cs="Arial"/>
          </w:rPr>
          <w:t xml:space="preserve">The </w:t>
        </w:r>
        <w:r w:rsidRPr="00FE3FE5">
          <w:rPr>
            <w:rFonts w:cs="Arial"/>
            <w:color w:val="000000" w:themeColor="text1"/>
          </w:rPr>
          <w:t xml:space="preserve">Axium Neurostimulator System </w:t>
        </w:r>
        <w:r w:rsidRPr="00FE3FE5">
          <w:rPr>
            <w:rFonts w:cs="Arial"/>
          </w:rPr>
          <w:t xml:space="preserve">is a </w:t>
        </w:r>
        <w:proofErr w:type="gramStart"/>
        <w:r w:rsidRPr="00FE3FE5">
          <w:rPr>
            <w:rFonts w:cs="Arial"/>
          </w:rPr>
          <w:t>fully-implantable</w:t>
        </w:r>
        <w:proofErr w:type="gramEnd"/>
        <w:r w:rsidRPr="00FE3FE5">
          <w:rPr>
            <w:rFonts w:cs="Arial"/>
          </w:rPr>
          <w:t xml:space="preserve"> medical device that stimulates neural tissue to produce analgesia for the treatment of chronic pain.  </w:t>
        </w:r>
      </w:ins>
    </w:p>
    <w:p w14:paraId="0EBB5A1B" w14:textId="77777777" w:rsidR="008860B4" w:rsidRPr="00FE3FE5" w:rsidRDefault="008860B4" w:rsidP="008860B4">
      <w:pPr>
        <w:pStyle w:val="BodyText"/>
        <w:keepNext/>
        <w:spacing w:before="120"/>
        <w:jc w:val="center"/>
        <w:rPr>
          <w:ins w:id="936" w:author="Madhura Ramojwar" w:date="2021-04-21T18:51:00Z"/>
          <w:rFonts w:cs="Arial"/>
        </w:rPr>
      </w:pPr>
      <w:ins w:id="937" w:author="Madhura Ramojwar" w:date="2021-04-21T18:51:00Z">
        <w:r w:rsidRPr="00FE3FE5">
          <w:rPr>
            <w:rFonts w:cs="Arial"/>
            <w:noProof/>
          </w:rPr>
          <w:drawing>
            <wp:inline distT="0" distB="0" distL="0" distR="0" wp14:anchorId="630BA6B4" wp14:editId="51072B0B">
              <wp:extent cx="4045877" cy="23328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5877" cy="2332802"/>
                      </a:xfrm>
                      <a:prstGeom prst="rect">
                        <a:avLst/>
                      </a:prstGeom>
                    </pic:spPr>
                  </pic:pic>
                </a:graphicData>
              </a:graphic>
            </wp:inline>
          </w:drawing>
        </w:r>
      </w:ins>
    </w:p>
    <w:p w14:paraId="447C7721" w14:textId="77777777" w:rsidR="008860B4" w:rsidRPr="00FE3FE5" w:rsidRDefault="008860B4" w:rsidP="008860B4">
      <w:pPr>
        <w:pStyle w:val="BodyText"/>
        <w:keepNext/>
        <w:spacing w:after="0"/>
        <w:ind w:left="1166"/>
        <w:rPr>
          <w:ins w:id="938" w:author="Madhura Ramojwar" w:date="2021-04-21T18:51:00Z"/>
          <w:rFonts w:cs="Arial"/>
        </w:rPr>
      </w:pPr>
    </w:p>
    <w:p w14:paraId="75F3051A" w14:textId="77777777" w:rsidR="008860B4" w:rsidRPr="00FE3FE5" w:rsidRDefault="008860B4" w:rsidP="008860B4">
      <w:pPr>
        <w:pStyle w:val="Caption"/>
        <w:rPr>
          <w:ins w:id="939" w:author="Madhura Ramojwar" w:date="2021-04-21T18:51:00Z"/>
          <w:rFonts w:cs="Arial"/>
          <w:szCs w:val="24"/>
        </w:rPr>
      </w:pPr>
      <w:bookmarkStart w:id="940" w:name="_Ref29140709"/>
      <w:bookmarkStart w:id="941" w:name="_Toc40112394"/>
      <w:ins w:id="942" w:author="Madhura Ramojwar" w:date="2021-04-21T18:51:00Z">
        <w:r w:rsidRPr="00FE3FE5">
          <w:rPr>
            <w:rFonts w:cs="Arial"/>
            <w:szCs w:val="24"/>
          </w:rPr>
          <w:t xml:space="preserve">Figure </w:t>
        </w:r>
        <w:r w:rsidRPr="00FE3FE5">
          <w:rPr>
            <w:rFonts w:cs="Arial"/>
            <w:noProof/>
            <w:szCs w:val="24"/>
          </w:rPr>
          <w:fldChar w:fldCharType="begin"/>
        </w:r>
        <w:r w:rsidRPr="00FE3FE5">
          <w:rPr>
            <w:rFonts w:cs="Arial"/>
            <w:noProof/>
            <w:szCs w:val="24"/>
          </w:rPr>
          <w:instrText xml:space="preserve"> SEQ Figure \* ARABIC </w:instrText>
        </w:r>
        <w:r w:rsidRPr="00FE3FE5">
          <w:rPr>
            <w:rFonts w:cs="Arial"/>
            <w:noProof/>
            <w:szCs w:val="24"/>
          </w:rPr>
          <w:fldChar w:fldCharType="separate"/>
        </w:r>
        <w:r w:rsidRPr="00FE3FE5">
          <w:rPr>
            <w:rFonts w:cs="Arial"/>
            <w:noProof/>
            <w:szCs w:val="24"/>
          </w:rPr>
          <w:t>1</w:t>
        </w:r>
        <w:r w:rsidRPr="00FE3FE5">
          <w:rPr>
            <w:rFonts w:cs="Arial"/>
            <w:noProof/>
            <w:szCs w:val="24"/>
          </w:rPr>
          <w:fldChar w:fldCharType="end"/>
        </w:r>
        <w:bookmarkEnd w:id="940"/>
        <w:r w:rsidRPr="00FE3FE5">
          <w:rPr>
            <w:rFonts w:cs="Arial"/>
            <w:szCs w:val="24"/>
          </w:rPr>
          <w:t>. Illustration of TNS and INS Components (For Component Identification Only)</w:t>
        </w:r>
        <w:bookmarkEnd w:id="941"/>
      </w:ins>
    </w:p>
    <w:p w14:paraId="0717A7AA" w14:textId="77777777" w:rsidR="008860B4" w:rsidRPr="00FE3FE5" w:rsidRDefault="008860B4" w:rsidP="008860B4">
      <w:pPr>
        <w:pStyle w:val="BT1BodyTextI1"/>
        <w:rPr>
          <w:ins w:id="943" w:author="Madhura Ramojwar" w:date="2021-04-21T18:51:00Z"/>
          <w:rFonts w:cs="Arial"/>
        </w:rPr>
      </w:pPr>
      <w:ins w:id="944" w:author="Madhura Ramojwar" w:date="2021-04-21T18:51:00Z">
        <w:r w:rsidRPr="00FE3FE5">
          <w:rPr>
            <w:rFonts w:cs="Arial"/>
          </w:rPr>
          <w:t>The following is a description of each of the components of the Axium Neurostimulator System:</w:t>
        </w:r>
      </w:ins>
    </w:p>
    <w:p w14:paraId="3187E9EB" w14:textId="77777777" w:rsidR="008860B4" w:rsidRPr="00FE3FE5" w:rsidRDefault="008860B4" w:rsidP="008860B4">
      <w:pPr>
        <w:pStyle w:val="BT1BodyTextI1"/>
        <w:numPr>
          <w:ilvl w:val="0"/>
          <w:numId w:val="57"/>
        </w:numPr>
        <w:jc w:val="left"/>
        <w:rPr>
          <w:ins w:id="945" w:author="Madhura Ramojwar" w:date="2021-04-21T18:51:00Z"/>
          <w:rFonts w:cs="Arial"/>
        </w:rPr>
      </w:pPr>
      <w:ins w:id="946" w:author="Madhura Ramojwar" w:date="2021-04-21T18:51:00Z">
        <w:r w:rsidRPr="00FE3FE5">
          <w:rPr>
            <w:rFonts w:cs="Arial"/>
          </w:rPr>
          <w:t>Trial Neurostimulator (TNS)</w:t>
        </w:r>
      </w:ins>
    </w:p>
    <w:p w14:paraId="4625A8F3" w14:textId="77777777" w:rsidR="008860B4" w:rsidRPr="00FE3FE5" w:rsidRDefault="008860B4" w:rsidP="008860B4">
      <w:pPr>
        <w:pStyle w:val="BT1BodyTextI1"/>
        <w:rPr>
          <w:ins w:id="947" w:author="Madhura Ramojwar" w:date="2021-04-21T18:51:00Z"/>
          <w:rFonts w:cs="Arial"/>
        </w:rPr>
      </w:pPr>
      <w:ins w:id="948" w:author="Madhura Ramojwar" w:date="2021-04-21T18:51:00Z">
        <w:r w:rsidRPr="00FE3FE5">
          <w:rPr>
            <w:rFonts w:cs="Arial"/>
            <w:color w:val="000000"/>
          </w:rPr>
          <w:t>The external TNS device connects to the Trial Lead(s) or Lead Extensions and is worn by the patient for up to 30 days during the trial period. The TNS device has a belt clip for the patient’s convenience.</w:t>
        </w:r>
      </w:ins>
    </w:p>
    <w:p w14:paraId="2DCF3E2E" w14:textId="77777777" w:rsidR="008860B4" w:rsidRPr="00FE3FE5" w:rsidRDefault="008860B4" w:rsidP="008860B4">
      <w:pPr>
        <w:pStyle w:val="BT1BodyTextI1"/>
        <w:numPr>
          <w:ilvl w:val="0"/>
          <w:numId w:val="57"/>
        </w:numPr>
        <w:spacing w:before="240"/>
        <w:jc w:val="left"/>
        <w:rPr>
          <w:ins w:id="949" w:author="Madhura Ramojwar" w:date="2021-04-21T18:51:00Z"/>
          <w:rFonts w:cs="Arial"/>
        </w:rPr>
      </w:pPr>
      <w:ins w:id="950" w:author="Madhura Ramojwar" w:date="2021-04-21T18:51:00Z">
        <w:r w:rsidRPr="00FE3FE5">
          <w:rPr>
            <w:rFonts w:cs="Arial"/>
          </w:rPr>
          <w:t>Implantable Neurostimulator (INS)</w:t>
        </w:r>
      </w:ins>
    </w:p>
    <w:p w14:paraId="029144A1" w14:textId="77777777" w:rsidR="008860B4" w:rsidRPr="00FE3FE5" w:rsidRDefault="008860B4" w:rsidP="008860B4">
      <w:pPr>
        <w:pStyle w:val="BT1BodyTextI1"/>
        <w:rPr>
          <w:ins w:id="951" w:author="Madhura Ramojwar" w:date="2021-04-21T18:51:00Z"/>
          <w:rFonts w:cs="Arial"/>
          <w:color w:val="000000"/>
        </w:rPr>
      </w:pPr>
      <w:ins w:id="952" w:author="Madhura Ramojwar" w:date="2021-04-21T18:51:00Z">
        <w:r w:rsidRPr="00FE3FE5">
          <w:rPr>
            <w:rFonts w:cs="Arial"/>
            <w:color w:val="000000"/>
          </w:rPr>
          <w:t>The Axium Implantable Neurostimulator (INS) is a non-rechargeable, 4-channel electronic device. It uses microelectronic circuitry, powered by a hermetically sealed battery, to generate a pulsed waveform to stimulate neural tissue. The electronic circuitry and battery are housed in a hermetically sealed titanium case.</w:t>
        </w:r>
      </w:ins>
    </w:p>
    <w:p w14:paraId="1A0286C5" w14:textId="77777777" w:rsidR="008860B4" w:rsidRPr="00FE3FE5" w:rsidRDefault="008860B4" w:rsidP="008860B4">
      <w:pPr>
        <w:pStyle w:val="BT1BodyTextI1"/>
        <w:rPr>
          <w:ins w:id="953" w:author="Madhura Ramojwar" w:date="2021-04-21T18:51:00Z"/>
          <w:rFonts w:cs="Arial"/>
          <w:color w:val="000000"/>
        </w:rPr>
      </w:pPr>
      <w:ins w:id="954" w:author="Madhura Ramojwar" w:date="2021-04-21T18:51:00Z">
        <w:r w:rsidRPr="00FE3FE5">
          <w:rPr>
            <w:rFonts w:cs="Arial"/>
            <w:color w:val="000000"/>
          </w:rPr>
          <w:t xml:space="preserve">Each neurostimulator has a unique internal identifier that allows the physician to identify the type of device through an X-ray. The radiopaque identifier inside the case allows identification of both the device manufacturer and model number using standard x-ray equipment. For the Axium Neurostimulator, the code is SM001, which identifies Spinal Modulation as the manufacturer. </w:t>
        </w:r>
      </w:ins>
    </w:p>
    <w:p w14:paraId="6DF8E279" w14:textId="77777777" w:rsidR="008860B4" w:rsidRPr="00FE3FE5" w:rsidRDefault="008860B4" w:rsidP="008860B4">
      <w:pPr>
        <w:pStyle w:val="BT1BodyTextI1"/>
        <w:rPr>
          <w:ins w:id="955" w:author="Madhura Ramojwar" w:date="2021-04-21T18:51:00Z"/>
          <w:rFonts w:cs="Arial"/>
          <w:color w:val="000000"/>
        </w:rPr>
      </w:pPr>
      <w:ins w:id="956" w:author="Madhura Ramojwar" w:date="2021-04-21T18:51:00Z">
        <w:r w:rsidRPr="00FE3FE5">
          <w:rPr>
            <w:rFonts w:cs="Arial"/>
            <w:color w:val="000000"/>
          </w:rPr>
          <w:t>The INS is packaged in a sealed inner tray within a sealed outer tray.</w:t>
        </w:r>
      </w:ins>
    </w:p>
    <w:p w14:paraId="00152190" w14:textId="77777777" w:rsidR="008860B4" w:rsidRPr="00FE3FE5" w:rsidRDefault="008860B4" w:rsidP="008860B4">
      <w:pPr>
        <w:pStyle w:val="BT1BodyTextI1"/>
        <w:numPr>
          <w:ilvl w:val="0"/>
          <w:numId w:val="57"/>
        </w:numPr>
        <w:spacing w:before="240"/>
        <w:jc w:val="left"/>
        <w:rPr>
          <w:ins w:id="957" w:author="Madhura Ramojwar" w:date="2021-04-21T18:51:00Z"/>
          <w:rFonts w:cs="Arial"/>
        </w:rPr>
      </w:pPr>
      <w:ins w:id="958" w:author="Madhura Ramojwar" w:date="2021-04-21T18:51:00Z">
        <w:r w:rsidRPr="00FE3FE5">
          <w:rPr>
            <w:rFonts w:cs="Arial"/>
          </w:rPr>
          <w:lastRenderedPageBreak/>
          <w:t>Implant Leads/Trial Leads/Lead Extension</w:t>
        </w:r>
      </w:ins>
    </w:p>
    <w:p w14:paraId="45B5507A" w14:textId="77777777" w:rsidR="008860B4" w:rsidRPr="00FE3FE5" w:rsidRDefault="008860B4" w:rsidP="008860B4">
      <w:pPr>
        <w:pStyle w:val="BT1BodyTextI1"/>
        <w:rPr>
          <w:ins w:id="959" w:author="Madhura Ramojwar" w:date="2021-04-21T18:51:00Z"/>
          <w:rFonts w:cs="Arial"/>
        </w:rPr>
      </w:pPr>
      <w:ins w:id="960" w:author="Madhura Ramojwar" w:date="2021-04-21T18:51:00Z">
        <w:r w:rsidRPr="00FE3FE5">
          <w:rPr>
            <w:rFonts w:cs="Arial"/>
          </w:rPr>
          <w:t xml:space="preserve">The Lead Kits contain the Leads and the individual delivery devices that are required for their placement. </w:t>
        </w:r>
      </w:ins>
    </w:p>
    <w:p w14:paraId="57DD36E1" w14:textId="77777777" w:rsidR="008860B4" w:rsidRPr="00FE3FE5" w:rsidRDefault="008860B4" w:rsidP="008860B4">
      <w:pPr>
        <w:pStyle w:val="BT1BodyTextI1"/>
        <w:spacing w:before="240"/>
        <w:rPr>
          <w:ins w:id="961" w:author="Madhura Ramojwar" w:date="2021-04-21T18:51:00Z"/>
          <w:rFonts w:cs="Arial"/>
        </w:rPr>
      </w:pPr>
      <w:ins w:id="962" w:author="Madhura Ramojwar" w:date="2021-04-21T18:51:00Z">
        <w:r w:rsidRPr="00FE3FE5">
          <w:rPr>
            <w:rFonts w:cs="Arial"/>
            <w:bCs/>
          </w:rPr>
          <w:t xml:space="preserve">Implant / </w:t>
        </w:r>
        <w:r w:rsidRPr="00FE3FE5">
          <w:rPr>
            <w:rFonts w:cs="Arial"/>
          </w:rPr>
          <w:t>T</w:t>
        </w:r>
        <w:r w:rsidRPr="00FE3FE5">
          <w:rPr>
            <w:rFonts w:cs="Arial"/>
            <w:bCs/>
          </w:rPr>
          <w:t>rial Leads</w:t>
        </w:r>
        <w:r w:rsidRPr="00FE3FE5">
          <w:rPr>
            <w:rFonts w:cs="Arial"/>
          </w:rPr>
          <w:t>: The Leads are designed for percutaneous introduction into the body using a special needle and a set of custom delivery tools provided in their respective kits. Each Lead is fitted with four cylindrical electrodes spaced at equal intervals, which are intended to provide stimulation at the target dorsal root ganglion (DRG). The temporarily placed Trial Leads are intended for use for up to 30 days.</w:t>
        </w:r>
      </w:ins>
    </w:p>
    <w:p w14:paraId="5C8F460E" w14:textId="77777777" w:rsidR="008860B4" w:rsidRPr="00FE3FE5" w:rsidRDefault="008860B4" w:rsidP="008860B4">
      <w:pPr>
        <w:pStyle w:val="BT1BodyTextI1"/>
        <w:spacing w:before="240"/>
        <w:rPr>
          <w:ins w:id="963" w:author="Madhura Ramojwar" w:date="2021-04-21T18:51:00Z"/>
          <w:rFonts w:cs="Arial"/>
        </w:rPr>
      </w:pPr>
      <w:ins w:id="964" w:author="Madhura Ramojwar" w:date="2021-04-21T18:51:00Z">
        <w:r w:rsidRPr="00FE3FE5">
          <w:rPr>
            <w:rFonts w:cs="Arial"/>
            <w:bCs/>
          </w:rPr>
          <w:t>Lead Extension</w:t>
        </w:r>
        <w:r w:rsidRPr="00FE3FE5">
          <w:rPr>
            <w:rFonts w:cs="Arial"/>
            <w:b/>
            <w:bCs/>
          </w:rPr>
          <w:t xml:space="preserve">: </w:t>
        </w:r>
        <w:r w:rsidRPr="00FE3FE5">
          <w:rPr>
            <w:rFonts w:cs="Arial"/>
          </w:rPr>
          <w:t>The Lead Extension consists of a silicone port header that accepts the Axium Trial Lead and Implant Lead. It is intended to extend the length of the lead and provide a connection between the lead and the Connector Cable, or the lead and the Implantable Neurostimulator System. The Lead Extension is intended for chronic implantation as a component of the Axium Neurostimulator System.</w:t>
        </w:r>
      </w:ins>
    </w:p>
    <w:p w14:paraId="7F7F6BA3" w14:textId="77777777" w:rsidR="008860B4" w:rsidRPr="00FE3FE5" w:rsidRDefault="008860B4" w:rsidP="008860B4">
      <w:pPr>
        <w:pStyle w:val="BT1BodyTextI1"/>
        <w:numPr>
          <w:ilvl w:val="0"/>
          <w:numId w:val="57"/>
        </w:numPr>
        <w:spacing w:before="240"/>
        <w:jc w:val="left"/>
        <w:rPr>
          <w:ins w:id="965" w:author="Madhura Ramojwar" w:date="2021-04-21T18:51:00Z"/>
          <w:rFonts w:cs="Arial"/>
        </w:rPr>
      </w:pPr>
      <w:ins w:id="966" w:author="Madhura Ramojwar" w:date="2021-04-21T18:51:00Z">
        <w:r w:rsidRPr="00FE3FE5">
          <w:rPr>
            <w:rFonts w:cs="Arial"/>
          </w:rPr>
          <w:t>Connector Cable Kit</w:t>
        </w:r>
      </w:ins>
    </w:p>
    <w:p w14:paraId="56514346" w14:textId="77777777" w:rsidR="008860B4" w:rsidRPr="00FE3FE5" w:rsidRDefault="008860B4" w:rsidP="008860B4">
      <w:pPr>
        <w:pStyle w:val="BT1BodyTextI1"/>
        <w:rPr>
          <w:ins w:id="967" w:author="Madhura Ramojwar" w:date="2021-04-21T18:51:00Z"/>
          <w:rFonts w:cs="Arial"/>
          <w:color w:val="000000"/>
        </w:rPr>
      </w:pPr>
      <w:ins w:id="968" w:author="Madhura Ramojwar" w:date="2021-04-21T18:51:00Z">
        <w:r w:rsidRPr="00FE3FE5">
          <w:rPr>
            <w:rFonts w:cs="Arial"/>
            <w:color w:val="000000"/>
          </w:rPr>
          <w:t xml:space="preserve">The Connector Cable connects the Leads or Lead Extension to the external TNS. </w:t>
        </w:r>
        <w:r w:rsidRPr="00FE3FE5">
          <w:rPr>
            <w:rFonts w:cs="Arial"/>
          </w:rPr>
          <w:t>The Connector Cable is packaged separately from the Lead and Lead Extension Kit. The Connector Cable includes a connector and 2 extension cables for use as needed.</w:t>
        </w:r>
      </w:ins>
    </w:p>
    <w:p w14:paraId="068EC666" w14:textId="77777777" w:rsidR="008860B4" w:rsidRPr="00FE3FE5" w:rsidRDefault="008860B4" w:rsidP="008860B4">
      <w:pPr>
        <w:pStyle w:val="BT1BodyTextI1"/>
        <w:rPr>
          <w:ins w:id="969" w:author="Madhura Ramojwar" w:date="2021-04-21T18:51:00Z"/>
          <w:rFonts w:cs="Arial"/>
        </w:rPr>
      </w:pPr>
      <w:ins w:id="970" w:author="Madhura Ramojwar" w:date="2021-04-21T18:51:00Z">
        <w:r w:rsidRPr="00FE3FE5">
          <w:rPr>
            <w:rFonts w:cs="Arial"/>
          </w:rPr>
          <w:t>The Lead Identifiers are small bent wires that can be inserted into the proximal stylet lumen in the leads and are individually colored to identify the leads.</w:t>
        </w:r>
      </w:ins>
    </w:p>
    <w:p w14:paraId="2E5DF519" w14:textId="77777777" w:rsidR="008860B4" w:rsidRPr="00FE3FE5" w:rsidRDefault="008860B4" w:rsidP="008860B4">
      <w:pPr>
        <w:pStyle w:val="BT1BodyTextI1"/>
        <w:numPr>
          <w:ilvl w:val="0"/>
          <w:numId w:val="57"/>
        </w:numPr>
        <w:spacing w:before="240"/>
        <w:jc w:val="left"/>
        <w:rPr>
          <w:ins w:id="971" w:author="Madhura Ramojwar" w:date="2021-04-21T18:51:00Z"/>
          <w:rFonts w:cs="Arial"/>
        </w:rPr>
      </w:pPr>
      <w:ins w:id="972" w:author="Madhura Ramojwar" w:date="2021-04-21T18:51:00Z">
        <w:r w:rsidRPr="00FE3FE5">
          <w:rPr>
            <w:rFonts w:cs="Arial"/>
          </w:rPr>
          <w:t>Lead Accessories</w:t>
        </w:r>
      </w:ins>
    </w:p>
    <w:p w14:paraId="659082D7" w14:textId="77777777" w:rsidR="008860B4" w:rsidRPr="00FE3FE5" w:rsidRDefault="008860B4" w:rsidP="008860B4">
      <w:pPr>
        <w:pStyle w:val="BT1BodyTextI1"/>
        <w:rPr>
          <w:ins w:id="973" w:author="Madhura Ramojwar" w:date="2021-04-21T18:51:00Z"/>
          <w:rFonts w:cs="Arial"/>
        </w:rPr>
      </w:pPr>
      <w:ins w:id="974" w:author="Madhura Ramojwar" w:date="2021-04-21T18:51:00Z">
        <w:r w:rsidRPr="00FE3FE5">
          <w:rPr>
            <w:rFonts w:cs="Arial"/>
            <w:bCs/>
          </w:rPr>
          <w:t xml:space="preserve">Small / Big </w:t>
        </w:r>
        <w:r w:rsidRPr="00FE3FE5">
          <w:rPr>
            <w:rFonts w:cs="Arial"/>
          </w:rPr>
          <w:t>C</w:t>
        </w:r>
        <w:r w:rsidRPr="00FE3FE5">
          <w:rPr>
            <w:rFonts w:cs="Arial"/>
            <w:bCs/>
          </w:rPr>
          <w:t>urve Delivery Sheaths</w:t>
        </w:r>
        <w:r w:rsidRPr="00FE3FE5">
          <w:rPr>
            <w:rFonts w:cs="Arial"/>
          </w:rPr>
          <w:t xml:space="preserve"> are intended to allow passage of the lead percutaneously into the epidural space. The labeled length of the sheath is the distance from the hub to the pre-shaped tip and the length of the curve at the tip is approximately 2 mm for the Small Curve and approximately 8mm for the Big Curve.</w:t>
        </w:r>
      </w:ins>
    </w:p>
    <w:p w14:paraId="73F86C3C" w14:textId="77777777" w:rsidR="008860B4" w:rsidRPr="00FE3FE5" w:rsidRDefault="008860B4" w:rsidP="008860B4">
      <w:pPr>
        <w:pStyle w:val="BT1BodyTextI1"/>
        <w:spacing w:before="240"/>
        <w:rPr>
          <w:ins w:id="975" w:author="Madhura Ramojwar" w:date="2021-04-21T18:51:00Z"/>
          <w:rFonts w:cs="Arial"/>
        </w:rPr>
      </w:pPr>
      <w:ins w:id="976" w:author="Madhura Ramojwar" w:date="2021-04-21T18:51:00Z">
        <w:r w:rsidRPr="00FE3FE5">
          <w:rPr>
            <w:rFonts w:cs="Arial"/>
          </w:rPr>
          <w:t>A</w:t>
        </w:r>
        <w:r w:rsidRPr="00FE3FE5">
          <w:rPr>
            <w:rFonts w:cs="Arial"/>
            <w:bCs/>
          </w:rPr>
          <w:t xml:space="preserve">xium Small / Big </w:t>
        </w:r>
        <w:r w:rsidRPr="00FE3FE5">
          <w:rPr>
            <w:rFonts w:cs="Arial"/>
          </w:rPr>
          <w:t>C</w:t>
        </w:r>
        <w:r w:rsidRPr="00FE3FE5">
          <w:rPr>
            <w:rFonts w:cs="Arial"/>
            <w:bCs/>
          </w:rPr>
          <w:t>urve Delivery Sheaths</w:t>
        </w:r>
        <w:r w:rsidRPr="00FE3FE5">
          <w:rPr>
            <w:rFonts w:cs="Arial"/>
          </w:rPr>
          <w:t xml:space="preserve"> are also intended to allow passage of leads percutaneously into the epidural space. Axium sheaths are internally reinforced with thin </w:t>
        </w:r>
        <w:proofErr w:type="gramStart"/>
        <w:r w:rsidRPr="00FE3FE5">
          <w:rPr>
            <w:rFonts w:cs="Arial"/>
          </w:rPr>
          <w:t>stainless steel</w:t>
        </w:r>
        <w:proofErr w:type="gramEnd"/>
        <w:r w:rsidRPr="00FE3FE5">
          <w:rPr>
            <w:rFonts w:cs="Arial"/>
          </w:rPr>
          <w:t xml:space="preserve"> braiding.</w:t>
        </w:r>
      </w:ins>
    </w:p>
    <w:p w14:paraId="1C5D3CD9" w14:textId="77777777" w:rsidR="008860B4" w:rsidRPr="00FE3FE5" w:rsidRDefault="008860B4" w:rsidP="008860B4">
      <w:pPr>
        <w:pStyle w:val="BT1BodyTextI1"/>
        <w:spacing w:before="240"/>
        <w:rPr>
          <w:ins w:id="977" w:author="Madhura Ramojwar" w:date="2021-04-21T18:51:00Z"/>
          <w:rFonts w:cs="Arial"/>
        </w:rPr>
      </w:pPr>
      <w:ins w:id="978" w:author="Madhura Ramojwar" w:date="2021-04-21T18:51:00Z">
        <w:r w:rsidRPr="00FE3FE5">
          <w:rPr>
            <w:rFonts w:cs="Arial"/>
            <w:bCs/>
          </w:rPr>
          <w:t>Complex Curve and Straight Stylets</w:t>
        </w:r>
        <w:r w:rsidRPr="00FE3FE5">
          <w:rPr>
            <w:rFonts w:cs="Arial"/>
          </w:rPr>
          <w:t xml:space="preserve"> assist in steering and positioning the lead within the epidural space. These are included within the 50cm and 90cm </w:t>
        </w:r>
        <w:proofErr w:type="spellStart"/>
        <w:r w:rsidRPr="00FE3FE5">
          <w:rPr>
            <w:rFonts w:cs="Arial"/>
          </w:rPr>
          <w:t>SlimTip</w:t>
        </w:r>
        <w:proofErr w:type="spellEnd"/>
        <w:r w:rsidRPr="00FE3FE5">
          <w:rPr>
            <w:rFonts w:cs="Arial"/>
          </w:rPr>
          <w:t xml:space="preserve"> trial lead kits.</w:t>
        </w:r>
      </w:ins>
    </w:p>
    <w:p w14:paraId="3FF41ED5" w14:textId="77777777" w:rsidR="008860B4" w:rsidRPr="00FE3FE5" w:rsidRDefault="008860B4" w:rsidP="008860B4">
      <w:pPr>
        <w:pStyle w:val="BT1BodyTextI1"/>
        <w:rPr>
          <w:ins w:id="979" w:author="Madhura Ramojwar" w:date="2021-04-21T18:51:00Z"/>
          <w:rFonts w:cs="Arial"/>
        </w:rPr>
      </w:pPr>
      <w:ins w:id="980" w:author="Madhura Ramojwar" w:date="2021-04-21T18:51:00Z">
        <w:r w:rsidRPr="00FE3FE5">
          <w:rPr>
            <w:rFonts w:cs="Arial"/>
            <w:bCs/>
          </w:rPr>
          <w:t>The 14G Delivery Needle</w:t>
        </w:r>
        <w:r w:rsidRPr="00FE3FE5">
          <w:rPr>
            <w:rFonts w:cs="Arial"/>
          </w:rPr>
          <w:t xml:space="preserve"> is intended to access the epidural space, providing a conduit for lead, </w:t>
        </w:r>
        <w:proofErr w:type="gramStart"/>
        <w:r w:rsidRPr="00FE3FE5">
          <w:rPr>
            <w:rFonts w:cs="Arial"/>
          </w:rPr>
          <w:t>guidewire</w:t>
        </w:r>
        <w:proofErr w:type="gramEnd"/>
        <w:r w:rsidRPr="00FE3FE5">
          <w:rPr>
            <w:rFonts w:cs="Arial"/>
          </w:rPr>
          <w:t xml:space="preserve"> and delivery sheath placement. It is available as a straight needle or a curved needle. The Axium Curved Needle is available in a separate package and is uniquely identified by the colored hub. The 14G Delivery Needle is only available in the Implant Lead, Trial Lead, and Lead Accessories Kits.</w:t>
        </w:r>
      </w:ins>
    </w:p>
    <w:p w14:paraId="134FAE98" w14:textId="77777777" w:rsidR="008860B4" w:rsidRPr="00FE3FE5" w:rsidRDefault="008860B4" w:rsidP="008860B4">
      <w:pPr>
        <w:pStyle w:val="BT1BodyTextI1"/>
        <w:rPr>
          <w:ins w:id="981" w:author="Madhura Ramojwar" w:date="2021-04-21T18:51:00Z"/>
          <w:rFonts w:cs="Arial"/>
        </w:rPr>
      </w:pPr>
      <w:ins w:id="982" w:author="Madhura Ramojwar" w:date="2021-04-21T18:51:00Z">
        <w:r w:rsidRPr="00FE3FE5">
          <w:rPr>
            <w:rFonts w:cs="Arial"/>
          </w:rPr>
          <w:lastRenderedPageBreak/>
          <w:t>The Guidewire is optional and is intended to verify that the needle is in the epidural space after using a loss of resistance technique.</w:t>
        </w:r>
      </w:ins>
    </w:p>
    <w:p w14:paraId="72E9AF31" w14:textId="77777777" w:rsidR="008860B4" w:rsidRPr="00FE3FE5" w:rsidRDefault="008860B4" w:rsidP="008860B4">
      <w:pPr>
        <w:pStyle w:val="BT1BodyTextI1"/>
        <w:rPr>
          <w:ins w:id="983" w:author="Madhura Ramojwar" w:date="2021-04-21T18:51:00Z"/>
          <w:rFonts w:cs="Arial"/>
        </w:rPr>
      </w:pPr>
      <w:ins w:id="984" w:author="Madhura Ramojwar" w:date="2021-04-21T18:51:00Z">
        <w:r w:rsidRPr="00FE3FE5">
          <w:rPr>
            <w:rFonts w:cs="Arial"/>
            <w:bCs/>
          </w:rPr>
          <w:t>Soft Tissue Anchors</w:t>
        </w:r>
        <w:r w:rsidRPr="00FE3FE5">
          <w:rPr>
            <w:rFonts w:cs="Arial"/>
          </w:rPr>
          <w:t xml:space="preserve"> are intended to anchor the Lead in the soft tissue or on the skin surface proximal to the distal contacts of the Lead. </w:t>
        </w:r>
        <w:r w:rsidRPr="00FE3FE5" w:rsidDel="00E85518">
          <w:rPr>
            <w:rFonts w:cs="Arial"/>
          </w:rPr>
          <w:t xml:space="preserve"> </w:t>
        </w:r>
        <w:r w:rsidRPr="00FE3FE5">
          <w:rPr>
            <w:rFonts w:cs="Arial"/>
          </w:rPr>
          <w:t xml:space="preserve">The soft tissues anchors are packaged with the </w:t>
        </w:r>
        <w:proofErr w:type="gramStart"/>
        <w:r w:rsidRPr="00FE3FE5">
          <w:rPr>
            <w:rFonts w:cs="Arial"/>
          </w:rPr>
          <w:t>leads, and</w:t>
        </w:r>
        <w:proofErr w:type="gramEnd"/>
        <w:r w:rsidRPr="00FE3FE5">
          <w:rPr>
            <w:rFonts w:cs="Arial"/>
          </w:rPr>
          <w:t xml:space="preserve"> included in the lead accessories kit.</w:t>
        </w:r>
      </w:ins>
    </w:p>
    <w:p w14:paraId="09F2F0ED" w14:textId="77777777" w:rsidR="008860B4" w:rsidRPr="00FE3FE5" w:rsidRDefault="008860B4" w:rsidP="008860B4">
      <w:pPr>
        <w:pStyle w:val="BT1BodyTextI1"/>
        <w:numPr>
          <w:ilvl w:val="0"/>
          <w:numId w:val="57"/>
        </w:numPr>
        <w:spacing w:before="240"/>
        <w:jc w:val="left"/>
        <w:rPr>
          <w:ins w:id="985" w:author="Madhura Ramojwar" w:date="2021-04-21T18:51:00Z"/>
          <w:rFonts w:cs="Arial"/>
        </w:rPr>
      </w:pPr>
      <w:ins w:id="986" w:author="Madhura Ramojwar" w:date="2021-04-21T18:51:00Z">
        <w:r w:rsidRPr="00FE3FE5">
          <w:rPr>
            <w:rFonts w:cs="Arial"/>
          </w:rPr>
          <w:t>Implantation Tools</w:t>
        </w:r>
      </w:ins>
    </w:p>
    <w:p w14:paraId="48116CF8" w14:textId="77777777" w:rsidR="008860B4" w:rsidRPr="00FE3FE5" w:rsidRDefault="008860B4" w:rsidP="008860B4">
      <w:pPr>
        <w:pStyle w:val="BT1BodyTextI1"/>
        <w:rPr>
          <w:ins w:id="987" w:author="Madhura Ramojwar" w:date="2021-04-21T18:51:00Z"/>
          <w:rFonts w:cs="Arial"/>
        </w:rPr>
      </w:pPr>
      <w:ins w:id="988" w:author="Madhura Ramojwar" w:date="2021-04-21T18:51:00Z">
        <w:r w:rsidRPr="00FE3FE5">
          <w:rPr>
            <w:rFonts w:cs="Arial"/>
          </w:rPr>
          <w:t>The tunneling tool is used to provide a conduit for the Trial Lead, Implant Lead, or Lead Extension to the INS or away from the midline of the spine. It is packaged with 2 exchangeable tips: a blunt pencil tip and a sharp trocar tip. A straw is slid over the tunneling tool and when the steel handle is removed, the straw provides the conduit for tunneling.</w:t>
        </w:r>
      </w:ins>
    </w:p>
    <w:p w14:paraId="5F8E3AC3" w14:textId="77777777" w:rsidR="008860B4" w:rsidRPr="00FE3FE5" w:rsidRDefault="008860B4" w:rsidP="008860B4">
      <w:pPr>
        <w:pStyle w:val="BT1BodyTextI1"/>
        <w:rPr>
          <w:ins w:id="989" w:author="Madhura Ramojwar" w:date="2021-04-21T18:51:00Z"/>
          <w:rFonts w:cs="Arial"/>
        </w:rPr>
      </w:pPr>
      <w:ins w:id="990" w:author="Madhura Ramojwar" w:date="2021-04-21T18:51:00Z">
        <w:r w:rsidRPr="00FE3FE5">
          <w:rPr>
            <w:rFonts w:cs="Arial"/>
          </w:rPr>
          <w:t>The INS Sizer is approximately the same size as the INS and allows the physician to properly size the INS pocket. The INS sizer is packaged with the Axium tunneling tool kits (MN21900, MN22200).</w:t>
        </w:r>
      </w:ins>
    </w:p>
    <w:p w14:paraId="6E712E6B" w14:textId="77777777" w:rsidR="008860B4" w:rsidRPr="00FE3FE5" w:rsidRDefault="008860B4" w:rsidP="008860B4">
      <w:pPr>
        <w:pStyle w:val="BT1BodyTextI1"/>
        <w:rPr>
          <w:ins w:id="991" w:author="Madhura Ramojwar" w:date="2021-04-21T18:51:00Z"/>
          <w:rFonts w:cs="Arial"/>
        </w:rPr>
      </w:pPr>
      <w:ins w:id="992" w:author="Madhura Ramojwar" w:date="2021-04-21T18:51:00Z">
        <w:r w:rsidRPr="00FE3FE5">
          <w:rPr>
            <w:rFonts w:cs="Arial"/>
          </w:rPr>
          <w:t>The port plugs are used to fill unused ports in the INS. The port plugs are packaged with the INS, but spare port plugs are also packaged with the Tunneling Tool Kits for the convenience of the physician.</w:t>
        </w:r>
      </w:ins>
    </w:p>
    <w:p w14:paraId="070EA813" w14:textId="77777777" w:rsidR="008860B4" w:rsidRPr="00FE3FE5" w:rsidRDefault="008860B4" w:rsidP="008860B4">
      <w:pPr>
        <w:pStyle w:val="BT1BodyTextI1"/>
        <w:numPr>
          <w:ilvl w:val="0"/>
          <w:numId w:val="57"/>
        </w:numPr>
        <w:spacing w:before="240"/>
        <w:jc w:val="left"/>
        <w:rPr>
          <w:ins w:id="993" w:author="Madhura Ramojwar" w:date="2021-04-21T18:51:00Z"/>
          <w:rFonts w:cs="Arial"/>
        </w:rPr>
      </w:pPr>
      <w:ins w:id="994" w:author="Madhura Ramojwar" w:date="2021-04-21T18:51:00Z">
        <w:r w:rsidRPr="00FE3FE5">
          <w:rPr>
            <w:rFonts w:cs="Arial"/>
          </w:rPr>
          <w:t>Additional Accessories</w:t>
        </w:r>
      </w:ins>
    </w:p>
    <w:p w14:paraId="58529547" w14:textId="77777777" w:rsidR="008860B4" w:rsidRPr="00FE3FE5" w:rsidRDefault="008860B4" w:rsidP="008860B4">
      <w:pPr>
        <w:pStyle w:val="BT1BodyTextI1"/>
        <w:rPr>
          <w:ins w:id="995" w:author="Madhura Ramojwar" w:date="2021-04-21T18:51:00Z"/>
          <w:rFonts w:cs="Arial"/>
        </w:rPr>
      </w:pPr>
      <w:ins w:id="996" w:author="Madhura Ramojwar" w:date="2021-04-21T18:51:00Z">
        <w:r w:rsidRPr="00FE3FE5">
          <w:rPr>
            <w:rFonts w:cs="Arial"/>
            <w:bCs/>
          </w:rPr>
          <w:t xml:space="preserve">Sterile Magnet Sleeve: </w:t>
        </w:r>
        <w:r w:rsidRPr="00FE3FE5">
          <w:rPr>
            <w:rFonts w:cs="Arial"/>
          </w:rPr>
          <w:t xml:space="preserve">The magnet is placed in the sterile sleeve to allow it to be used during the implantation of the INS. The sterile magnet sleeve is packaged with the Axium tunneling tool kits (MN21900, MN22200).  </w:t>
        </w:r>
      </w:ins>
    </w:p>
    <w:p w14:paraId="73359D5B" w14:textId="77777777" w:rsidR="008860B4" w:rsidRPr="00FE3FE5" w:rsidRDefault="008860B4" w:rsidP="008860B4">
      <w:pPr>
        <w:pStyle w:val="BT1BodyTextI1"/>
        <w:rPr>
          <w:ins w:id="997" w:author="Madhura Ramojwar" w:date="2021-04-21T18:51:00Z"/>
          <w:rFonts w:cs="Arial"/>
        </w:rPr>
      </w:pPr>
      <w:ins w:id="998" w:author="Madhura Ramojwar" w:date="2021-04-21T18:51:00Z">
        <w:r w:rsidRPr="00FE3FE5">
          <w:rPr>
            <w:rFonts w:cs="Arial"/>
            <w:bCs/>
          </w:rPr>
          <w:t>Medical Alert Card i</w:t>
        </w:r>
        <w:r w:rsidRPr="00FE3FE5">
          <w:rPr>
            <w:rFonts w:cs="Arial"/>
          </w:rPr>
          <w:t xml:space="preserve">dentifies the patient as a user of the Neurostimulation System. The Medical Alert card is packaged with the INS and Patient Programmer. </w:t>
        </w:r>
      </w:ins>
    </w:p>
    <w:p w14:paraId="6AE2A0B8" w14:textId="77777777" w:rsidR="008860B4" w:rsidRPr="00FE3FE5" w:rsidRDefault="008860B4" w:rsidP="008860B4">
      <w:pPr>
        <w:pStyle w:val="BT1BodyTextI1"/>
        <w:rPr>
          <w:ins w:id="999" w:author="Madhura Ramojwar" w:date="2021-04-21T18:51:00Z"/>
          <w:rFonts w:cs="Arial"/>
        </w:rPr>
      </w:pPr>
      <w:ins w:id="1000" w:author="Madhura Ramojwar" w:date="2021-04-21T18:51:00Z">
        <w:r w:rsidRPr="00FE3FE5">
          <w:rPr>
            <w:rFonts w:cs="Arial"/>
            <w:bCs/>
          </w:rPr>
          <w:t>Programmer Charger is to be</w:t>
        </w:r>
        <w:r w:rsidRPr="00FE3FE5">
          <w:rPr>
            <w:rFonts w:cs="Arial"/>
          </w:rPr>
          <w:t xml:space="preserve"> used with the Clinical or Patient Programmers to charge the battery or allow use of the Programmers while plugged into standard electrical outlets.</w:t>
        </w:r>
      </w:ins>
    </w:p>
    <w:p w14:paraId="133CAC02" w14:textId="77777777" w:rsidR="008860B4" w:rsidRPr="00FE3FE5" w:rsidRDefault="008860B4" w:rsidP="008860B4">
      <w:pPr>
        <w:pStyle w:val="BT1BodyTextI1"/>
        <w:rPr>
          <w:ins w:id="1001" w:author="Madhura Ramojwar" w:date="2021-04-21T18:51:00Z"/>
          <w:rFonts w:cs="Arial"/>
        </w:rPr>
      </w:pPr>
      <w:ins w:id="1002" w:author="Madhura Ramojwar" w:date="2021-04-21T18:51:00Z">
        <w:r w:rsidRPr="00FE3FE5">
          <w:rPr>
            <w:rFonts w:cs="Arial"/>
            <w:bCs/>
          </w:rPr>
          <w:t>Programmer Carrying Case p</w:t>
        </w:r>
        <w:r w:rsidRPr="00FE3FE5">
          <w:rPr>
            <w:rFonts w:cs="Arial"/>
          </w:rPr>
          <w:t>rotects the Programmers from liquid.</w:t>
        </w:r>
      </w:ins>
    </w:p>
    <w:p w14:paraId="199F7144" w14:textId="77777777" w:rsidR="008860B4" w:rsidRPr="00FE3FE5" w:rsidRDefault="008860B4" w:rsidP="008860B4">
      <w:pPr>
        <w:pStyle w:val="BT1BodyTextI1"/>
        <w:rPr>
          <w:ins w:id="1003" w:author="Madhura Ramojwar" w:date="2021-04-21T18:51:00Z"/>
          <w:rFonts w:cs="Arial"/>
        </w:rPr>
      </w:pPr>
      <w:ins w:id="1004" w:author="Madhura Ramojwar" w:date="2021-04-21T18:51:00Z">
        <w:r w:rsidRPr="00FE3FE5">
          <w:rPr>
            <w:rFonts w:cs="Arial"/>
            <w:bCs/>
          </w:rPr>
          <w:t>Auxiliary Magnet a</w:t>
        </w:r>
        <w:r w:rsidRPr="00FE3FE5">
          <w:rPr>
            <w:rFonts w:cs="Arial"/>
          </w:rPr>
          <w:t>llows the user to turn the NS off or activates RF to allow the user to communicate with the NS.</w:t>
        </w:r>
      </w:ins>
    </w:p>
    <w:p w14:paraId="14C8FB72" w14:textId="77777777" w:rsidR="008860B4" w:rsidRPr="00FE3FE5" w:rsidRDefault="008860B4" w:rsidP="008860B4">
      <w:pPr>
        <w:pStyle w:val="BT1BodyTextI1"/>
        <w:rPr>
          <w:ins w:id="1005" w:author="Madhura Ramojwar" w:date="2021-04-21T18:51:00Z"/>
          <w:rFonts w:cs="Arial"/>
        </w:rPr>
      </w:pPr>
      <w:ins w:id="1006" w:author="Madhura Ramojwar" w:date="2021-04-21T18:51:00Z">
        <w:r w:rsidRPr="00FE3FE5">
          <w:rPr>
            <w:rFonts w:cs="Arial"/>
            <w:bCs/>
          </w:rPr>
          <w:t>Hex Key a</w:t>
        </w:r>
        <w:r w:rsidRPr="00FE3FE5">
          <w:rPr>
            <w:rFonts w:cs="Arial"/>
          </w:rPr>
          <w:t xml:space="preserve">llows the user to release a set screw in the INS header or Lead Extension header that has been unscrewed too far. The Hex Key is not to be used to tighten the set screw against the lead. The hex key is packaged with the Axium tunneling tool kits (MN21900, MN22200). </w:t>
        </w:r>
      </w:ins>
    </w:p>
    <w:p w14:paraId="7D6311A9" w14:textId="77777777" w:rsidR="008860B4" w:rsidRPr="00FE3FE5" w:rsidRDefault="008860B4" w:rsidP="008860B4">
      <w:pPr>
        <w:rPr>
          <w:ins w:id="1007" w:author="Madhura Ramojwar" w:date="2021-04-21T18:51:00Z"/>
          <w:rFonts w:cs="Arial"/>
        </w:rPr>
      </w:pPr>
      <w:ins w:id="1008" w:author="Madhura Ramojwar" w:date="2021-04-21T18:51:00Z">
        <w:r w:rsidRPr="00FE3FE5">
          <w:rPr>
            <w:rFonts w:cs="Arial"/>
          </w:rPr>
          <w:br w:type="page"/>
        </w:r>
      </w:ins>
    </w:p>
    <w:p w14:paraId="5CA98B03" w14:textId="77777777" w:rsidR="008860B4" w:rsidRPr="00FE3FE5" w:rsidRDefault="008860B4" w:rsidP="008860B4">
      <w:pPr>
        <w:pStyle w:val="BT1BodyTextI1"/>
        <w:rPr>
          <w:ins w:id="1009" w:author="Madhura Ramojwar" w:date="2021-04-21T18:51:00Z"/>
          <w:rFonts w:cs="Arial"/>
        </w:rPr>
      </w:pPr>
      <w:ins w:id="1010" w:author="Madhura Ramojwar" w:date="2021-04-21T18:51:00Z">
        <w:r w:rsidRPr="00FE3FE5">
          <w:rPr>
            <w:rFonts w:cs="Arial"/>
          </w:rPr>
          <w:lastRenderedPageBreak/>
          <w:t>Clinical Programmer and Patient Programmer</w:t>
        </w:r>
      </w:ins>
    </w:p>
    <w:p w14:paraId="6F46CD6D" w14:textId="77777777" w:rsidR="008860B4" w:rsidRPr="00FE3FE5" w:rsidRDefault="008860B4" w:rsidP="008860B4">
      <w:pPr>
        <w:pStyle w:val="BT1BodyTextI1"/>
        <w:rPr>
          <w:ins w:id="1011" w:author="Madhura Ramojwar" w:date="2021-04-21T18:51:00Z"/>
          <w:rFonts w:cs="Arial"/>
          <w:color w:val="000000"/>
        </w:rPr>
      </w:pPr>
      <w:ins w:id="1012" w:author="Madhura Ramojwar" w:date="2021-04-21T18:51:00Z">
        <w:r w:rsidRPr="00FE3FE5">
          <w:rPr>
            <w:rFonts w:cs="Arial"/>
            <w:color w:val="000000"/>
          </w:rPr>
          <w:t>The Clinical Programmer is used to program the stimulation parameters for both the TNS and the INS. The instructions for programming the TNS and INS devices are the same. The Clinical Programmer is used by the physician or clinical staff.</w:t>
        </w:r>
      </w:ins>
    </w:p>
    <w:p w14:paraId="0A43B88D" w14:textId="77777777" w:rsidR="008860B4" w:rsidRPr="00FE3FE5" w:rsidRDefault="008860B4" w:rsidP="008860B4">
      <w:pPr>
        <w:pStyle w:val="BT1BodyTextI1"/>
        <w:rPr>
          <w:ins w:id="1013" w:author="Madhura Ramojwar" w:date="2021-04-21T18:51:00Z"/>
          <w:rFonts w:cs="Arial"/>
          <w:color w:val="000000"/>
        </w:rPr>
      </w:pPr>
      <w:ins w:id="1014" w:author="Madhura Ramojwar" w:date="2021-04-21T18:51:00Z">
        <w:r w:rsidRPr="00FE3FE5">
          <w:rPr>
            <w:rFonts w:cs="Arial"/>
            <w:color w:val="000000"/>
          </w:rPr>
          <w:t>The Patient Programmer allows the patient to adjust the stimulation settings of the TNS and INS devices within limits preset by the clinician. The Patient Programmer also allows the patient to turn stimulation off, if necessary.</w:t>
        </w:r>
      </w:ins>
    </w:p>
    <w:p w14:paraId="2C66A08D" w14:textId="77777777" w:rsidR="008860B4" w:rsidRPr="00FE3FE5" w:rsidRDefault="008860B4" w:rsidP="00EA6082">
      <w:pPr>
        <w:pStyle w:val="BT1BodyTextI1"/>
        <w:rPr>
          <w:ins w:id="1015" w:author="Madhura Ramojwar" w:date="2021-04-21T18:51:00Z"/>
          <w:rFonts w:cs="Arial"/>
          <w:iCs/>
          <w:color w:val="00B050"/>
          <w:rPrChange w:id="1016" w:author="Madhura Ramojwar" w:date="2021-04-21T18:51:00Z">
            <w:rPr>
              <w:ins w:id="1017" w:author="Madhura Ramojwar" w:date="2021-04-21T18:51:00Z"/>
              <w:i/>
              <w:color w:val="00B050"/>
            </w:rPr>
          </w:rPrChange>
        </w:rPr>
      </w:pPr>
    </w:p>
    <w:p w14:paraId="0733CA7A" w14:textId="77777777" w:rsidR="008860B4" w:rsidRPr="00FE3FE5" w:rsidRDefault="008860B4" w:rsidP="00EA6082">
      <w:pPr>
        <w:pStyle w:val="BT1BodyTextI1"/>
        <w:rPr>
          <w:ins w:id="1018" w:author="Madhura Ramojwar" w:date="2021-04-21T18:51:00Z"/>
          <w:rFonts w:cs="Arial"/>
          <w:i/>
          <w:color w:val="00B050"/>
        </w:rPr>
      </w:pPr>
    </w:p>
    <w:p w14:paraId="1579D010" w14:textId="77777777" w:rsidR="008860B4" w:rsidRPr="00FE3FE5" w:rsidRDefault="008860B4" w:rsidP="008860B4">
      <w:pPr>
        <w:pStyle w:val="BT1BodyTextI1"/>
        <w:ind w:left="0"/>
        <w:rPr>
          <w:ins w:id="1019" w:author="Madhura Ramojwar" w:date="2021-04-21T18:51:00Z"/>
          <w:rFonts w:cs="Arial"/>
          <w:i/>
          <w:color w:val="00B050"/>
        </w:rPr>
        <w:pPrChange w:id="1020" w:author="Madhura Ramojwar" w:date="2021-04-21T18:51:00Z">
          <w:pPr>
            <w:pStyle w:val="BT1BodyTextI1"/>
          </w:pPr>
        </w:pPrChange>
      </w:pPr>
    </w:p>
    <w:p w14:paraId="4506FBD0" w14:textId="6CC32546" w:rsidR="00EE4175" w:rsidRPr="00FE3FE5" w:rsidRDefault="00EE4175" w:rsidP="00EA6082">
      <w:pPr>
        <w:pStyle w:val="BT1BodyTextI1"/>
        <w:rPr>
          <w:rFonts w:cs="Arial"/>
          <w:i/>
          <w:color w:val="00B050"/>
        </w:rPr>
      </w:pPr>
      <w:r w:rsidRPr="00FE3FE5">
        <w:rPr>
          <w:rFonts w:cs="Arial"/>
          <w:i/>
          <w:color w:val="00B050"/>
        </w:rPr>
        <w:t>Sample Text/table</w:t>
      </w:r>
      <w:r w:rsidR="001357EF" w:rsidRPr="00FE3FE5">
        <w:rPr>
          <w:rFonts w:cs="Arial"/>
          <w:i/>
          <w:color w:val="00B050"/>
        </w:rPr>
        <w:t xml:space="preserve"> option</w:t>
      </w:r>
    </w:p>
    <w:p w14:paraId="37F74423" w14:textId="6408F0BC" w:rsidR="00EE4175" w:rsidRPr="00FE3FE5" w:rsidRDefault="00B01457" w:rsidP="00EA6082">
      <w:pPr>
        <w:pStyle w:val="BT1BodyTextI1"/>
        <w:rPr>
          <w:rFonts w:cs="Arial"/>
          <w:i/>
          <w:color w:val="00B050"/>
        </w:rPr>
      </w:pPr>
      <w:r w:rsidRPr="00FE3FE5">
        <w:rPr>
          <w:rFonts w:cs="Arial"/>
          <w:i/>
          <w:color w:val="00B050"/>
        </w:rPr>
        <w:fldChar w:fldCharType="begin"/>
      </w:r>
      <w:r w:rsidRPr="00FE3FE5">
        <w:rPr>
          <w:rFonts w:cs="Arial"/>
          <w:i/>
          <w:color w:val="00B050"/>
        </w:rPr>
        <w:instrText xml:space="preserve"> REF _Ref53067702 \h  \* MERGEFORMAT </w:instrText>
      </w:r>
      <w:r w:rsidRPr="00FE3FE5">
        <w:rPr>
          <w:rFonts w:cs="Arial"/>
          <w:i/>
          <w:color w:val="00B050"/>
        </w:rPr>
      </w:r>
      <w:r w:rsidRPr="00FE3FE5">
        <w:rPr>
          <w:rFonts w:cs="Arial"/>
          <w:i/>
          <w:color w:val="00B050"/>
        </w:rPr>
        <w:fldChar w:fldCharType="separate"/>
      </w:r>
      <w:r w:rsidR="00CF6E9C" w:rsidRPr="00FE3FE5">
        <w:rPr>
          <w:rFonts w:cs="Arial"/>
          <w:i/>
          <w:color w:val="00B050"/>
        </w:rPr>
        <w:t xml:space="preserve">Table </w:t>
      </w:r>
      <w:r w:rsidR="00CF6E9C" w:rsidRPr="00FE3FE5">
        <w:rPr>
          <w:rFonts w:cs="Arial"/>
          <w:i/>
          <w:noProof/>
          <w:color w:val="00B050"/>
        </w:rPr>
        <w:t>10</w:t>
      </w:r>
      <w:r w:rsidRPr="00FE3FE5">
        <w:rPr>
          <w:rFonts w:cs="Arial"/>
          <w:i/>
          <w:color w:val="00B050"/>
        </w:rPr>
        <w:fldChar w:fldCharType="end"/>
      </w:r>
      <w:r w:rsidR="00EE4175" w:rsidRPr="00FE3FE5">
        <w:rPr>
          <w:rFonts w:cs="Arial"/>
          <w:i/>
          <w:color w:val="00B050"/>
        </w:rPr>
        <w:t xml:space="preserve"> provides subject device specifications based on model</w:t>
      </w:r>
      <w:r w:rsidR="00AD1C00" w:rsidRPr="00FE3FE5">
        <w:rPr>
          <w:rFonts w:cs="Arial"/>
          <w:i/>
          <w:color w:val="00B050"/>
        </w:rPr>
        <w:t>.</w:t>
      </w:r>
    </w:p>
    <w:p w14:paraId="23FDC9EF" w14:textId="10764A45" w:rsidR="00EE4175" w:rsidRPr="00FE3FE5" w:rsidRDefault="00EE4175" w:rsidP="00EA6082">
      <w:pPr>
        <w:pStyle w:val="Caption"/>
        <w:rPr>
          <w:rFonts w:cs="Arial"/>
          <w:i/>
          <w:szCs w:val="24"/>
        </w:rPr>
      </w:pPr>
      <w:bookmarkStart w:id="1021" w:name="_Ref53067702"/>
      <w:bookmarkStart w:id="1022" w:name="_Toc54010724"/>
      <w:r w:rsidRPr="00FE3FE5">
        <w:rPr>
          <w:rFonts w:cs="Arial"/>
          <w:i/>
          <w:color w:val="00B050"/>
          <w:szCs w:val="24"/>
        </w:rPr>
        <w:t xml:space="preserve">Table </w:t>
      </w:r>
      <w:r w:rsidR="00EA6082" w:rsidRPr="00FE3FE5">
        <w:rPr>
          <w:rFonts w:cs="Arial"/>
          <w:i/>
          <w:color w:val="00B050"/>
          <w:szCs w:val="24"/>
        </w:rPr>
        <w:fldChar w:fldCharType="begin"/>
      </w:r>
      <w:r w:rsidR="00EA6082" w:rsidRPr="00FE3FE5">
        <w:rPr>
          <w:rFonts w:cs="Arial"/>
          <w:i/>
          <w:color w:val="00B050"/>
          <w:szCs w:val="24"/>
        </w:rPr>
        <w:instrText xml:space="preserve"> SEQ Table \* ARABIC </w:instrText>
      </w:r>
      <w:r w:rsidR="00EA6082" w:rsidRPr="00FE3FE5">
        <w:rPr>
          <w:rFonts w:cs="Arial"/>
          <w:i/>
          <w:color w:val="00B050"/>
          <w:szCs w:val="24"/>
        </w:rPr>
        <w:fldChar w:fldCharType="separate"/>
      </w:r>
      <w:r w:rsidR="00CF6E9C" w:rsidRPr="00FE3FE5">
        <w:rPr>
          <w:rFonts w:cs="Arial"/>
          <w:i/>
          <w:noProof/>
          <w:color w:val="00B050"/>
          <w:szCs w:val="24"/>
        </w:rPr>
        <w:t>10</w:t>
      </w:r>
      <w:r w:rsidR="00EA6082" w:rsidRPr="00FE3FE5">
        <w:rPr>
          <w:rFonts w:cs="Arial"/>
          <w:i/>
          <w:color w:val="00B050"/>
          <w:szCs w:val="24"/>
        </w:rPr>
        <w:fldChar w:fldCharType="end"/>
      </w:r>
      <w:bookmarkEnd w:id="1021"/>
      <w:r w:rsidRPr="00FE3FE5">
        <w:rPr>
          <w:rFonts w:cs="Arial"/>
          <w:i/>
          <w:color w:val="00B050"/>
          <w:szCs w:val="24"/>
        </w:rPr>
        <w:t xml:space="preserve">. </w:t>
      </w:r>
      <w:r w:rsidRPr="00FE3FE5">
        <w:rPr>
          <w:rFonts w:cs="Arial"/>
          <w:i/>
          <w:szCs w:val="24"/>
        </w:rPr>
        <w:t>Subject Device Specifications</w:t>
      </w:r>
      <w:bookmarkEnd w:id="1022"/>
    </w:p>
    <w:tbl>
      <w:tblPr>
        <w:tblW w:w="9453" w:type="dxa"/>
        <w:tblInd w:w="814" w:type="dxa"/>
        <w:tblLayout w:type="fixed"/>
        <w:tblCellMar>
          <w:left w:w="0" w:type="dxa"/>
          <w:right w:w="0" w:type="dxa"/>
        </w:tblCellMar>
        <w:tblLook w:val="01E0" w:firstRow="1" w:lastRow="1" w:firstColumn="1" w:lastColumn="1" w:noHBand="0" w:noVBand="0"/>
      </w:tblPr>
      <w:tblGrid>
        <w:gridCol w:w="991"/>
        <w:gridCol w:w="720"/>
        <w:gridCol w:w="1081"/>
        <w:gridCol w:w="1594"/>
        <w:gridCol w:w="1551"/>
        <w:gridCol w:w="1471"/>
        <w:gridCol w:w="2045"/>
      </w:tblGrid>
      <w:tr w:rsidR="00D42BA5" w:rsidRPr="00FE3FE5" w14:paraId="117839C2" w14:textId="77777777" w:rsidTr="2A4C9DDA">
        <w:trPr>
          <w:trHeight w:hRule="exact" w:val="490"/>
        </w:trPr>
        <w:tc>
          <w:tcPr>
            <w:tcW w:w="99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1F8C3347" w14:textId="77777777" w:rsidR="00EE4175" w:rsidRPr="00FE3FE5" w:rsidRDefault="00EE4175" w:rsidP="00EA6082">
            <w:pPr>
              <w:pStyle w:val="TableHeader"/>
              <w:rPr>
                <w:rFonts w:cs="Arial"/>
                <w:i/>
                <w:color w:val="00B050"/>
                <w:sz w:val="24"/>
                <w:szCs w:val="24"/>
              </w:rPr>
            </w:pPr>
            <w:r w:rsidRPr="00FE3FE5">
              <w:rPr>
                <w:rFonts w:cs="Arial"/>
                <w:sz w:val="24"/>
                <w:szCs w:val="24"/>
              </w:rPr>
              <w:t>Model</w:t>
            </w:r>
            <w:r w:rsidRPr="00FE3FE5">
              <w:rPr>
                <w:rFonts w:cs="Arial"/>
                <w:i/>
                <w:color w:val="00B050"/>
                <w:sz w:val="24"/>
                <w:szCs w:val="24"/>
              </w:rPr>
              <w:t xml:space="preserve"> Number</w:t>
            </w:r>
          </w:p>
        </w:tc>
        <w:tc>
          <w:tcPr>
            <w:tcW w:w="720"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6097FEB6" w14:textId="77777777" w:rsidR="00EE4175" w:rsidRPr="00FE3FE5" w:rsidRDefault="00EE4175" w:rsidP="00EA6082">
            <w:pPr>
              <w:pStyle w:val="TableHeader"/>
              <w:rPr>
                <w:rFonts w:cs="Arial"/>
                <w:i/>
                <w:color w:val="00B050"/>
                <w:sz w:val="24"/>
                <w:szCs w:val="24"/>
              </w:rPr>
            </w:pPr>
            <w:r w:rsidRPr="00FE3FE5">
              <w:rPr>
                <w:rFonts w:cs="Arial"/>
                <w:sz w:val="24"/>
                <w:szCs w:val="24"/>
              </w:rPr>
              <w:t>Size</w:t>
            </w:r>
          </w:p>
        </w:tc>
        <w:tc>
          <w:tcPr>
            <w:tcW w:w="108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421376BE" w14:textId="77777777" w:rsidR="00EE4175" w:rsidRPr="00FE3FE5" w:rsidRDefault="00EE4175" w:rsidP="00EA6082">
            <w:pPr>
              <w:pStyle w:val="TableHeader"/>
              <w:rPr>
                <w:rFonts w:cs="Arial"/>
                <w:i/>
                <w:color w:val="00B050"/>
                <w:sz w:val="24"/>
                <w:szCs w:val="24"/>
              </w:rPr>
            </w:pPr>
            <w:r w:rsidRPr="00FE3FE5">
              <w:rPr>
                <w:rFonts w:cs="Arial"/>
                <w:sz w:val="24"/>
                <w:szCs w:val="24"/>
              </w:rPr>
              <w:t>Usable</w:t>
            </w:r>
            <w:r w:rsidRPr="00FE3FE5">
              <w:rPr>
                <w:rFonts w:cs="Arial"/>
                <w:i/>
                <w:color w:val="00B050"/>
                <w:sz w:val="24"/>
                <w:szCs w:val="24"/>
              </w:rPr>
              <w:t xml:space="preserve"> Length</w:t>
            </w:r>
          </w:p>
        </w:tc>
        <w:tc>
          <w:tcPr>
            <w:tcW w:w="1594"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7FBF1CB4" w14:textId="77777777" w:rsidR="00EE4175" w:rsidRPr="00FE3FE5" w:rsidRDefault="00EE4175" w:rsidP="00EA6082">
            <w:pPr>
              <w:pStyle w:val="TableHeader"/>
              <w:rPr>
                <w:rFonts w:cs="Arial"/>
                <w:i/>
                <w:color w:val="00B050"/>
                <w:sz w:val="24"/>
                <w:szCs w:val="24"/>
              </w:rPr>
            </w:pPr>
            <w:r w:rsidRPr="00FE3FE5">
              <w:rPr>
                <w:rFonts w:cs="Arial"/>
                <w:sz w:val="24"/>
                <w:szCs w:val="24"/>
              </w:rPr>
              <w:t>Curl</w:t>
            </w:r>
            <w:r w:rsidRPr="00FE3FE5">
              <w:rPr>
                <w:rFonts w:cs="Arial"/>
                <w:i/>
                <w:color w:val="00B050"/>
                <w:sz w:val="24"/>
                <w:szCs w:val="24"/>
              </w:rPr>
              <w:t xml:space="preserve"> Type</w:t>
            </w:r>
          </w:p>
        </w:tc>
        <w:tc>
          <w:tcPr>
            <w:tcW w:w="155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61BD22BE" w14:textId="77777777" w:rsidR="00EE4175" w:rsidRPr="00FE3FE5" w:rsidRDefault="00EE4175" w:rsidP="00EA6082">
            <w:pPr>
              <w:pStyle w:val="TableHeader"/>
              <w:rPr>
                <w:rFonts w:cs="Arial"/>
                <w:i/>
                <w:color w:val="00B050"/>
                <w:sz w:val="24"/>
                <w:szCs w:val="24"/>
              </w:rPr>
            </w:pPr>
            <w:r w:rsidRPr="00FE3FE5">
              <w:rPr>
                <w:rFonts w:cs="Arial"/>
                <w:sz w:val="24"/>
                <w:szCs w:val="24"/>
              </w:rPr>
              <w:t>Curl</w:t>
            </w:r>
            <w:r w:rsidRPr="00FE3FE5">
              <w:rPr>
                <w:rFonts w:cs="Arial"/>
                <w:i/>
                <w:color w:val="00B050"/>
                <w:sz w:val="24"/>
                <w:szCs w:val="24"/>
              </w:rPr>
              <w:t xml:space="preserve"> Dimension</w:t>
            </w:r>
          </w:p>
        </w:tc>
        <w:tc>
          <w:tcPr>
            <w:tcW w:w="147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2FEACEE2" w14:textId="77777777" w:rsidR="00EE4175" w:rsidRPr="00FE3FE5" w:rsidRDefault="00EE4175" w:rsidP="00EA6082">
            <w:pPr>
              <w:pStyle w:val="TableHeader"/>
              <w:rPr>
                <w:rFonts w:cs="Arial"/>
                <w:i/>
                <w:color w:val="00B050"/>
                <w:sz w:val="24"/>
                <w:szCs w:val="24"/>
              </w:rPr>
            </w:pPr>
            <w:r w:rsidRPr="00FE3FE5">
              <w:rPr>
                <w:rFonts w:cs="Arial"/>
                <w:sz w:val="24"/>
                <w:szCs w:val="24"/>
              </w:rPr>
              <w:t>Dilator</w:t>
            </w:r>
            <w:r w:rsidRPr="00FE3FE5">
              <w:rPr>
                <w:rFonts w:cs="Arial"/>
                <w:i/>
                <w:color w:val="00B050"/>
                <w:sz w:val="24"/>
                <w:szCs w:val="24"/>
              </w:rPr>
              <w:t xml:space="preserve"> (OD × L)</w:t>
            </w:r>
          </w:p>
        </w:tc>
        <w:tc>
          <w:tcPr>
            <w:tcW w:w="2045"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9D9D9" w:themeFill="background1" w:themeFillShade="D9"/>
          </w:tcPr>
          <w:p w14:paraId="5E0F713E" w14:textId="77777777" w:rsidR="00EE4175" w:rsidRPr="00FE3FE5" w:rsidRDefault="00EE4175" w:rsidP="00EA6082">
            <w:pPr>
              <w:pStyle w:val="TableHeader"/>
              <w:rPr>
                <w:rFonts w:cs="Arial"/>
                <w:i/>
                <w:color w:val="00B050"/>
                <w:sz w:val="24"/>
                <w:szCs w:val="24"/>
              </w:rPr>
            </w:pPr>
            <w:r w:rsidRPr="00FE3FE5">
              <w:rPr>
                <w:rFonts w:cs="Arial"/>
                <w:sz w:val="24"/>
                <w:szCs w:val="24"/>
              </w:rPr>
              <w:t>Guidewire</w:t>
            </w:r>
            <w:r w:rsidRPr="00FE3FE5">
              <w:rPr>
                <w:rFonts w:cs="Arial"/>
                <w:i/>
                <w:color w:val="00B050"/>
                <w:sz w:val="24"/>
                <w:szCs w:val="24"/>
              </w:rPr>
              <w:t xml:space="preserve"> OD × L, Tip</w:t>
            </w:r>
          </w:p>
        </w:tc>
      </w:tr>
      <w:tr w:rsidR="00D42BA5" w:rsidRPr="00FE3FE5" w14:paraId="6941D144" w14:textId="77777777" w:rsidTr="2A4C9DDA">
        <w:trPr>
          <w:trHeight w:hRule="exact" w:val="591"/>
        </w:trPr>
        <w:tc>
          <w:tcPr>
            <w:tcW w:w="99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C4C7FF9" w14:textId="77777777" w:rsidR="00EE4175" w:rsidRPr="00FE3FE5" w:rsidRDefault="00EE4175" w:rsidP="00EA6082">
            <w:pPr>
              <w:pStyle w:val="TableEntry"/>
              <w:rPr>
                <w:rFonts w:cs="Arial"/>
                <w:i/>
                <w:color w:val="00B050"/>
                <w:sz w:val="24"/>
                <w:szCs w:val="24"/>
              </w:rPr>
            </w:pPr>
          </w:p>
        </w:tc>
        <w:tc>
          <w:tcPr>
            <w:tcW w:w="72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DD64BA6" w14:textId="77777777" w:rsidR="00EE4175" w:rsidRPr="00FE3FE5" w:rsidRDefault="00EE4175" w:rsidP="00EA6082">
            <w:pPr>
              <w:pStyle w:val="TableEntry"/>
              <w:rPr>
                <w:rFonts w:cs="Arial"/>
                <w:i/>
                <w:color w:val="00B050"/>
                <w:sz w:val="24"/>
                <w:szCs w:val="24"/>
              </w:rPr>
            </w:pPr>
          </w:p>
        </w:tc>
        <w:tc>
          <w:tcPr>
            <w:tcW w:w="108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120F121" w14:textId="77777777" w:rsidR="00EE4175" w:rsidRPr="00FE3FE5" w:rsidRDefault="00EE4175" w:rsidP="00EA6082">
            <w:pPr>
              <w:pStyle w:val="TableEntry"/>
              <w:rPr>
                <w:rFonts w:cs="Arial"/>
                <w:i/>
                <w:color w:val="00B050"/>
                <w:sz w:val="24"/>
                <w:szCs w:val="24"/>
              </w:rPr>
            </w:pPr>
          </w:p>
        </w:tc>
        <w:tc>
          <w:tcPr>
            <w:tcW w:w="1594"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7CF3FF4" w14:textId="77777777" w:rsidR="00EE4175" w:rsidRPr="00FE3FE5" w:rsidRDefault="00EE4175" w:rsidP="00EA6082">
            <w:pPr>
              <w:pStyle w:val="TableEntry"/>
              <w:rPr>
                <w:rFonts w:cs="Arial"/>
                <w:i/>
                <w:color w:val="00B050"/>
                <w:sz w:val="24"/>
                <w:szCs w:val="24"/>
              </w:rPr>
            </w:pPr>
          </w:p>
        </w:tc>
        <w:tc>
          <w:tcPr>
            <w:tcW w:w="155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4D539A0" w14:textId="77777777" w:rsidR="00EE4175" w:rsidRPr="00FE3FE5" w:rsidRDefault="00EE4175" w:rsidP="00EA6082">
            <w:pPr>
              <w:pStyle w:val="TableEntry"/>
              <w:rPr>
                <w:rFonts w:cs="Arial"/>
                <w:i/>
                <w:color w:val="00B050"/>
                <w:sz w:val="24"/>
                <w:szCs w:val="24"/>
              </w:rPr>
            </w:pPr>
          </w:p>
        </w:tc>
        <w:tc>
          <w:tcPr>
            <w:tcW w:w="147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3107BA1" w14:textId="77777777" w:rsidR="00EE4175" w:rsidRPr="00FE3FE5" w:rsidRDefault="00EE4175" w:rsidP="00EA6082">
            <w:pPr>
              <w:pStyle w:val="TableEntry"/>
              <w:rPr>
                <w:rFonts w:cs="Arial"/>
                <w:i/>
                <w:color w:val="00B050"/>
                <w:sz w:val="24"/>
                <w:szCs w:val="24"/>
              </w:rPr>
            </w:pPr>
          </w:p>
        </w:tc>
        <w:tc>
          <w:tcPr>
            <w:tcW w:w="2045"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A63946C" w14:textId="77777777" w:rsidR="00EE4175" w:rsidRPr="00FE3FE5" w:rsidRDefault="00EE4175" w:rsidP="00EA6082">
            <w:pPr>
              <w:pStyle w:val="TableEntry"/>
              <w:rPr>
                <w:rFonts w:cs="Arial"/>
                <w:i/>
                <w:color w:val="00B050"/>
                <w:sz w:val="24"/>
                <w:szCs w:val="24"/>
              </w:rPr>
            </w:pPr>
          </w:p>
        </w:tc>
      </w:tr>
    </w:tbl>
    <w:p w14:paraId="1D061C56" w14:textId="364C590A" w:rsidR="00EE4175" w:rsidRPr="00FE3FE5" w:rsidRDefault="00EE4175" w:rsidP="00712C95">
      <w:pPr>
        <w:spacing w:line="178" w:lineRule="exact"/>
        <w:ind w:left="1080"/>
        <w:rPr>
          <w:rFonts w:cs="Arial"/>
          <w:i/>
          <w:color w:val="00B050"/>
        </w:rPr>
      </w:pPr>
    </w:p>
    <w:p w14:paraId="59CE68D2" w14:textId="6BB1B4B7" w:rsidR="001970DA" w:rsidRPr="00FE3FE5" w:rsidRDefault="00AA5DC8" w:rsidP="001970DA">
      <w:pPr>
        <w:pStyle w:val="Heading2"/>
        <w:rPr>
          <w:szCs w:val="24"/>
        </w:rPr>
      </w:pPr>
      <w:bookmarkStart w:id="1023" w:name="_Toc53414760"/>
      <w:bookmarkStart w:id="1024" w:name="_Toc52463138"/>
      <w:bookmarkStart w:id="1025" w:name="_Toc54010650"/>
      <w:bookmarkEnd w:id="1023"/>
      <w:r w:rsidRPr="00FE3FE5">
        <w:rPr>
          <w:szCs w:val="24"/>
        </w:rPr>
        <w:t xml:space="preserve">Name </w:t>
      </w:r>
      <w:bookmarkEnd w:id="1024"/>
      <w:r w:rsidRPr="00FE3FE5">
        <w:rPr>
          <w:szCs w:val="24"/>
        </w:rPr>
        <w:t>and Address of Manufacturer</w:t>
      </w:r>
      <w:bookmarkEnd w:id="1025"/>
    </w:p>
    <w:p w14:paraId="5E983028" w14:textId="77777777" w:rsidR="001970DA" w:rsidRPr="00FE3FE5" w:rsidRDefault="001970DA" w:rsidP="001970DA">
      <w:pPr>
        <w:pStyle w:val="BT1BodyTextI1"/>
        <w:rPr>
          <w:rFonts w:cs="Arial"/>
          <w:i/>
          <w:color w:val="00B050"/>
        </w:rPr>
      </w:pPr>
      <w:r w:rsidRPr="00FE3FE5">
        <w:rPr>
          <w:rFonts w:cs="Arial"/>
          <w:i/>
          <w:color w:val="00B050"/>
        </w:rPr>
        <w:t>Sample text:</w:t>
      </w:r>
    </w:p>
    <w:p w14:paraId="0F7C4FA4" w14:textId="6A5B72F6" w:rsidR="001970DA" w:rsidRPr="00FE3FE5" w:rsidRDefault="001970DA" w:rsidP="001970DA">
      <w:pPr>
        <w:pStyle w:val="BT1BodyTextI1"/>
        <w:rPr>
          <w:rFonts w:cs="Arial"/>
          <w:i/>
          <w:color w:val="00B050"/>
        </w:rPr>
      </w:pPr>
      <w:r w:rsidRPr="00FE3FE5">
        <w:rPr>
          <w:rFonts w:cs="Arial"/>
          <w:i/>
          <w:color w:val="00B050"/>
        </w:rPr>
        <w:t>The legal manufacturer and manufacturing site</w:t>
      </w:r>
      <w:r w:rsidR="00475458" w:rsidRPr="00FE3FE5">
        <w:rPr>
          <w:rFonts w:cs="Arial"/>
          <w:i/>
          <w:color w:val="00B050"/>
        </w:rPr>
        <w:t xml:space="preserve"> (</w:t>
      </w:r>
      <w:r w:rsidRPr="00FE3FE5">
        <w:rPr>
          <w:rFonts w:cs="Arial"/>
          <w:i/>
          <w:color w:val="00B050"/>
        </w:rPr>
        <w:t>s</w:t>
      </w:r>
      <w:r w:rsidR="00475458" w:rsidRPr="00FE3FE5">
        <w:rPr>
          <w:rFonts w:cs="Arial"/>
          <w:i/>
          <w:color w:val="00B050"/>
        </w:rPr>
        <w:t>)</w:t>
      </w:r>
      <w:r w:rsidRPr="00FE3FE5">
        <w:rPr>
          <w:rFonts w:cs="Arial"/>
          <w:i/>
          <w:color w:val="00B050"/>
        </w:rPr>
        <w:t xml:space="preserve"> are listed in </w:t>
      </w:r>
      <w:r w:rsidRPr="00FE3FE5">
        <w:rPr>
          <w:rFonts w:cs="Arial"/>
          <w:i/>
          <w:color w:val="00B050"/>
        </w:rPr>
        <w:fldChar w:fldCharType="begin"/>
      </w:r>
      <w:r w:rsidRPr="00FE3FE5">
        <w:rPr>
          <w:rFonts w:cs="Arial"/>
          <w:i/>
          <w:color w:val="00B050"/>
        </w:rPr>
        <w:instrText xml:space="preserve"> REF _Ref52440718 \h  \* MERGEFORMAT </w:instrText>
      </w:r>
      <w:r w:rsidRPr="00FE3FE5">
        <w:rPr>
          <w:rFonts w:cs="Arial"/>
          <w:i/>
          <w:color w:val="00B050"/>
        </w:rPr>
      </w:r>
      <w:r w:rsidRPr="00FE3FE5">
        <w:rPr>
          <w:rFonts w:cs="Arial"/>
          <w:i/>
          <w:color w:val="00B050"/>
        </w:rPr>
        <w:fldChar w:fldCharType="separate"/>
      </w:r>
      <w:r w:rsidR="001C3899" w:rsidRPr="00FE3FE5">
        <w:rPr>
          <w:rFonts w:cs="Arial"/>
          <w:i/>
          <w:color w:val="00B050"/>
        </w:rPr>
        <w:t xml:space="preserve">Table </w:t>
      </w:r>
      <w:r w:rsidR="001C3899" w:rsidRPr="00FE3FE5">
        <w:rPr>
          <w:rFonts w:cs="Arial"/>
          <w:i/>
          <w:noProof/>
          <w:color w:val="00B050"/>
        </w:rPr>
        <w:t>11</w:t>
      </w:r>
      <w:r w:rsidRPr="00FE3FE5">
        <w:rPr>
          <w:rFonts w:cs="Arial"/>
          <w:i/>
          <w:color w:val="00B050"/>
        </w:rPr>
        <w:fldChar w:fldCharType="end"/>
      </w:r>
      <w:r w:rsidRPr="00FE3FE5">
        <w:rPr>
          <w:rFonts w:cs="Arial"/>
          <w:i/>
          <w:color w:val="00B050"/>
        </w:rPr>
        <w:t>.</w:t>
      </w:r>
    </w:p>
    <w:p w14:paraId="2F0809A4" w14:textId="0069E3EE" w:rsidR="001970DA" w:rsidRPr="00FE3FE5" w:rsidRDefault="001970DA" w:rsidP="001970DA">
      <w:pPr>
        <w:pStyle w:val="Caption"/>
        <w:rPr>
          <w:rFonts w:cs="Arial"/>
          <w:i/>
          <w:color w:val="00B050"/>
          <w:szCs w:val="24"/>
        </w:rPr>
      </w:pPr>
      <w:bookmarkStart w:id="1026" w:name="_Ref52440718"/>
      <w:bookmarkStart w:id="1027" w:name="_Toc52463229"/>
      <w:bookmarkStart w:id="1028" w:name="_Toc54010725"/>
      <w:r w:rsidRPr="00FE3FE5">
        <w:rPr>
          <w:rFonts w:cs="Arial"/>
          <w:i/>
          <w:color w:val="00B050"/>
          <w:szCs w:val="24"/>
        </w:rPr>
        <w:t xml:space="preserve">Table </w:t>
      </w:r>
      <w:r w:rsidRPr="00FE3FE5">
        <w:rPr>
          <w:rFonts w:cs="Arial"/>
          <w:i/>
          <w:color w:val="00B050"/>
          <w:szCs w:val="24"/>
        </w:rPr>
        <w:fldChar w:fldCharType="begin"/>
      </w:r>
      <w:r w:rsidRPr="00FE3FE5">
        <w:rPr>
          <w:rFonts w:cs="Arial"/>
          <w:i/>
          <w:color w:val="00B050"/>
          <w:szCs w:val="24"/>
        </w:rPr>
        <w:instrText xml:space="preserve"> SEQ Table \* ARABIC </w:instrText>
      </w:r>
      <w:r w:rsidRPr="00FE3FE5">
        <w:rPr>
          <w:rFonts w:cs="Arial"/>
          <w:i/>
          <w:color w:val="00B050"/>
          <w:szCs w:val="24"/>
        </w:rPr>
        <w:fldChar w:fldCharType="separate"/>
      </w:r>
      <w:r w:rsidR="001C3899" w:rsidRPr="00FE3FE5">
        <w:rPr>
          <w:rFonts w:cs="Arial"/>
          <w:i/>
          <w:noProof/>
          <w:color w:val="00B050"/>
          <w:szCs w:val="24"/>
        </w:rPr>
        <w:t>11</w:t>
      </w:r>
      <w:r w:rsidRPr="00FE3FE5">
        <w:rPr>
          <w:rFonts w:cs="Arial"/>
          <w:i/>
          <w:color w:val="00B050"/>
          <w:szCs w:val="24"/>
        </w:rPr>
        <w:fldChar w:fldCharType="end"/>
      </w:r>
      <w:bookmarkEnd w:id="1026"/>
      <w:r w:rsidRPr="00FE3FE5">
        <w:rPr>
          <w:rFonts w:cs="Arial"/>
          <w:i/>
          <w:color w:val="00B050"/>
          <w:szCs w:val="24"/>
        </w:rPr>
        <w:t>. Name and Address of Manufacturer</w:t>
      </w:r>
      <w:bookmarkEnd w:id="1027"/>
      <w:bookmarkEnd w:id="1028"/>
    </w:p>
    <w:tbl>
      <w:tblPr>
        <w:tblStyle w:val="TableGrid"/>
        <w:tblW w:w="0" w:type="auto"/>
        <w:tblLook w:val="04A0" w:firstRow="1" w:lastRow="0" w:firstColumn="1" w:lastColumn="0" w:noHBand="0" w:noVBand="1"/>
      </w:tblPr>
      <w:tblGrid>
        <w:gridCol w:w="3354"/>
        <w:gridCol w:w="3355"/>
        <w:gridCol w:w="3355"/>
      </w:tblGrid>
      <w:tr w:rsidR="001970DA" w:rsidRPr="00FE3FE5" w14:paraId="36E212E1" w14:textId="77777777" w:rsidTr="00AA223A">
        <w:tc>
          <w:tcPr>
            <w:tcW w:w="3354" w:type="dxa"/>
            <w:shd w:val="clear" w:color="auto" w:fill="D9D9D9" w:themeFill="background1" w:themeFillShade="D9"/>
          </w:tcPr>
          <w:p w14:paraId="6266A1DB" w14:textId="77777777" w:rsidR="001970DA" w:rsidRPr="00FE3FE5" w:rsidRDefault="001970DA" w:rsidP="00AA223A">
            <w:pPr>
              <w:pStyle w:val="TableHeader"/>
              <w:rPr>
                <w:rFonts w:cs="Arial"/>
                <w:sz w:val="24"/>
                <w:szCs w:val="24"/>
              </w:rPr>
            </w:pPr>
            <w:r w:rsidRPr="00FE3FE5">
              <w:rPr>
                <w:rFonts w:cs="Arial"/>
                <w:sz w:val="24"/>
                <w:szCs w:val="24"/>
              </w:rPr>
              <w:t>Device</w:t>
            </w:r>
          </w:p>
        </w:tc>
        <w:tc>
          <w:tcPr>
            <w:tcW w:w="3355" w:type="dxa"/>
            <w:shd w:val="clear" w:color="auto" w:fill="D9D9D9" w:themeFill="background1" w:themeFillShade="D9"/>
          </w:tcPr>
          <w:p w14:paraId="165C4120" w14:textId="77777777" w:rsidR="001970DA" w:rsidRPr="00FE3FE5" w:rsidRDefault="001970DA" w:rsidP="00AA223A">
            <w:pPr>
              <w:pStyle w:val="TableHeader"/>
              <w:rPr>
                <w:rFonts w:cs="Arial"/>
                <w:sz w:val="24"/>
                <w:szCs w:val="24"/>
              </w:rPr>
            </w:pPr>
            <w:r w:rsidRPr="00FE3FE5">
              <w:rPr>
                <w:rFonts w:cs="Arial"/>
                <w:sz w:val="24"/>
                <w:szCs w:val="24"/>
              </w:rPr>
              <w:t>Legal Manufacturer</w:t>
            </w:r>
          </w:p>
        </w:tc>
        <w:tc>
          <w:tcPr>
            <w:tcW w:w="3355" w:type="dxa"/>
            <w:shd w:val="clear" w:color="auto" w:fill="D9D9D9" w:themeFill="background1" w:themeFillShade="D9"/>
          </w:tcPr>
          <w:p w14:paraId="6C3B380C" w14:textId="77777777" w:rsidR="001970DA" w:rsidRPr="00FE3FE5" w:rsidRDefault="001970DA" w:rsidP="00AA223A">
            <w:pPr>
              <w:pStyle w:val="TableHeader"/>
              <w:rPr>
                <w:rFonts w:cs="Arial"/>
                <w:sz w:val="24"/>
                <w:szCs w:val="24"/>
              </w:rPr>
            </w:pPr>
            <w:r w:rsidRPr="00FE3FE5">
              <w:rPr>
                <w:rFonts w:cs="Arial"/>
                <w:sz w:val="24"/>
                <w:szCs w:val="24"/>
              </w:rPr>
              <w:t>Manufacturing Site</w:t>
            </w:r>
          </w:p>
        </w:tc>
      </w:tr>
      <w:tr w:rsidR="001970DA" w:rsidRPr="00FE3FE5" w14:paraId="2CAFDD62" w14:textId="77777777" w:rsidTr="00AA223A">
        <w:tc>
          <w:tcPr>
            <w:tcW w:w="3354" w:type="dxa"/>
          </w:tcPr>
          <w:p w14:paraId="19FB1895" w14:textId="77777777" w:rsidR="001970DA" w:rsidRPr="00FE3FE5" w:rsidRDefault="001970DA" w:rsidP="00AA223A">
            <w:pPr>
              <w:pStyle w:val="TableEntry"/>
              <w:rPr>
                <w:rFonts w:cs="Arial"/>
                <w:i/>
                <w:color w:val="00B050"/>
                <w:sz w:val="24"/>
                <w:szCs w:val="24"/>
              </w:rPr>
            </w:pPr>
          </w:p>
        </w:tc>
        <w:tc>
          <w:tcPr>
            <w:tcW w:w="3355" w:type="dxa"/>
          </w:tcPr>
          <w:p w14:paraId="50EAD39C" w14:textId="77777777" w:rsidR="001970DA" w:rsidRPr="00FE3FE5" w:rsidRDefault="001970DA" w:rsidP="00AA223A">
            <w:pPr>
              <w:pStyle w:val="TableEntry"/>
              <w:rPr>
                <w:rFonts w:cs="Arial"/>
                <w:i/>
                <w:color w:val="00B050"/>
                <w:sz w:val="24"/>
                <w:szCs w:val="24"/>
              </w:rPr>
            </w:pPr>
          </w:p>
        </w:tc>
        <w:tc>
          <w:tcPr>
            <w:tcW w:w="3355" w:type="dxa"/>
          </w:tcPr>
          <w:p w14:paraId="5BC4EC73" w14:textId="77777777" w:rsidR="001970DA" w:rsidRPr="00FE3FE5" w:rsidRDefault="001970DA" w:rsidP="00AA223A">
            <w:pPr>
              <w:pStyle w:val="TableEntry"/>
              <w:rPr>
                <w:rFonts w:cs="Arial"/>
                <w:i/>
                <w:color w:val="00B050"/>
                <w:sz w:val="24"/>
                <w:szCs w:val="24"/>
              </w:rPr>
            </w:pPr>
          </w:p>
        </w:tc>
      </w:tr>
      <w:tr w:rsidR="001970DA" w:rsidRPr="00FE3FE5" w14:paraId="3C9ED75D" w14:textId="77777777" w:rsidTr="00AA223A">
        <w:tc>
          <w:tcPr>
            <w:tcW w:w="3354" w:type="dxa"/>
          </w:tcPr>
          <w:p w14:paraId="71CCB7C3" w14:textId="77777777" w:rsidR="001970DA" w:rsidRPr="00FE3FE5" w:rsidRDefault="001970DA" w:rsidP="00AA223A">
            <w:pPr>
              <w:pStyle w:val="TableEntry"/>
              <w:rPr>
                <w:rFonts w:cs="Arial"/>
                <w:i/>
                <w:color w:val="00B050"/>
                <w:sz w:val="24"/>
                <w:szCs w:val="24"/>
              </w:rPr>
            </w:pPr>
          </w:p>
        </w:tc>
        <w:tc>
          <w:tcPr>
            <w:tcW w:w="3355" w:type="dxa"/>
          </w:tcPr>
          <w:p w14:paraId="55B2B8C3" w14:textId="77777777" w:rsidR="001970DA" w:rsidRPr="00FE3FE5" w:rsidRDefault="001970DA" w:rsidP="00AA223A">
            <w:pPr>
              <w:pStyle w:val="TableEntry"/>
              <w:rPr>
                <w:rFonts w:cs="Arial"/>
                <w:i/>
                <w:color w:val="00B050"/>
                <w:sz w:val="24"/>
                <w:szCs w:val="24"/>
              </w:rPr>
            </w:pPr>
          </w:p>
        </w:tc>
        <w:tc>
          <w:tcPr>
            <w:tcW w:w="3355" w:type="dxa"/>
          </w:tcPr>
          <w:p w14:paraId="4466F3AC" w14:textId="77777777" w:rsidR="001970DA" w:rsidRPr="00FE3FE5" w:rsidRDefault="001970DA" w:rsidP="00AA223A">
            <w:pPr>
              <w:pStyle w:val="TableEntry"/>
              <w:rPr>
                <w:rFonts w:cs="Arial"/>
                <w:i/>
                <w:color w:val="00B050"/>
                <w:sz w:val="24"/>
                <w:szCs w:val="24"/>
              </w:rPr>
            </w:pPr>
          </w:p>
        </w:tc>
      </w:tr>
    </w:tbl>
    <w:p w14:paraId="34B75955" w14:textId="77777777" w:rsidR="001970DA" w:rsidRPr="00FE3FE5" w:rsidRDefault="001970DA" w:rsidP="001970DA">
      <w:pPr>
        <w:pStyle w:val="Heading2"/>
        <w:rPr>
          <w:szCs w:val="24"/>
          <w:highlight w:val="yellow"/>
        </w:rPr>
      </w:pPr>
      <w:bookmarkStart w:id="1029" w:name="_Toc52463139"/>
      <w:bookmarkStart w:id="1030" w:name="_Toc54010651"/>
      <w:r w:rsidRPr="00FE3FE5">
        <w:rPr>
          <w:szCs w:val="24"/>
          <w:highlight w:val="yellow"/>
        </w:rPr>
        <w:t>Principles of Operation</w:t>
      </w:r>
      <w:bookmarkEnd w:id="1029"/>
      <w:bookmarkEnd w:id="1030"/>
    </w:p>
    <w:p w14:paraId="78EADD07" w14:textId="47502591" w:rsidR="001970DA" w:rsidRPr="00FE3FE5" w:rsidRDefault="001970DA" w:rsidP="001970DA">
      <w:pPr>
        <w:pStyle w:val="BT1BodyTextI1"/>
        <w:rPr>
          <w:rFonts w:cs="Arial"/>
          <w:i/>
          <w:color w:val="0000FF"/>
          <w:highlight w:val="yellow"/>
        </w:rPr>
      </w:pPr>
      <w:r w:rsidRPr="00FE3FE5">
        <w:rPr>
          <w:rFonts w:cs="Arial"/>
          <w:i/>
          <w:color w:val="0000FF"/>
          <w:highlight w:val="yellow"/>
        </w:rPr>
        <w:t xml:space="preserve">&lt;Provide </w:t>
      </w:r>
      <w:r w:rsidR="00087627" w:rsidRPr="00FE3FE5">
        <w:rPr>
          <w:rFonts w:cs="Arial"/>
          <w:i/>
          <w:color w:val="0000FF"/>
          <w:highlight w:val="yellow"/>
        </w:rPr>
        <w:t xml:space="preserve">description </w:t>
      </w:r>
      <w:r w:rsidR="00F6264C" w:rsidRPr="00FE3FE5">
        <w:rPr>
          <w:rFonts w:cs="Arial"/>
          <w:i/>
          <w:color w:val="0000FF"/>
          <w:highlight w:val="yellow"/>
        </w:rPr>
        <w:t xml:space="preserve">of </w:t>
      </w:r>
      <w:r w:rsidRPr="00FE3FE5">
        <w:rPr>
          <w:rFonts w:cs="Arial"/>
          <w:i/>
          <w:color w:val="0000FF"/>
          <w:highlight w:val="yellow"/>
        </w:rPr>
        <w:t>application</w:t>
      </w:r>
      <w:r w:rsidR="00AA5DC8" w:rsidRPr="00FE3FE5">
        <w:rPr>
          <w:rFonts w:cs="Arial"/>
          <w:i/>
          <w:color w:val="0000FF"/>
          <w:highlight w:val="yellow"/>
        </w:rPr>
        <w:t xml:space="preserve"> and </w:t>
      </w:r>
      <w:r w:rsidRPr="00FE3FE5">
        <w:rPr>
          <w:rFonts w:cs="Arial"/>
          <w:i/>
          <w:color w:val="0000FF"/>
          <w:highlight w:val="yellow"/>
        </w:rPr>
        <w:t>mode of action&gt;</w:t>
      </w:r>
    </w:p>
    <w:p w14:paraId="652E5CDD" w14:textId="77777777" w:rsidR="001970DA" w:rsidRPr="00FE3FE5" w:rsidRDefault="001970DA" w:rsidP="001970DA">
      <w:pPr>
        <w:pStyle w:val="Heading2"/>
        <w:rPr>
          <w:szCs w:val="24"/>
          <w:highlight w:val="yellow"/>
        </w:rPr>
      </w:pPr>
      <w:bookmarkStart w:id="1031" w:name="_Toc52463140"/>
      <w:bookmarkStart w:id="1032" w:name="_Toc54010652"/>
      <w:r w:rsidRPr="00FE3FE5">
        <w:rPr>
          <w:szCs w:val="24"/>
          <w:highlight w:val="yellow"/>
        </w:rPr>
        <w:t>Development History</w:t>
      </w:r>
      <w:bookmarkEnd w:id="1031"/>
      <w:bookmarkEnd w:id="1032"/>
    </w:p>
    <w:p w14:paraId="3EAD65EC" w14:textId="77777777" w:rsidR="001970DA" w:rsidRPr="00FE3FE5" w:rsidRDefault="001970DA" w:rsidP="001970DA">
      <w:pPr>
        <w:pStyle w:val="BT1BodyTextI1"/>
        <w:rPr>
          <w:rFonts w:cs="Arial"/>
          <w:i/>
          <w:color w:val="0000FF"/>
          <w:highlight w:val="yellow"/>
        </w:rPr>
      </w:pPr>
      <w:r w:rsidRPr="00FE3FE5">
        <w:rPr>
          <w:rFonts w:cs="Arial"/>
          <w:i/>
          <w:color w:val="0000FF"/>
          <w:highlight w:val="yellow"/>
        </w:rPr>
        <w:t xml:space="preserve">&lt;Include timing and nature of design changes/evolution </w:t>
      </w:r>
      <w:proofErr w:type="gramStart"/>
      <w:r w:rsidRPr="00FE3FE5">
        <w:rPr>
          <w:rFonts w:cs="Arial"/>
          <w:i/>
          <w:color w:val="0000FF"/>
          <w:highlight w:val="yellow"/>
        </w:rPr>
        <w:t>during the course of</w:t>
      </w:r>
      <w:proofErr w:type="gramEnd"/>
      <w:r w:rsidRPr="00FE3FE5">
        <w:rPr>
          <w:rFonts w:cs="Arial"/>
          <w:i/>
          <w:color w:val="0000FF"/>
          <w:highlight w:val="yellow"/>
        </w:rPr>
        <w:t xml:space="preserve"> the Device lifetime leading up to the current evaluation.  Include names, models, sizes of the predecessor device, whether the predecessor device is still on the market, description of the modifications.&gt;</w:t>
      </w:r>
    </w:p>
    <w:p w14:paraId="1D2BEE32" w14:textId="77777777" w:rsidR="001970DA" w:rsidRPr="00FE3FE5" w:rsidRDefault="001970DA" w:rsidP="001970DA">
      <w:pPr>
        <w:pStyle w:val="BT1BodyTextI1"/>
        <w:rPr>
          <w:rFonts w:cs="Arial"/>
          <w:i/>
          <w:color w:val="0000FF"/>
          <w:highlight w:val="yellow"/>
        </w:rPr>
      </w:pPr>
      <w:r w:rsidRPr="00FE3FE5">
        <w:rPr>
          <w:rFonts w:cs="Arial"/>
          <w:i/>
          <w:color w:val="0000FF"/>
          <w:highlight w:val="yellow"/>
        </w:rPr>
        <w:lastRenderedPageBreak/>
        <w:t>&lt;Discuss if the clinical impacts of the design evolution have been tested /if the changed device is currently on the market, or, the plan for testing these.&gt;</w:t>
      </w:r>
    </w:p>
    <w:p w14:paraId="395DB760" w14:textId="77777777" w:rsidR="001970DA" w:rsidRPr="00FE3FE5" w:rsidRDefault="001970DA" w:rsidP="001970DA">
      <w:pPr>
        <w:pStyle w:val="Heading2"/>
        <w:rPr>
          <w:szCs w:val="24"/>
          <w:highlight w:val="yellow"/>
        </w:rPr>
      </w:pPr>
      <w:bookmarkStart w:id="1033" w:name="_Toc52463141"/>
      <w:bookmarkStart w:id="1034" w:name="_Toc54010653"/>
      <w:r w:rsidRPr="00FE3FE5">
        <w:rPr>
          <w:szCs w:val="24"/>
          <w:highlight w:val="yellow"/>
        </w:rPr>
        <w:t>Regulatory History</w:t>
      </w:r>
      <w:bookmarkEnd w:id="1033"/>
      <w:bookmarkEnd w:id="1034"/>
    </w:p>
    <w:p w14:paraId="5B50B517" w14:textId="77777777" w:rsidR="001970DA" w:rsidRPr="00FE3FE5" w:rsidRDefault="001970DA" w:rsidP="001970DA">
      <w:pPr>
        <w:pStyle w:val="BT1BodyTextI1"/>
        <w:rPr>
          <w:rFonts w:cs="Arial"/>
          <w:i/>
          <w:color w:val="0000FF"/>
          <w:highlight w:val="yellow"/>
        </w:rPr>
      </w:pPr>
      <w:r w:rsidRPr="00FE3FE5">
        <w:rPr>
          <w:rFonts w:cs="Arial"/>
          <w:i/>
          <w:color w:val="0000FF"/>
          <w:highlight w:val="yellow"/>
        </w:rPr>
        <w:t>&lt;Include a summary of CE mark history.&gt;</w:t>
      </w:r>
    </w:p>
    <w:p w14:paraId="42401DAE" w14:textId="77777777" w:rsidR="001970DA" w:rsidRPr="00FE3FE5" w:rsidRDefault="001970DA" w:rsidP="001970DA">
      <w:pPr>
        <w:pStyle w:val="BT1BodyTextI1"/>
        <w:rPr>
          <w:rFonts w:cs="Arial"/>
          <w:i/>
          <w:color w:val="00B050"/>
          <w:highlight w:val="yellow"/>
        </w:rPr>
      </w:pPr>
      <w:r w:rsidRPr="00FE3FE5">
        <w:rPr>
          <w:rFonts w:cs="Arial"/>
          <w:i/>
          <w:color w:val="00B050"/>
          <w:highlight w:val="yellow"/>
        </w:rPr>
        <w:t>Sample text:</w:t>
      </w:r>
    </w:p>
    <w:p w14:paraId="30BF6C63" w14:textId="1E02EFD8" w:rsidR="001970DA" w:rsidRPr="00FE3FE5" w:rsidRDefault="001970DA" w:rsidP="001970DA">
      <w:pPr>
        <w:pStyle w:val="BT1BodyTextI1"/>
        <w:rPr>
          <w:rFonts w:cs="Arial"/>
          <w:i/>
          <w:color w:val="00B050"/>
          <w:highlight w:val="yellow"/>
        </w:rPr>
      </w:pPr>
      <w:r w:rsidRPr="00FE3FE5">
        <w:rPr>
          <w:rFonts w:cs="Arial"/>
          <w:i/>
          <w:color w:val="00B050"/>
          <w:highlight w:val="yellow"/>
        </w:rPr>
        <w:t xml:space="preserve">The CE Mark approval and certification timelines for the &lt;&lt;&lt;subject devices(s)&gt;&gt;&gt; are shown in </w:t>
      </w:r>
      <w:r w:rsidRPr="00FE3FE5">
        <w:rPr>
          <w:rFonts w:cs="Arial"/>
          <w:i/>
          <w:color w:val="00B050"/>
          <w:highlight w:val="yellow"/>
        </w:rPr>
        <w:fldChar w:fldCharType="begin"/>
      </w:r>
      <w:r w:rsidRPr="00FE3FE5">
        <w:rPr>
          <w:rFonts w:cs="Arial"/>
          <w:i/>
          <w:color w:val="00B050"/>
          <w:highlight w:val="yellow"/>
        </w:rPr>
        <w:instrText xml:space="preserve"> REF _Ref52441004 \h  \* MERGEFORMAT </w:instrText>
      </w:r>
      <w:r w:rsidRPr="00FE3FE5">
        <w:rPr>
          <w:rFonts w:cs="Arial"/>
          <w:i/>
          <w:color w:val="00B050"/>
          <w:highlight w:val="yellow"/>
        </w:rPr>
      </w:r>
      <w:r w:rsidRPr="00FE3FE5">
        <w:rPr>
          <w:rFonts w:cs="Arial"/>
          <w:i/>
          <w:color w:val="00B050"/>
          <w:highlight w:val="yellow"/>
        </w:rPr>
        <w:fldChar w:fldCharType="separate"/>
      </w:r>
      <w:r w:rsidR="001C3899" w:rsidRPr="00FE3FE5">
        <w:rPr>
          <w:rFonts w:cs="Arial"/>
          <w:i/>
          <w:color w:val="00B050"/>
          <w:highlight w:val="yellow"/>
        </w:rPr>
        <w:t xml:space="preserve">Table </w:t>
      </w:r>
      <w:r w:rsidR="001C3899" w:rsidRPr="00FE3FE5">
        <w:rPr>
          <w:rFonts w:cs="Arial"/>
          <w:i/>
          <w:noProof/>
          <w:color w:val="00B050"/>
          <w:highlight w:val="yellow"/>
        </w:rPr>
        <w:t>12</w:t>
      </w:r>
      <w:r w:rsidRPr="00FE3FE5">
        <w:rPr>
          <w:rFonts w:cs="Arial"/>
          <w:i/>
          <w:color w:val="00B050"/>
          <w:highlight w:val="yellow"/>
        </w:rPr>
        <w:fldChar w:fldCharType="end"/>
      </w:r>
      <w:r w:rsidRPr="00FE3FE5">
        <w:rPr>
          <w:rFonts w:cs="Arial"/>
          <w:i/>
          <w:color w:val="00B050"/>
          <w:highlight w:val="yellow"/>
        </w:rPr>
        <w:t>.</w:t>
      </w:r>
    </w:p>
    <w:p w14:paraId="3AADD314" w14:textId="2B885A02" w:rsidR="001970DA" w:rsidRPr="00FE3FE5" w:rsidRDefault="001970DA" w:rsidP="001970DA">
      <w:pPr>
        <w:pStyle w:val="Caption"/>
        <w:rPr>
          <w:rFonts w:cs="Arial"/>
          <w:i/>
          <w:color w:val="00B050"/>
          <w:szCs w:val="24"/>
          <w:highlight w:val="yellow"/>
        </w:rPr>
      </w:pPr>
      <w:bookmarkStart w:id="1035" w:name="_Ref52441004"/>
      <w:bookmarkStart w:id="1036" w:name="_Toc52463230"/>
      <w:bookmarkStart w:id="1037" w:name="_Toc54010726"/>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1C3899" w:rsidRPr="00FE3FE5">
        <w:rPr>
          <w:rFonts w:cs="Arial"/>
          <w:i/>
          <w:noProof/>
          <w:color w:val="00B050"/>
          <w:szCs w:val="24"/>
          <w:highlight w:val="yellow"/>
        </w:rPr>
        <w:t>12</w:t>
      </w:r>
      <w:r w:rsidRPr="00FE3FE5">
        <w:rPr>
          <w:rFonts w:cs="Arial"/>
          <w:i/>
          <w:color w:val="00B050"/>
          <w:szCs w:val="24"/>
          <w:highlight w:val="yellow"/>
        </w:rPr>
        <w:fldChar w:fldCharType="end"/>
      </w:r>
      <w:bookmarkEnd w:id="1035"/>
      <w:r w:rsidRPr="00FE3FE5">
        <w:rPr>
          <w:rFonts w:cs="Arial"/>
          <w:i/>
          <w:color w:val="00B050"/>
          <w:szCs w:val="24"/>
          <w:highlight w:val="yellow"/>
        </w:rPr>
        <w:t xml:space="preserve">. &lt;&lt;&lt;Insert Device Name(s)&gt;&gt;&gt; Regulatory </w:t>
      </w:r>
      <w:proofErr w:type="gramStart"/>
      <w:r w:rsidRPr="00FE3FE5">
        <w:rPr>
          <w:rFonts w:cs="Arial"/>
          <w:i/>
          <w:color w:val="00B050"/>
          <w:szCs w:val="24"/>
          <w:highlight w:val="yellow"/>
        </w:rPr>
        <w:t>History</w:t>
      </w:r>
      <w:bookmarkEnd w:id="1036"/>
      <w:bookmarkEnd w:id="1037"/>
      <w:proofErr w:type="gramEnd"/>
    </w:p>
    <w:tbl>
      <w:tblPr>
        <w:tblStyle w:val="TableGrid"/>
        <w:tblW w:w="0" w:type="auto"/>
        <w:tblLook w:val="04A0" w:firstRow="1" w:lastRow="0" w:firstColumn="1" w:lastColumn="0" w:noHBand="0" w:noVBand="1"/>
      </w:tblPr>
      <w:tblGrid>
        <w:gridCol w:w="2012"/>
        <w:gridCol w:w="2013"/>
        <w:gridCol w:w="2013"/>
        <w:gridCol w:w="2013"/>
        <w:gridCol w:w="2013"/>
      </w:tblGrid>
      <w:tr w:rsidR="001970DA" w:rsidRPr="00FE3FE5" w14:paraId="37ACBC65" w14:textId="77777777" w:rsidTr="00AA223A">
        <w:tc>
          <w:tcPr>
            <w:tcW w:w="2012" w:type="dxa"/>
            <w:shd w:val="clear" w:color="auto" w:fill="D9D9D9" w:themeFill="background1" w:themeFillShade="D9"/>
          </w:tcPr>
          <w:p w14:paraId="39877A30" w14:textId="77777777" w:rsidR="001970DA" w:rsidRPr="00FE3FE5" w:rsidRDefault="001970DA" w:rsidP="00AA223A">
            <w:pPr>
              <w:pStyle w:val="TableHeader"/>
              <w:rPr>
                <w:rFonts w:cs="Arial"/>
                <w:sz w:val="24"/>
                <w:szCs w:val="24"/>
                <w:highlight w:val="yellow"/>
              </w:rPr>
            </w:pPr>
            <w:r w:rsidRPr="00FE3FE5">
              <w:rPr>
                <w:rFonts w:cs="Arial"/>
                <w:sz w:val="24"/>
                <w:szCs w:val="24"/>
                <w:highlight w:val="yellow"/>
              </w:rPr>
              <w:t>Device Name</w:t>
            </w:r>
          </w:p>
        </w:tc>
        <w:tc>
          <w:tcPr>
            <w:tcW w:w="2013" w:type="dxa"/>
            <w:shd w:val="clear" w:color="auto" w:fill="D9D9D9" w:themeFill="background1" w:themeFillShade="D9"/>
          </w:tcPr>
          <w:p w14:paraId="1D6747B3" w14:textId="77777777" w:rsidR="001970DA" w:rsidRPr="00FE3FE5" w:rsidRDefault="001970DA" w:rsidP="00AA223A">
            <w:pPr>
              <w:pStyle w:val="TableHeader"/>
              <w:rPr>
                <w:rFonts w:cs="Arial"/>
                <w:sz w:val="24"/>
                <w:szCs w:val="24"/>
                <w:highlight w:val="yellow"/>
              </w:rPr>
            </w:pPr>
            <w:r w:rsidRPr="00FE3FE5">
              <w:rPr>
                <w:rFonts w:cs="Arial"/>
                <w:sz w:val="24"/>
                <w:szCs w:val="24"/>
                <w:highlight w:val="yellow"/>
              </w:rPr>
              <w:t>Model Number</w:t>
            </w:r>
          </w:p>
        </w:tc>
        <w:tc>
          <w:tcPr>
            <w:tcW w:w="2013" w:type="dxa"/>
            <w:shd w:val="clear" w:color="auto" w:fill="D9D9D9" w:themeFill="background1" w:themeFillShade="D9"/>
          </w:tcPr>
          <w:p w14:paraId="1E3663B7" w14:textId="77777777" w:rsidR="001970DA" w:rsidRPr="00FE3FE5" w:rsidRDefault="001970DA" w:rsidP="00AA223A">
            <w:pPr>
              <w:pStyle w:val="TableHeader"/>
              <w:rPr>
                <w:rFonts w:cs="Arial"/>
                <w:sz w:val="24"/>
                <w:szCs w:val="24"/>
                <w:highlight w:val="yellow"/>
              </w:rPr>
            </w:pPr>
            <w:r w:rsidRPr="00FE3FE5">
              <w:rPr>
                <w:rFonts w:cs="Arial"/>
                <w:sz w:val="24"/>
                <w:szCs w:val="24"/>
                <w:highlight w:val="yellow"/>
              </w:rPr>
              <w:t>GMDN Code</w:t>
            </w:r>
          </w:p>
        </w:tc>
        <w:tc>
          <w:tcPr>
            <w:tcW w:w="2013" w:type="dxa"/>
            <w:shd w:val="clear" w:color="auto" w:fill="D9D9D9" w:themeFill="background1" w:themeFillShade="D9"/>
          </w:tcPr>
          <w:p w14:paraId="279C141C" w14:textId="77777777" w:rsidR="001970DA" w:rsidRPr="00FE3FE5" w:rsidRDefault="001970DA" w:rsidP="00AA223A">
            <w:pPr>
              <w:pStyle w:val="TableHeader"/>
              <w:rPr>
                <w:rFonts w:cs="Arial"/>
                <w:sz w:val="24"/>
                <w:szCs w:val="24"/>
                <w:highlight w:val="yellow"/>
              </w:rPr>
            </w:pPr>
            <w:r w:rsidRPr="00FE3FE5">
              <w:rPr>
                <w:rFonts w:cs="Arial"/>
                <w:sz w:val="24"/>
                <w:szCs w:val="24"/>
                <w:highlight w:val="yellow"/>
              </w:rPr>
              <w:t>Date of First CE Mark</w:t>
            </w:r>
          </w:p>
        </w:tc>
        <w:tc>
          <w:tcPr>
            <w:tcW w:w="2013" w:type="dxa"/>
            <w:shd w:val="clear" w:color="auto" w:fill="D9D9D9" w:themeFill="background1" w:themeFillShade="D9"/>
          </w:tcPr>
          <w:p w14:paraId="29BC4B98" w14:textId="77777777" w:rsidR="001970DA" w:rsidRPr="00FE3FE5" w:rsidRDefault="001970DA" w:rsidP="00AA223A">
            <w:pPr>
              <w:pStyle w:val="TableHeader"/>
              <w:rPr>
                <w:rFonts w:cs="Arial"/>
                <w:sz w:val="24"/>
                <w:szCs w:val="24"/>
                <w:highlight w:val="yellow"/>
              </w:rPr>
            </w:pPr>
            <w:r w:rsidRPr="00FE3FE5">
              <w:rPr>
                <w:rFonts w:cs="Arial"/>
                <w:sz w:val="24"/>
                <w:szCs w:val="24"/>
                <w:highlight w:val="yellow"/>
              </w:rPr>
              <w:t>Current Certificate (optional)</w:t>
            </w:r>
          </w:p>
        </w:tc>
      </w:tr>
      <w:tr w:rsidR="001970DA" w:rsidRPr="00FE3FE5" w14:paraId="16432065" w14:textId="77777777" w:rsidTr="00AA223A">
        <w:tc>
          <w:tcPr>
            <w:tcW w:w="2012" w:type="dxa"/>
          </w:tcPr>
          <w:p w14:paraId="78C42EAD" w14:textId="77777777" w:rsidR="001970DA" w:rsidRPr="00FE3FE5" w:rsidRDefault="001970DA" w:rsidP="00AA223A">
            <w:pPr>
              <w:pStyle w:val="TableEntry"/>
              <w:rPr>
                <w:rFonts w:cs="Arial"/>
                <w:i/>
                <w:color w:val="00B050"/>
                <w:sz w:val="24"/>
                <w:szCs w:val="24"/>
                <w:highlight w:val="yellow"/>
              </w:rPr>
            </w:pPr>
          </w:p>
        </w:tc>
        <w:tc>
          <w:tcPr>
            <w:tcW w:w="2013" w:type="dxa"/>
          </w:tcPr>
          <w:p w14:paraId="193FA7B3" w14:textId="77777777" w:rsidR="001970DA" w:rsidRPr="00FE3FE5" w:rsidRDefault="001970DA" w:rsidP="00AA223A">
            <w:pPr>
              <w:pStyle w:val="TableEntry"/>
              <w:rPr>
                <w:rFonts w:cs="Arial"/>
                <w:i/>
                <w:color w:val="00B050"/>
                <w:sz w:val="24"/>
                <w:szCs w:val="24"/>
                <w:highlight w:val="yellow"/>
              </w:rPr>
            </w:pPr>
          </w:p>
        </w:tc>
        <w:tc>
          <w:tcPr>
            <w:tcW w:w="2013" w:type="dxa"/>
          </w:tcPr>
          <w:p w14:paraId="3A113374" w14:textId="77777777" w:rsidR="001970DA" w:rsidRPr="00FE3FE5" w:rsidRDefault="001970DA" w:rsidP="00AA223A">
            <w:pPr>
              <w:pStyle w:val="TableEntry"/>
              <w:rPr>
                <w:rFonts w:cs="Arial"/>
                <w:i/>
                <w:color w:val="00B050"/>
                <w:sz w:val="24"/>
                <w:szCs w:val="24"/>
                <w:highlight w:val="yellow"/>
              </w:rPr>
            </w:pPr>
          </w:p>
        </w:tc>
        <w:tc>
          <w:tcPr>
            <w:tcW w:w="2013" w:type="dxa"/>
          </w:tcPr>
          <w:p w14:paraId="40EFB02C" w14:textId="77777777" w:rsidR="001970DA" w:rsidRPr="00FE3FE5" w:rsidRDefault="001970DA" w:rsidP="00AA223A">
            <w:pPr>
              <w:pStyle w:val="TableEntry"/>
              <w:rPr>
                <w:rFonts w:cs="Arial"/>
                <w:i/>
                <w:color w:val="00B050"/>
                <w:sz w:val="24"/>
                <w:szCs w:val="24"/>
                <w:highlight w:val="yellow"/>
              </w:rPr>
            </w:pPr>
          </w:p>
        </w:tc>
        <w:tc>
          <w:tcPr>
            <w:tcW w:w="2013" w:type="dxa"/>
          </w:tcPr>
          <w:p w14:paraId="46466951" w14:textId="77777777" w:rsidR="001970DA" w:rsidRPr="00FE3FE5" w:rsidRDefault="001970DA" w:rsidP="00AA223A">
            <w:pPr>
              <w:pStyle w:val="TableEntry"/>
              <w:rPr>
                <w:rFonts w:cs="Arial"/>
                <w:i/>
                <w:color w:val="00B050"/>
                <w:sz w:val="24"/>
                <w:szCs w:val="24"/>
                <w:highlight w:val="yellow"/>
              </w:rPr>
            </w:pPr>
          </w:p>
        </w:tc>
      </w:tr>
      <w:tr w:rsidR="001970DA" w:rsidRPr="00FE3FE5" w14:paraId="5E3DA963" w14:textId="77777777" w:rsidTr="00AA223A">
        <w:tc>
          <w:tcPr>
            <w:tcW w:w="2012" w:type="dxa"/>
          </w:tcPr>
          <w:p w14:paraId="283E7F9C" w14:textId="77777777" w:rsidR="001970DA" w:rsidRPr="00FE3FE5" w:rsidRDefault="001970DA" w:rsidP="00AA223A">
            <w:pPr>
              <w:pStyle w:val="TableEntry"/>
              <w:rPr>
                <w:rFonts w:cs="Arial"/>
                <w:i/>
                <w:color w:val="00B050"/>
                <w:sz w:val="24"/>
                <w:szCs w:val="24"/>
                <w:highlight w:val="yellow"/>
              </w:rPr>
            </w:pPr>
          </w:p>
        </w:tc>
        <w:tc>
          <w:tcPr>
            <w:tcW w:w="2013" w:type="dxa"/>
          </w:tcPr>
          <w:p w14:paraId="00B25101" w14:textId="77777777" w:rsidR="001970DA" w:rsidRPr="00FE3FE5" w:rsidRDefault="001970DA" w:rsidP="00AA223A">
            <w:pPr>
              <w:pStyle w:val="TableEntry"/>
              <w:rPr>
                <w:rFonts w:cs="Arial"/>
                <w:i/>
                <w:color w:val="00B050"/>
                <w:sz w:val="24"/>
                <w:szCs w:val="24"/>
                <w:highlight w:val="yellow"/>
              </w:rPr>
            </w:pPr>
          </w:p>
        </w:tc>
        <w:tc>
          <w:tcPr>
            <w:tcW w:w="2013" w:type="dxa"/>
          </w:tcPr>
          <w:p w14:paraId="53DA31DC" w14:textId="77777777" w:rsidR="001970DA" w:rsidRPr="00FE3FE5" w:rsidRDefault="001970DA" w:rsidP="00AA223A">
            <w:pPr>
              <w:pStyle w:val="TableEntry"/>
              <w:rPr>
                <w:rFonts w:cs="Arial"/>
                <w:i/>
                <w:color w:val="00B050"/>
                <w:sz w:val="24"/>
                <w:szCs w:val="24"/>
                <w:highlight w:val="yellow"/>
              </w:rPr>
            </w:pPr>
          </w:p>
        </w:tc>
        <w:tc>
          <w:tcPr>
            <w:tcW w:w="2013" w:type="dxa"/>
          </w:tcPr>
          <w:p w14:paraId="74B79BFD" w14:textId="77777777" w:rsidR="001970DA" w:rsidRPr="00FE3FE5" w:rsidRDefault="001970DA" w:rsidP="00AA223A">
            <w:pPr>
              <w:pStyle w:val="TableEntry"/>
              <w:rPr>
                <w:rFonts w:cs="Arial"/>
                <w:i/>
                <w:color w:val="00B050"/>
                <w:sz w:val="24"/>
                <w:szCs w:val="24"/>
                <w:highlight w:val="yellow"/>
              </w:rPr>
            </w:pPr>
          </w:p>
        </w:tc>
        <w:tc>
          <w:tcPr>
            <w:tcW w:w="2013" w:type="dxa"/>
          </w:tcPr>
          <w:p w14:paraId="42E820C3" w14:textId="77777777" w:rsidR="001970DA" w:rsidRPr="00FE3FE5" w:rsidRDefault="001970DA" w:rsidP="00AA223A">
            <w:pPr>
              <w:pStyle w:val="TableEntry"/>
              <w:rPr>
                <w:rFonts w:cs="Arial"/>
                <w:i/>
                <w:color w:val="00B050"/>
                <w:sz w:val="24"/>
                <w:szCs w:val="24"/>
                <w:highlight w:val="yellow"/>
              </w:rPr>
            </w:pPr>
          </w:p>
        </w:tc>
      </w:tr>
    </w:tbl>
    <w:p w14:paraId="7E981EEA" w14:textId="77777777" w:rsidR="001970DA" w:rsidRPr="00FE3FE5" w:rsidRDefault="001970DA" w:rsidP="001970DA">
      <w:pPr>
        <w:pStyle w:val="Heading2"/>
        <w:rPr>
          <w:szCs w:val="24"/>
          <w:highlight w:val="yellow"/>
        </w:rPr>
      </w:pPr>
      <w:bookmarkStart w:id="1038" w:name="_Toc498329675"/>
      <w:bookmarkStart w:id="1039" w:name="_Toc498329813"/>
      <w:bookmarkStart w:id="1040" w:name="_Toc498329951"/>
      <w:bookmarkStart w:id="1041" w:name="_Toc498329676"/>
      <w:bookmarkStart w:id="1042" w:name="_Toc498329814"/>
      <w:bookmarkStart w:id="1043" w:name="_Toc498329952"/>
      <w:bookmarkStart w:id="1044" w:name="_Toc498329677"/>
      <w:bookmarkStart w:id="1045" w:name="_Toc498329815"/>
      <w:bookmarkStart w:id="1046" w:name="_Toc498329953"/>
      <w:bookmarkStart w:id="1047" w:name="_Toc498329678"/>
      <w:bookmarkStart w:id="1048" w:name="_Toc498329816"/>
      <w:bookmarkStart w:id="1049" w:name="_Toc498329954"/>
      <w:bookmarkStart w:id="1050" w:name="_Toc498329684"/>
      <w:bookmarkStart w:id="1051" w:name="_Toc498329822"/>
      <w:bookmarkStart w:id="1052" w:name="_Toc498329960"/>
      <w:bookmarkStart w:id="1053" w:name="_Toc498329688"/>
      <w:bookmarkStart w:id="1054" w:name="_Toc498329826"/>
      <w:bookmarkStart w:id="1055" w:name="_Toc498329964"/>
      <w:bookmarkStart w:id="1056" w:name="_Toc498329692"/>
      <w:bookmarkStart w:id="1057" w:name="_Toc498329830"/>
      <w:bookmarkStart w:id="1058" w:name="_Toc498329968"/>
      <w:bookmarkStart w:id="1059" w:name="_Toc498329696"/>
      <w:bookmarkStart w:id="1060" w:name="_Toc498329834"/>
      <w:bookmarkStart w:id="1061" w:name="_Toc498329972"/>
      <w:bookmarkStart w:id="1062" w:name="_Toc498329697"/>
      <w:bookmarkStart w:id="1063" w:name="_Toc498329835"/>
      <w:bookmarkStart w:id="1064" w:name="_Toc498329973"/>
      <w:bookmarkStart w:id="1065" w:name="_Toc498329698"/>
      <w:bookmarkStart w:id="1066" w:name="_Toc498329836"/>
      <w:bookmarkStart w:id="1067" w:name="_Toc498329974"/>
      <w:bookmarkStart w:id="1068" w:name="_Toc498329699"/>
      <w:bookmarkStart w:id="1069" w:name="_Toc498329837"/>
      <w:bookmarkStart w:id="1070" w:name="_Toc498329975"/>
      <w:bookmarkStart w:id="1071" w:name="_Toc498329700"/>
      <w:bookmarkStart w:id="1072" w:name="_Toc498329838"/>
      <w:bookmarkStart w:id="1073" w:name="_Toc498329976"/>
      <w:bookmarkStart w:id="1074" w:name="_Toc498329701"/>
      <w:bookmarkStart w:id="1075" w:name="_Toc498329839"/>
      <w:bookmarkStart w:id="1076" w:name="_Toc498329977"/>
      <w:bookmarkStart w:id="1077" w:name="_Toc498329702"/>
      <w:bookmarkStart w:id="1078" w:name="_Toc498329840"/>
      <w:bookmarkStart w:id="1079" w:name="_Toc498329978"/>
      <w:bookmarkStart w:id="1080" w:name="_Toc457297821"/>
      <w:bookmarkStart w:id="1081" w:name="_Toc457334254"/>
      <w:bookmarkStart w:id="1082" w:name="_Toc457334260"/>
      <w:bookmarkStart w:id="1083" w:name="_Toc535235462"/>
      <w:bookmarkStart w:id="1084" w:name="_Toc535236055"/>
      <w:bookmarkStart w:id="1085" w:name="_Toc263909"/>
      <w:bookmarkStart w:id="1086" w:name="_Toc535235463"/>
      <w:bookmarkStart w:id="1087" w:name="_Toc535236056"/>
      <w:bookmarkStart w:id="1088" w:name="_Toc263910"/>
      <w:bookmarkStart w:id="1089" w:name="_Toc52463142"/>
      <w:bookmarkStart w:id="1090" w:name="_Toc54010654"/>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r w:rsidRPr="00FE3FE5">
        <w:rPr>
          <w:szCs w:val="24"/>
          <w:highlight w:val="yellow"/>
        </w:rPr>
        <w:t>Product Labeling</w:t>
      </w:r>
      <w:bookmarkEnd w:id="1089"/>
      <w:bookmarkEnd w:id="1090"/>
    </w:p>
    <w:p w14:paraId="2CE7030D" w14:textId="5C513A3E" w:rsidR="001970DA" w:rsidRPr="00FE3FE5" w:rsidRDefault="001970DA" w:rsidP="001970DA">
      <w:pPr>
        <w:pStyle w:val="BT1BodyTextI1"/>
        <w:rPr>
          <w:rFonts w:cs="Arial"/>
          <w:i/>
          <w:color w:val="0000FF"/>
        </w:rPr>
      </w:pPr>
      <w:r w:rsidRPr="00FE3FE5">
        <w:rPr>
          <w:rFonts w:cs="Arial"/>
          <w:i/>
          <w:color w:val="0000FF"/>
          <w:highlight w:val="yellow"/>
        </w:rPr>
        <w:t>&lt;Directly reference text from EU IFU(s) or draft if commercial IFU not available</w:t>
      </w:r>
      <w:r w:rsidR="00274751" w:rsidRPr="00FE3FE5">
        <w:rPr>
          <w:rFonts w:cs="Arial"/>
          <w:i/>
          <w:color w:val="0000FF"/>
          <w:highlight w:val="yellow"/>
        </w:rPr>
        <w:t>.</w:t>
      </w:r>
      <w:r w:rsidRPr="00FE3FE5">
        <w:rPr>
          <w:rFonts w:cs="Arial"/>
          <w:i/>
          <w:color w:val="0000FF"/>
          <w:highlight w:val="yellow"/>
        </w:rPr>
        <w:t xml:space="preserve"> Not all sub-content noted below may be available within all IFUs</w:t>
      </w:r>
      <w:r w:rsidR="00B46EA9" w:rsidRPr="00FE3FE5">
        <w:rPr>
          <w:rFonts w:cs="Arial"/>
          <w:i/>
          <w:color w:val="0000FF"/>
          <w:highlight w:val="yellow"/>
        </w:rPr>
        <w:t xml:space="preserve"> If other sources referenced, clearly cite those references and align with relevant </w:t>
      </w:r>
      <w:proofErr w:type="gramStart"/>
      <w:r w:rsidR="00B46EA9" w:rsidRPr="00FE3FE5">
        <w:rPr>
          <w:rFonts w:cs="Arial"/>
          <w:i/>
          <w:color w:val="0000FF"/>
          <w:highlight w:val="yellow"/>
        </w:rPr>
        <w:t>stakeholders.</w:t>
      </w:r>
      <w:r w:rsidRPr="00FE3FE5">
        <w:rPr>
          <w:rFonts w:cs="Arial"/>
          <w:i/>
          <w:color w:val="0000FF"/>
          <w:highlight w:val="yellow"/>
        </w:rPr>
        <w:t>.</w:t>
      </w:r>
      <w:proofErr w:type="gramEnd"/>
      <w:r w:rsidR="008742AC" w:rsidRPr="00FE3FE5">
        <w:rPr>
          <w:rFonts w:cs="Arial"/>
          <w:i/>
          <w:color w:val="0000FF"/>
          <w:highlight w:val="yellow"/>
        </w:rPr>
        <w:t xml:space="preserve"> </w:t>
      </w:r>
      <w:r w:rsidRPr="00FE3FE5">
        <w:rPr>
          <w:rFonts w:cs="Arial"/>
          <w:i/>
          <w:color w:val="0000FF"/>
          <w:highlight w:val="yellow"/>
        </w:rPr>
        <w:t>&gt;</w:t>
      </w:r>
    </w:p>
    <w:p w14:paraId="356CCFEE" w14:textId="77777777" w:rsidR="001970DA" w:rsidRPr="00FE3FE5" w:rsidRDefault="001970DA" w:rsidP="001970DA">
      <w:pPr>
        <w:pStyle w:val="Heading3"/>
        <w:rPr>
          <w:rFonts w:ascii="Arial" w:hAnsi="Arial"/>
        </w:rPr>
      </w:pPr>
      <w:bookmarkStart w:id="1091" w:name="_Toc52463143"/>
      <w:bookmarkStart w:id="1092" w:name="_Toc54010655"/>
      <w:r w:rsidRPr="00FE3FE5">
        <w:rPr>
          <w:rFonts w:ascii="Arial" w:hAnsi="Arial"/>
        </w:rPr>
        <w:t>Intended Purpose/Use</w:t>
      </w:r>
      <w:bookmarkEnd w:id="1091"/>
      <w:bookmarkEnd w:id="1092"/>
    </w:p>
    <w:p w14:paraId="4BD93F1B" w14:textId="128C2C94" w:rsidR="00D05FD8" w:rsidRPr="00FE3FE5" w:rsidRDefault="00D05FD8" w:rsidP="001970DA">
      <w:pPr>
        <w:pStyle w:val="BT1BodyTextI1"/>
        <w:rPr>
          <w:rFonts w:eastAsiaTheme="majorEastAsia" w:cs="Arial"/>
          <w:i/>
          <w:color w:val="0000FF"/>
        </w:rPr>
      </w:pPr>
      <w:bookmarkStart w:id="1093" w:name="_Hlk531721008"/>
      <w:ins w:id="1094" w:author="Madhura Ramojwar" w:date="2021-04-21T18:56:00Z">
        <w:r w:rsidRPr="00FE3FE5">
          <w:rPr>
            <w:rFonts w:cs="Arial"/>
          </w:rPr>
          <w:t xml:space="preserve">This Axium Neurostimulator System is designed to deliver low-intensity electrical impulses to nerve structures. The system is intended to be used with leads and associated extensions that are compatible with the </w:t>
        </w:r>
        <w:proofErr w:type="gramStart"/>
        <w:r w:rsidRPr="00FE3FE5">
          <w:rPr>
            <w:rFonts w:cs="Arial"/>
          </w:rPr>
          <w:t>system</w:t>
        </w:r>
      </w:ins>
      <w:proofErr w:type="gramEnd"/>
    </w:p>
    <w:p w14:paraId="68B42995" w14:textId="77777777" w:rsidR="001970DA" w:rsidRPr="00FE3FE5" w:rsidRDefault="001970DA" w:rsidP="001970DA">
      <w:pPr>
        <w:pStyle w:val="Heading3"/>
        <w:rPr>
          <w:rFonts w:ascii="Arial" w:hAnsi="Arial"/>
          <w:b w:val="0"/>
        </w:rPr>
      </w:pPr>
      <w:bookmarkStart w:id="1095" w:name="_Toc535235465"/>
      <w:bookmarkStart w:id="1096" w:name="_Toc535236058"/>
      <w:bookmarkStart w:id="1097" w:name="_Toc263912"/>
      <w:bookmarkStart w:id="1098" w:name="_Toc52463144"/>
      <w:bookmarkStart w:id="1099" w:name="_Toc54010656"/>
      <w:bookmarkStart w:id="1100" w:name="_Toc493940921"/>
      <w:bookmarkEnd w:id="1093"/>
      <w:bookmarkEnd w:id="1095"/>
      <w:bookmarkEnd w:id="1096"/>
      <w:bookmarkEnd w:id="1097"/>
      <w:r w:rsidRPr="00FE3FE5">
        <w:rPr>
          <w:rFonts w:ascii="Arial" w:hAnsi="Arial"/>
          <w:b w:val="0"/>
        </w:rPr>
        <w:t>Intended Target Groups</w:t>
      </w:r>
      <w:bookmarkEnd w:id="1098"/>
      <w:bookmarkEnd w:id="1099"/>
    </w:p>
    <w:p w14:paraId="013D982B" w14:textId="77777777" w:rsidR="00D05FD8" w:rsidRPr="00FE3FE5" w:rsidRDefault="00D05FD8" w:rsidP="00D05FD8">
      <w:pPr>
        <w:pStyle w:val="BT1BodyTextI1"/>
        <w:ind w:left="0" w:firstLine="720"/>
        <w:rPr>
          <w:ins w:id="1101" w:author="Madhura Ramojwar" w:date="2021-04-21T18:57:00Z"/>
          <w:rFonts w:cs="Arial"/>
          <w:b/>
          <w:iCs/>
        </w:rPr>
      </w:pPr>
      <w:ins w:id="1102" w:author="Madhura Ramojwar" w:date="2021-04-21T18:57:00Z">
        <w:r w:rsidRPr="00FE3FE5">
          <w:rPr>
            <w:rFonts w:cs="Arial"/>
            <w:b/>
          </w:rPr>
          <w:t>Patients</w:t>
        </w:r>
      </w:ins>
    </w:p>
    <w:p w14:paraId="3303577A" w14:textId="77777777" w:rsidR="00D05FD8" w:rsidRPr="00FE3FE5" w:rsidRDefault="00D05FD8" w:rsidP="00D05FD8">
      <w:pPr>
        <w:pStyle w:val="BT1BodyTextI1"/>
        <w:rPr>
          <w:ins w:id="1103" w:author="Madhura Ramojwar" w:date="2021-04-21T18:57:00Z"/>
          <w:rFonts w:cs="Arial"/>
          <w:iCs/>
        </w:rPr>
      </w:pPr>
      <w:ins w:id="1104" w:author="Madhura Ramojwar" w:date="2021-04-21T18:57:00Z">
        <w:r w:rsidRPr="00FE3FE5">
          <w:rPr>
            <w:rFonts w:cs="Arial"/>
          </w:rPr>
          <w:t xml:space="preserve">The Axium Neurostimulator System is intended to treat patients with chronic intractable pain that has been unresponsive to other methods.  </w:t>
        </w:r>
      </w:ins>
    </w:p>
    <w:p w14:paraId="223FC375" w14:textId="77777777" w:rsidR="00D05FD8" w:rsidRPr="00FE3FE5" w:rsidRDefault="00D05FD8" w:rsidP="00D05FD8">
      <w:pPr>
        <w:pStyle w:val="BT1BodyTextI1"/>
        <w:ind w:left="0" w:firstLine="720"/>
        <w:rPr>
          <w:ins w:id="1105" w:author="Madhura Ramojwar" w:date="2021-04-21T18:57:00Z"/>
          <w:rFonts w:cs="Arial"/>
          <w:b/>
          <w:iCs/>
        </w:rPr>
      </w:pPr>
      <w:ins w:id="1106" w:author="Madhura Ramojwar" w:date="2021-04-21T18:57:00Z">
        <w:r w:rsidRPr="00FE3FE5">
          <w:rPr>
            <w:rFonts w:cs="Arial"/>
            <w:b/>
          </w:rPr>
          <w:t>Users</w:t>
        </w:r>
      </w:ins>
    </w:p>
    <w:p w14:paraId="4F826D38" w14:textId="033A2035" w:rsidR="00D05FD8" w:rsidRPr="00FE3FE5" w:rsidRDefault="00D05FD8" w:rsidP="00D05FD8">
      <w:pPr>
        <w:pStyle w:val="BT1BodyTextI1"/>
        <w:rPr>
          <w:rFonts w:cs="Arial"/>
          <w:i/>
        </w:rPr>
      </w:pPr>
      <w:ins w:id="1107" w:author="Madhura Ramojwar" w:date="2021-04-21T18:57:00Z">
        <w:r w:rsidRPr="00FE3FE5">
          <w:rPr>
            <w:rFonts w:cs="Arial"/>
          </w:rPr>
          <w:t xml:space="preserve">Implanting physicians should be experienced in the diagnosis and treatment of chronic pain syndromes and have undergone surgical and device implantation </w:t>
        </w:r>
        <w:proofErr w:type="gramStart"/>
        <w:r w:rsidRPr="00FE3FE5">
          <w:rPr>
            <w:rFonts w:cs="Arial"/>
          </w:rPr>
          <w:t>training</w:t>
        </w:r>
      </w:ins>
      <w:proofErr w:type="gramEnd"/>
    </w:p>
    <w:p w14:paraId="7F2C9C94" w14:textId="77777777" w:rsidR="001970DA" w:rsidRPr="00FE3FE5" w:rsidRDefault="001970DA" w:rsidP="001970DA">
      <w:pPr>
        <w:pStyle w:val="Heading3"/>
        <w:rPr>
          <w:rFonts w:ascii="Arial" w:hAnsi="Arial"/>
          <w:b w:val="0"/>
        </w:rPr>
      </w:pPr>
      <w:bookmarkStart w:id="1108" w:name="_Toc52463145"/>
      <w:bookmarkStart w:id="1109" w:name="_Toc54010657"/>
      <w:r w:rsidRPr="00FE3FE5">
        <w:rPr>
          <w:rFonts w:ascii="Arial" w:hAnsi="Arial"/>
          <w:b w:val="0"/>
        </w:rPr>
        <w:t>Indications</w:t>
      </w:r>
      <w:bookmarkEnd w:id="1100"/>
      <w:bookmarkEnd w:id="1108"/>
      <w:bookmarkEnd w:id="1109"/>
    </w:p>
    <w:p w14:paraId="6D7FE7D4" w14:textId="118E0188" w:rsidR="001970DA" w:rsidRPr="00FE3FE5" w:rsidRDefault="001970DA" w:rsidP="001970DA">
      <w:pPr>
        <w:pStyle w:val="BT1BodyTextI1"/>
        <w:rPr>
          <w:rFonts w:cs="Arial"/>
          <w:i/>
        </w:rPr>
      </w:pPr>
      <w:r w:rsidRPr="00FE3FE5">
        <w:rPr>
          <w:rFonts w:cs="Arial"/>
          <w:i/>
          <w:color w:val="0000FF"/>
        </w:rPr>
        <w:t xml:space="preserve"> </w:t>
      </w:r>
      <w:ins w:id="1110" w:author="Madhura Ramojwar" w:date="2021-04-21T18:56:00Z">
        <w:r w:rsidR="00800CCE" w:rsidRPr="00FE3FE5">
          <w:rPr>
            <w:rFonts w:cs="Arial"/>
          </w:rPr>
          <w:t xml:space="preserve">The Axium Neurostimulator System is indicated for the management of chronic intractable </w:t>
        </w:r>
        <w:proofErr w:type="gramStart"/>
        <w:r w:rsidR="00800CCE" w:rsidRPr="00FE3FE5">
          <w:rPr>
            <w:rFonts w:cs="Arial"/>
          </w:rPr>
          <w:t>pain</w:t>
        </w:r>
      </w:ins>
      <w:proofErr w:type="gramEnd"/>
    </w:p>
    <w:p w14:paraId="5EED98D7" w14:textId="77777777" w:rsidR="001970DA" w:rsidRPr="00FE3FE5" w:rsidRDefault="001970DA" w:rsidP="001970DA">
      <w:pPr>
        <w:pStyle w:val="Heading3"/>
        <w:rPr>
          <w:rFonts w:ascii="Arial" w:hAnsi="Arial"/>
          <w:b w:val="0"/>
        </w:rPr>
      </w:pPr>
      <w:bookmarkStart w:id="1111" w:name="_Toc493940922"/>
      <w:bookmarkStart w:id="1112" w:name="_Toc52463146"/>
      <w:bookmarkStart w:id="1113" w:name="_Toc54010658"/>
      <w:r w:rsidRPr="00FE3FE5">
        <w:rPr>
          <w:rFonts w:ascii="Arial" w:hAnsi="Arial"/>
          <w:b w:val="0"/>
        </w:rPr>
        <w:lastRenderedPageBreak/>
        <w:t>Contraindications</w:t>
      </w:r>
      <w:bookmarkEnd w:id="1111"/>
      <w:bookmarkEnd w:id="1112"/>
      <w:bookmarkEnd w:id="1113"/>
    </w:p>
    <w:p w14:paraId="0D9990D1" w14:textId="77777777" w:rsidR="00800CCE" w:rsidRPr="00FE3FE5" w:rsidRDefault="00800CCE" w:rsidP="00800CCE">
      <w:pPr>
        <w:pStyle w:val="BT1BodyTextI1"/>
        <w:rPr>
          <w:ins w:id="1114" w:author="Madhura Ramojwar" w:date="2021-04-21T18:56:00Z"/>
          <w:rFonts w:cs="Arial"/>
        </w:rPr>
      </w:pPr>
      <w:ins w:id="1115" w:author="Madhura Ramojwar" w:date="2021-04-21T18:56:00Z">
        <w:r w:rsidRPr="00FE3FE5">
          <w:rPr>
            <w:rFonts w:cs="Arial"/>
          </w:rPr>
          <w:t xml:space="preserve">Patients contraindicated for the Axium Neurostimulator System are those who:  </w:t>
        </w:r>
      </w:ins>
    </w:p>
    <w:p w14:paraId="57556656" w14:textId="77777777" w:rsidR="00800CCE" w:rsidRPr="00FE3FE5" w:rsidRDefault="00800CCE" w:rsidP="00800CCE">
      <w:pPr>
        <w:pStyle w:val="BT1BodyTextI1"/>
        <w:numPr>
          <w:ilvl w:val="0"/>
          <w:numId w:val="57"/>
        </w:numPr>
        <w:spacing w:before="40"/>
        <w:ind w:right="518"/>
        <w:jc w:val="left"/>
        <w:rPr>
          <w:ins w:id="1116" w:author="Madhura Ramojwar" w:date="2021-04-21T18:56:00Z"/>
          <w:rFonts w:cs="Arial"/>
        </w:rPr>
      </w:pPr>
      <w:ins w:id="1117" w:author="Madhura Ramojwar" w:date="2021-04-21T18:56:00Z">
        <w:r w:rsidRPr="00FE3FE5">
          <w:rPr>
            <w:rFonts w:cs="Arial"/>
          </w:rPr>
          <w:t xml:space="preserve">Have an active implantable medical device including but not limited to cardiac pacemakers and cardiac </w:t>
        </w:r>
        <w:proofErr w:type="gramStart"/>
        <w:r w:rsidRPr="00FE3FE5">
          <w:rPr>
            <w:rFonts w:cs="Arial"/>
          </w:rPr>
          <w:t>defibrillators</w:t>
        </w:r>
        <w:proofErr w:type="gramEnd"/>
      </w:ins>
    </w:p>
    <w:p w14:paraId="0243C4DE" w14:textId="77777777" w:rsidR="00800CCE" w:rsidRPr="00FE3FE5" w:rsidRDefault="00800CCE" w:rsidP="00800CCE">
      <w:pPr>
        <w:pStyle w:val="BT1BodyTextI1"/>
        <w:numPr>
          <w:ilvl w:val="0"/>
          <w:numId w:val="57"/>
        </w:numPr>
        <w:spacing w:before="40"/>
        <w:ind w:right="518"/>
        <w:jc w:val="left"/>
        <w:rPr>
          <w:ins w:id="1118" w:author="Madhura Ramojwar" w:date="2021-04-21T18:56:00Z"/>
          <w:rFonts w:cs="Arial"/>
        </w:rPr>
      </w:pPr>
      <w:ins w:id="1119" w:author="Madhura Ramojwar" w:date="2021-04-21T18:56:00Z">
        <w:r w:rsidRPr="00FE3FE5">
          <w:rPr>
            <w:rFonts w:cs="Arial"/>
          </w:rPr>
          <w:t xml:space="preserve">Are unable to operate the </w:t>
        </w:r>
        <w:proofErr w:type="gramStart"/>
        <w:r w:rsidRPr="00FE3FE5">
          <w:rPr>
            <w:rFonts w:cs="Arial"/>
          </w:rPr>
          <w:t>system</w:t>
        </w:r>
        <w:proofErr w:type="gramEnd"/>
      </w:ins>
    </w:p>
    <w:p w14:paraId="7CE42108" w14:textId="77777777" w:rsidR="00800CCE" w:rsidRPr="00FE3FE5" w:rsidRDefault="00800CCE" w:rsidP="00800CCE">
      <w:pPr>
        <w:pStyle w:val="BT1BodyTextI1"/>
        <w:numPr>
          <w:ilvl w:val="0"/>
          <w:numId w:val="57"/>
        </w:numPr>
        <w:spacing w:before="40"/>
        <w:ind w:right="518"/>
        <w:jc w:val="left"/>
        <w:rPr>
          <w:ins w:id="1120" w:author="Madhura Ramojwar" w:date="2021-04-21T18:56:00Z"/>
          <w:rFonts w:cs="Arial"/>
        </w:rPr>
      </w:pPr>
      <w:ins w:id="1121" w:author="Madhura Ramojwar" w:date="2021-04-21T18:56:00Z">
        <w:r w:rsidRPr="00FE3FE5">
          <w:rPr>
            <w:rFonts w:cs="Arial"/>
          </w:rPr>
          <w:t xml:space="preserve">Are poor surgical </w:t>
        </w:r>
        <w:proofErr w:type="gramStart"/>
        <w:r w:rsidRPr="00FE3FE5">
          <w:rPr>
            <w:rFonts w:cs="Arial"/>
          </w:rPr>
          <w:t>risks</w:t>
        </w:r>
        <w:proofErr w:type="gramEnd"/>
      </w:ins>
    </w:p>
    <w:p w14:paraId="5C0D4E70" w14:textId="036AC61E" w:rsidR="001970DA" w:rsidRPr="00FE3FE5" w:rsidRDefault="00800CCE" w:rsidP="007B1731">
      <w:pPr>
        <w:pStyle w:val="BT1BodyTextI1"/>
        <w:spacing w:before="40"/>
        <w:ind w:left="1080" w:right="518"/>
        <w:jc w:val="left"/>
        <w:rPr>
          <w:rFonts w:cs="Arial"/>
        </w:rPr>
        <w:pPrChange w:id="1122" w:author="Madhura Ramojwar" w:date="2021-04-21T18:57:00Z">
          <w:pPr>
            <w:pStyle w:val="BT1BodyTextI1"/>
            <w:numPr>
              <w:numId w:val="57"/>
            </w:numPr>
            <w:spacing w:before="40"/>
            <w:ind w:left="1440" w:right="518" w:hanging="360"/>
            <w:jc w:val="left"/>
          </w:pPr>
        </w:pPrChange>
      </w:pPr>
      <w:ins w:id="1123" w:author="Madhura Ramojwar" w:date="2021-04-21T18:56:00Z">
        <w:r w:rsidRPr="00FE3FE5">
          <w:rPr>
            <w:rFonts w:cs="Arial"/>
          </w:rPr>
          <w:t xml:space="preserve">Are </w:t>
        </w:r>
        <w:proofErr w:type="spellStart"/>
        <w:r w:rsidRPr="00FE3FE5">
          <w:rPr>
            <w:rFonts w:cs="Arial"/>
          </w:rPr>
          <w:t>pregnantAre</w:t>
        </w:r>
        <w:proofErr w:type="spellEnd"/>
        <w:r w:rsidRPr="00FE3FE5">
          <w:rPr>
            <w:rFonts w:cs="Arial"/>
          </w:rPr>
          <w:t xml:space="preserve"> under the </w:t>
        </w:r>
        <w:proofErr w:type="gramStart"/>
        <w:r w:rsidRPr="00FE3FE5">
          <w:rPr>
            <w:rFonts w:cs="Arial"/>
          </w:rPr>
          <w:t>age</w:t>
        </w:r>
      </w:ins>
      <w:proofErr w:type="gramEnd"/>
    </w:p>
    <w:p w14:paraId="058712D5" w14:textId="77777777" w:rsidR="001970DA" w:rsidRPr="00FE3FE5" w:rsidRDefault="001970DA" w:rsidP="001970DA">
      <w:pPr>
        <w:pStyle w:val="Heading3"/>
        <w:rPr>
          <w:rFonts w:ascii="Arial" w:hAnsi="Arial"/>
          <w:highlight w:val="yellow"/>
        </w:rPr>
      </w:pPr>
      <w:bookmarkStart w:id="1124" w:name="_Toc498329706"/>
      <w:bookmarkStart w:id="1125" w:name="_Toc498329844"/>
      <w:bookmarkStart w:id="1126" w:name="_Toc498329982"/>
      <w:bookmarkStart w:id="1127" w:name="_Toc498329707"/>
      <w:bookmarkStart w:id="1128" w:name="_Toc498329845"/>
      <w:bookmarkStart w:id="1129" w:name="_Toc498329983"/>
      <w:bookmarkStart w:id="1130" w:name="_Toc498329708"/>
      <w:bookmarkStart w:id="1131" w:name="_Toc498329846"/>
      <w:bookmarkStart w:id="1132" w:name="_Toc498329984"/>
      <w:bookmarkStart w:id="1133" w:name="_Toc498329709"/>
      <w:bookmarkStart w:id="1134" w:name="_Toc498329847"/>
      <w:bookmarkStart w:id="1135" w:name="_Toc498329985"/>
      <w:bookmarkStart w:id="1136" w:name="_Toc498329710"/>
      <w:bookmarkStart w:id="1137" w:name="_Toc498329848"/>
      <w:bookmarkStart w:id="1138" w:name="_Toc498329986"/>
      <w:bookmarkStart w:id="1139" w:name="_Toc473303258"/>
      <w:bookmarkStart w:id="1140" w:name="_Toc473303259"/>
      <w:bookmarkStart w:id="1141" w:name="_Toc478057619"/>
      <w:bookmarkStart w:id="1142" w:name="_Toc52463147"/>
      <w:bookmarkStart w:id="1143" w:name="_Toc54010659"/>
      <w:bookmarkStart w:id="1144" w:name="_Ref1810007"/>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r w:rsidRPr="00FE3FE5">
        <w:rPr>
          <w:rFonts w:ascii="Arial" w:hAnsi="Arial"/>
          <w:highlight w:val="yellow"/>
        </w:rPr>
        <w:t>Warnings</w:t>
      </w:r>
      <w:bookmarkEnd w:id="1142"/>
      <w:bookmarkEnd w:id="1143"/>
    </w:p>
    <w:p w14:paraId="29EA1753" w14:textId="77777777" w:rsidR="001970DA" w:rsidRPr="00FE3FE5" w:rsidRDefault="001970DA" w:rsidP="001970DA">
      <w:pPr>
        <w:pStyle w:val="BT1BodyTextI1"/>
        <w:rPr>
          <w:rFonts w:eastAsia="Calibri" w:cs="Arial"/>
          <w:i/>
          <w:color w:val="0000FF"/>
          <w:highlight w:val="yellow"/>
        </w:rPr>
      </w:pPr>
      <w:r w:rsidRPr="00FE3FE5">
        <w:rPr>
          <w:rFonts w:eastAsia="Calibri" w:cs="Arial"/>
          <w:i/>
          <w:color w:val="0000FF"/>
          <w:highlight w:val="yellow"/>
        </w:rPr>
        <w:t>&lt;May reference IFU including specific version rather than including all here.&gt;</w:t>
      </w:r>
    </w:p>
    <w:p w14:paraId="148D897F" w14:textId="77777777" w:rsidR="001970DA" w:rsidRPr="00FE3FE5" w:rsidRDefault="001970DA" w:rsidP="001970DA">
      <w:pPr>
        <w:pStyle w:val="BT1BodyTextI1"/>
        <w:rPr>
          <w:rFonts w:cs="Arial"/>
          <w:i/>
          <w:color w:val="00B050"/>
          <w:highlight w:val="yellow"/>
        </w:rPr>
      </w:pPr>
      <w:r w:rsidRPr="00FE3FE5">
        <w:rPr>
          <w:rFonts w:cs="Arial"/>
          <w:i/>
          <w:color w:val="00B050"/>
          <w:highlight w:val="yellow"/>
        </w:rPr>
        <w:t xml:space="preserve">Sample text:  </w:t>
      </w:r>
    </w:p>
    <w:p w14:paraId="14E08569" w14:textId="77777777" w:rsidR="001970DA" w:rsidRPr="00FE3FE5" w:rsidRDefault="001970DA" w:rsidP="001970DA">
      <w:pPr>
        <w:pStyle w:val="BT1BodyTextI1"/>
        <w:rPr>
          <w:rFonts w:cs="Arial"/>
          <w:highlight w:val="yellow"/>
        </w:rPr>
      </w:pPr>
      <w:r w:rsidRPr="00FE3FE5">
        <w:rPr>
          <w:rFonts w:cs="Arial"/>
          <w:i/>
          <w:color w:val="00B050"/>
          <w:highlight w:val="yellow"/>
        </w:rPr>
        <w:t>Reference the subject device IFU (version#) for complete list of warnings.</w:t>
      </w:r>
    </w:p>
    <w:p w14:paraId="046AD06F" w14:textId="77777777" w:rsidR="001970DA" w:rsidRPr="00FE3FE5" w:rsidRDefault="001970DA" w:rsidP="001970DA">
      <w:pPr>
        <w:pStyle w:val="Heading3"/>
        <w:rPr>
          <w:rFonts w:ascii="Arial" w:hAnsi="Arial"/>
          <w:highlight w:val="yellow"/>
        </w:rPr>
      </w:pPr>
      <w:bookmarkStart w:id="1145" w:name="_Toc52463148"/>
      <w:bookmarkStart w:id="1146" w:name="_Toc54010660"/>
      <w:r w:rsidRPr="00FE3FE5">
        <w:rPr>
          <w:rFonts w:ascii="Arial" w:hAnsi="Arial"/>
          <w:highlight w:val="yellow"/>
        </w:rPr>
        <w:t>Precautions</w:t>
      </w:r>
      <w:bookmarkEnd w:id="1145"/>
      <w:bookmarkEnd w:id="1146"/>
    </w:p>
    <w:p w14:paraId="10CAEA26" w14:textId="77777777" w:rsidR="001970DA" w:rsidRPr="00FE3FE5" w:rsidRDefault="001970DA" w:rsidP="001970DA">
      <w:pPr>
        <w:pStyle w:val="BT1BodyTextI1"/>
        <w:rPr>
          <w:rFonts w:eastAsia="Calibri" w:cs="Arial"/>
          <w:i/>
          <w:color w:val="0000FF"/>
          <w:highlight w:val="yellow"/>
        </w:rPr>
      </w:pPr>
      <w:r w:rsidRPr="00FE3FE5">
        <w:rPr>
          <w:rFonts w:eastAsia="Calibri" w:cs="Arial"/>
          <w:i/>
          <w:color w:val="0000FF"/>
          <w:highlight w:val="yellow"/>
        </w:rPr>
        <w:t>&lt;May reference IFU including specific version rather than including all here.&gt;</w:t>
      </w:r>
    </w:p>
    <w:p w14:paraId="538573A5" w14:textId="77777777" w:rsidR="001970DA" w:rsidRPr="00FE3FE5" w:rsidRDefault="001970DA" w:rsidP="001970DA">
      <w:pPr>
        <w:pStyle w:val="BT1BodyTextI1"/>
        <w:rPr>
          <w:rFonts w:cs="Arial"/>
          <w:i/>
          <w:color w:val="00B050"/>
          <w:highlight w:val="yellow"/>
        </w:rPr>
      </w:pPr>
      <w:r w:rsidRPr="00FE3FE5">
        <w:rPr>
          <w:rFonts w:cs="Arial"/>
          <w:i/>
          <w:color w:val="00B050"/>
          <w:highlight w:val="yellow"/>
        </w:rPr>
        <w:t xml:space="preserve">Sample text:  </w:t>
      </w:r>
    </w:p>
    <w:p w14:paraId="41B2517D" w14:textId="77777777" w:rsidR="001970DA" w:rsidRPr="00FE3FE5" w:rsidRDefault="001970DA" w:rsidP="001970DA">
      <w:pPr>
        <w:pStyle w:val="BT1BodyTextI1"/>
        <w:rPr>
          <w:rFonts w:cs="Arial"/>
          <w:highlight w:val="yellow"/>
        </w:rPr>
      </w:pPr>
      <w:r w:rsidRPr="00FE3FE5">
        <w:rPr>
          <w:rFonts w:cs="Arial"/>
          <w:i/>
          <w:color w:val="00B050"/>
          <w:highlight w:val="yellow"/>
        </w:rPr>
        <w:t>Reference the subject device IFU (version#) for complete list of precautions.</w:t>
      </w:r>
    </w:p>
    <w:p w14:paraId="70ED0C5D" w14:textId="77777777" w:rsidR="001970DA" w:rsidRPr="00FE3FE5" w:rsidRDefault="001970DA" w:rsidP="001970DA">
      <w:pPr>
        <w:pStyle w:val="Heading3"/>
        <w:rPr>
          <w:rFonts w:ascii="Arial" w:hAnsi="Arial"/>
          <w:highlight w:val="yellow"/>
        </w:rPr>
      </w:pPr>
      <w:bookmarkStart w:id="1147" w:name="_Toc52463149"/>
      <w:bookmarkStart w:id="1148" w:name="_Toc54010661"/>
      <w:r w:rsidRPr="00FE3FE5">
        <w:rPr>
          <w:rFonts w:ascii="Arial" w:hAnsi="Arial"/>
          <w:highlight w:val="yellow"/>
        </w:rPr>
        <w:t>Potential Adverse Events</w:t>
      </w:r>
      <w:bookmarkEnd w:id="1147"/>
      <w:bookmarkEnd w:id="1148"/>
    </w:p>
    <w:p w14:paraId="51003176" w14:textId="56B13D60" w:rsidR="001970DA" w:rsidRPr="00FE3FE5" w:rsidRDefault="001970DA" w:rsidP="001970DA">
      <w:pPr>
        <w:pStyle w:val="BT1BodyTextI1"/>
        <w:rPr>
          <w:rFonts w:cs="Arial"/>
          <w:i/>
          <w:color w:val="0000FF"/>
          <w:highlight w:val="yellow"/>
        </w:rPr>
      </w:pPr>
      <w:r w:rsidRPr="00FE3FE5">
        <w:rPr>
          <w:rFonts w:cs="Arial"/>
          <w:i/>
          <w:color w:val="0000FF"/>
          <w:highlight w:val="yellow"/>
        </w:rPr>
        <w:t>&lt;Include a list off all potential adverse events referencing IFU and other source   document</w:t>
      </w:r>
      <w:r w:rsidR="00935AA3" w:rsidRPr="00FE3FE5">
        <w:rPr>
          <w:rFonts w:cs="Arial"/>
          <w:i/>
          <w:color w:val="0000FF"/>
          <w:highlight w:val="yellow"/>
        </w:rPr>
        <w:t>(</w:t>
      </w:r>
      <w:r w:rsidR="0086444E" w:rsidRPr="00FE3FE5">
        <w:rPr>
          <w:rFonts w:cs="Arial"/>
          <w:i/>
          <w:color w:val="0000FF"/>
          <w:highlight w:val="yellow"/>
        </w:rPr>
        <w:t>s</w:t>
      </w:r>
      <w:r w:rsidR="00935AA3" w:rsidRPr="00FE3FE5">
        <w:rPr>
          <w:rFonts w:cs="Arial"/>
          <w:i/>
          <w:color w:val="0000FF"/>
          <w:highlight w:val="yellow"/>
        </w:rPr>
        <w:t>)</w:t>
      </w:r>
      <w:r w:rsidRPr="00FE3FE5">
        <w:rPr>
          <w:rFonts w:cs="Arial"/>
          <w:i/>
          <w:color w:val="0000FF"/>
          <w:highlight w:val="yellow"/>
        </w:rPr>
        <w:t xml:space="preserve"> as appropriate.  Note that these potential adverse events should also include and be consistent with those in the risk documentation, RML for MDR CERs, literature and PMS summarized in the CER.&gt;</w:t>
      </w:r>
    </w:p>
    <w:p w14:paraId="0F766871" w14:textId="77777777" w:rsidR="001970DA" w:rsidRPr="00FE3FE5" w:rsidRDefault="001970DA" w:rsidP="001970DA">
      <w:pPr>
        <w:pStyle w:val="Heading2"/>
        <w:rPr>
          <w:szCs w:val="24"/>
          <w:highlight w:val="yellow"/>
        </w:rPr>
      </w:pPr>
      <w:bookmarkStart w:id="1149" w:name="_Toc52463150"/>
      <w:bookmarkStart w:id="1150" w:name="_Toc54010662"/>
      <w:r w:rsidRPr="00FE3FE5">
        <w:rPr>
          <w:szCs w:val="24"/>
          <w:highlight w:val="yellow"/>
        </w:rPr>
        <w:t>Intended User</w:t>
      </w:r>
      <w:bookmarkEnd w:id="1149"/>
      <w:bookmarkEnd w:id="1150"/>
    </w:p>
    <w:p w14:paraId="4C917218" w14:textId="77777777" w:rsidR="001970DA" w:rsidRPr="00FE3FE5" w:rsidRDefault="001970DA" w:rsidP="001970DA">
      <w:pPr>
        <w:pStyle w:val="BT1BodyTextI1"/>
        <w:rPr>
          <w:rFonts w:cs="Arial"/>
          <w:i/>
          <w:color w:val="0000FF"/>
        </w:rPr>
      </w:pPr>
      <w:r w:rsidRPr="00FE3FE5">
        <w:rPr>
          <w:rFonts w:cs="Arial"/>
          <w:i/>
          <w:color w:val="0000FF"/>
          <w:highlight w:val="yellow"/>
        </w:rPr>
        <w:t>&lt;Summarize the medical professionals intended to use the subject device (s).&gt;</w:t>
      </w:r>
    </w:p>
    <w:p w14:paraId="02D2E1A8" w14:textId="27ECF920" w:rsidR="001970DA" w:rsidRPr="00FE3FE5" w:rsidRDefault="001970DA" w:rsidP="001970DA">
      <w:pPr>
        <w:pStyle w:val="Heading2"/>
        <w:rPr>
          <w:szCs w:val="24"/>
        </w:rPr>
      </w:pPr>
      <w:bookmarkStart w:id="1151" w:name="_Toc52463151"/>
      <w:bookmarkStart w:id="1152" w:name="_Toc54010663"/>
      <w:r w:rsidRPr="00FE3FE5">
        <w:rPr>
          <w:szCs w:val="24"/>
        </w:rPr>
        <w:t>Intended Clinical Benefits</w:t>
      </w:r>
      <w:bookmarkEnd w:id="1144"/>
      <w:bookmarkEnd w:id="1151"/>
      <w:bookmarkEnd w:id="1152"/>
    </w:p>
    <w:p w14:paraId="22C48789" w14:textId="77777777" w:rsidR="00420CBA" w:rsidRPr="00FE3FE5" w:rsidRDefault="00420CBA" w:rsidP="00420CBA">
      <w:pPr>
        <w:pStyle w:val="BT1BodyTextI1"/>
        <w:ind w:left="0"/>
        <w:rPr>
          <w:ins w:id="1153" w:author="Madhura Ramojwar" w:date="2021-04-22T14:34:00Z"/>
          <w:rFonts w:cs="Arial"/>
        </w:rPr>
      </w:pPr>
      <w:bookmarkStart w:id="1154" w:name="_Hlk531865325"/>
      <w:ins w:id="1155" w:author="Madhura Ramojwar" w:date="2021-04-22T14:34:00Z">
        <w:r w:rsidRPr="00FE3FE5">
          <w:rPr>
            <w:rFonts w:cs="Arial"/>
          </w:rPr>
          <w:t xml:space="preserve">Previous clinical evaluations show that the Axium DRG neurostimulation therapy benefits patients with chronic intractable pain who have no other options and that subjects are satisfied with the treatment. The safety profile has remained </w:t>
        </w:r>
        <w:proofErr w:type="gramStart"/>
        <w:r w:rsidRPr="00FE3FE5">
          <w:rPr>
            <w:rFonts w:cs="Arial"/>
          </w:rPr>
          <w:t>similar to</w:t>
        </w:r>
        <w:proofErr w:type="gramEnd"/>
        <w:r w:rsidRPr="00FE3FE5">
          <w:rPr>
            <w:rFonts w:cs="Arial"/>
          </w:rPr>
          <w:t xml:space="preserve"> the results from other studies and should be considered as an acceptable risk given these patients have failed multiple therapies before their neurostimulator implant.  Factors such as quality of life and improved sleep are also positively affected by DRG stimulation. The safety profile remains similar to the results from the pre-market </w:t>
        </w:r>
        <w:proofErr w:type="gramStart"/>
        <w:r w:rsidRPr="00FE3FE5">
          <w:rPr>
            <w:rFonts w:cs="Arial"/>
          </w:rPr>
          <w:t>study, and</w:t>
        </w:r>
        <w:proofErr w:type="gramEnd"/>
        <w:r w:rsidRPr="00FE3FE5">
          <w:rPr>
            <w:rFonts w:cs="Arial"/>
          </w:rPr>
          <w:t xml:space="preserve"> should be considered as an acceptable risk given these patients failed </w:t>
        </w:r>
        <w:r w:rsidRPr="00FE3FE5">
          <w:rPr>
            <w:rFonts w:cs="Arial"/>
          </w:rPr>
          <w:lastRenderedPageBreak/>
          <w:t>multiple therapies before their neurostimulator implant.</w:t>
        </w:r>
        <w:bookmarkEnd w:id="1154"/>
        <w:r w:rsidRPr="00FE3FE5">
          <w:rPr>
            <w:rFonts w:cs="Arial"/>
          </w:rPr>
          <w:t xml:space="preserve"> The current clinical evaluation will assess the Axium system for continued benefit and risk analysis and results will be reported in the CER. </w:t>
        </w:r>
      </w:ins>
    </w:p>
    <w:p w14:paraId="491E1764" w14:textId="77777777" w:rsidR="00420CBA" w:rsidRPr="00FE3FE5" w:rsidRDefault="00420CBA" w:rsidP="00420CBA">
      <w:pPr>
        <w:pStyle w:val="BT1BodyTextI1"/>
        <w:rPr>
          <w:rFonts w:cs="Arial"/>
        </w:rPr>
      </w:pPr>
    </w:p>
    <w:p w14:paraId="5E9E6CB8" w14:textId="77777777" w:rsidR="001970DA" w:rsidRPr="00FE3FE5" w:rsidRDefault="001970DA" w:rsidP="001970DA">
      <w:pPr>
        <w:pStyle w:val="Heading2"/>
        <w:rPr>
          <w:szCs w:val="24"/>
          <w:highlight w:val="yellow"/>
        </w:rPr>
      </w:pPr>
      <w:bookmarkStart w:id="1156" w:name="_Toc52463152"/>
      <w:bookmarkStart w:id="1157" w:name="_Toc54010664"/>
      <w:r w:rsidRPr="00FE3FE5">
        <w:rPr>
          <w:szCs w:val="24"/>
          <w:highlight w:val="yellow"/>
        </w:rPr>
        <w:t>Claims</w:t>
      </w:r>
      <w:bookmarkEnd w:id="1156"/>
      <w:bookmarkEnd w:id="1157"/>
    </w:p>
    <w:p w14:paraId="7EBDA72E" w14:textId="77777777" w:rsidR="001970DA" w:rsidRPr="00FE3FE5" w:rsidRDefault="001970DA" w:rsidP="001970DA">
      <w:pPr>
        <w:pStyle w:val="BT1BodyTextI1"/>
        <w:rPr>
          <w:rFonts w:cs="Arial"/>
          <w:i/>
          <w:color w:val="0000FF"/>
          <w:highlight w:val="yellow"/>
        </w:rPr>
      </w:pPr>
      <w:bookmarkStart w:id="1158" w:name="_Hlk531862527"/>
      <w:r w:rsidRPr="00FE3FE5">
        <w:rPr>
          <w:rFonts w:cs="Arial"/>
          <w:i/>
          <w:color w:val="0000FF"/>
          <w:highlight w:val="yellow"/>
        </w:rPr>
        <w:t xml:space="preserve">&lt;Summarize safety and performance claims associated with manufacturer's subject device IFU and promotional materials for the subject device per MEDDEV 2.7/1 Rev 4.&gt; </w:t>
      </w:r>
    </w:p>
    <w:p w14:paraId="4CC395D5" w14:textId="77777777" w:rsidR="001970DA" w:rsidRPr="00FE3FE5" w:rsidRDefault="001970DA" w:rsidP="001970DA">
      <w:pPr>
        <w:pStyle w:val="BT1BodyTextI1"/>
        <w:rPr>
          <w:rFonts w:cs="Arial"/>
          <w:i/>
          <w:color w:val="0000FF"/>
          <w:highlight w:val="yellow"/>
        </w:rPr>
      </w:pPr>
      <w:r w:rsidRPr="00FE3FE5">
        <w:rPr>
          <w:rFonts w:cs="Arial"/>
          <w:i/>
          <w:color w:val="0000FF"/>
          <w:highlight w:val="yellow"/>
        </w:rPr>
        <w:t xml:space="preserve">&lt;NOTE: Devices such as Class I accessories, which are not patient contacting, there may be no or very limited safety and performance claims. </w:t>
      </w:r>
      <w:bookmarkStart w:id="1159" w:name="_Hlk42151282"/>
      <w:r w:rsidRPr="00FE3FE5">
        <w:rPr>
          <w:rFonts w:cs="Arial"/>
          <w:i/>
          <w:color w:val="0000FF"/>
          <w:highlight w:val="yellow"/>
        </w:rPr>
        <w:t xml:space="preserve">Align with CEC or relevant stakeholders </w:t>
      </w:r>
      <w:bookmarkEnd w:id="1159"/>
      <w:r w:rsidRPr="00FE3FE5">
        <w:rPr>
          <w:rFonts w:cs="Arial"/>
          <w:i/>
          <w:color w:val="0000FF"/>
          <w:highlight w:val="yellow"/>
        </w:rPr>
        <w:t>to determine content in this Section for such devices.&gt;</w:t>
      </w:r>
    </w:p>
    <w:p w14:paraId="0657EB9E" w14:textId="77777777" w:rsidR="001970DA" w:rsidRPr="00FE3FE5" w:rsidRDefault="001970DA" w:rsidP="001970DA">
      <w:pPr>
        <w:pStyle w:val="BT1BodyTextI1"/>
        <w:rPr>
          <w:rFonts w:cs="Arial"/>
          <w:i/>
          <w:color w:val="00B050"/>
          <w:highlight w:val="yellow"/>
        </w:rPr>
      </w:pPr>
      <w:r w:rsidRPr="00FE3FE5">
        <w:rPr>
          <w:rFonts w:cs="Arial"/>
          <w:i/>
          <w:color w:val="00B050"/>
          <w:highlight w:val="yellow"/>
        </w:rPr>
        <w:t>Sample text:</w:t>
      </w:r>
    </w:p>
    <w:p w14:paraId="75F6BAB3" w14:textId="7AB7F356" w:rsidR="001970DA" w:rsidRPr="00FE3FE5" w:rsidRDefault="001970DA" w:rsidP="001970DA">
      <w:pPr>
        <w:pStyle w:val="BT1BodyTextI1"/>
        <w:rPr>
          <w:rFonts w:cs="Arial"/>
          <w:highlight w:val="yellow"/>
        </w:rPr>
      </w:pPr>
      <w:r w:rsidRPr="00FE3FE5">
        <w:rPr>
          <w:rFonts w:cs="Arial"/>
          <w:i/>
          <w:color w:val="00B050"/>
          <w:highlight w:val="yellow"/>
        </w:rPr>
        <w:fldChar w:fldCharType="begin"/>
      </w:r>
      <w:r w:rsidRPr="00FE3FE5">
        <w:rPr>
          <w:rFonts w:cs="Arial"/>
          <w:i/>
          <w:color w:val="00B050"/>
          <w:highlight w:val="yellow"/>
        </w:rPr>
        <w:instrText xml:space="preserve"> REF _Ref485033489 \h  \* MERGEFORMAT </w:instrText>
      </w:r>
      <w:r w:rsidRPr="00FE3FE5">
        <w:rPr>
          <w:rFonts w:cs="Arial"/>
          <w:i/>
          <w:color w:val="00B050"/>
          <w:highlight w:val="yellow"/>
        </w:rPr>
      </w:r>
      <w:r w:rsidRPr="00FE3FE5">
        <w:rPr>
          <w:rFonts w:cs="Arial"/>
          <w:i/>
          <w:color w:val="00B050"/>
          <w:highlight w:val="yellow"/>
        </w:rPr>
        <w:fldChar w:fldCharType="separate"/>
      </w:r>
      <w:r w:rsidR="001C3899" w:rsidRPr="00FE3FE5">
        <w:rPr>
          <w:rFonts w:cs="Arial"/>
          <w:i/>
          <w:color w:val="00B050"/>
          <w:highlight w:val="yellow"/>
        </w:rPr>
        <w:t>Table 13</w:t>
      </w:r>
      <w:r w:rsidRPr="00FE3FE5">
        <w:rPr>
          <w:rFonts w:cs="Arial"/>
          <w:i/>
          <w:color w:val="00B050"/>
          <w:highlight w:val="yellow"/>
        </w:rPr>
        <w:fldChar w:fldCharType="end"/>
      </w:r>
      <w:r w:rsidRPr="00FE3FE5">
        <w:rPr>
          <w:rFonts w:cs="Arial"/>
          <w:i/>
          <w:color w:val="00B050"/>
          <w:highlight w:val="yellow"/>
        </w:rPr>
        <w:t xml:space="preserve"> summarizes the safety and performance claims that have been established for the subject device(s). </w:t>
      </w:r>
    </w:p>
    <w:p w14:paraId="15656EF9" w14:textId="0C158764" w:rsidR="001970DA" w:rsidRPr="00FE3FE5" w:rsidRDefault="001970DA" w:rsidP="001970DA">
      <w:pPr>
        <w:pStyle w:val="Caption"/>
        <w:rPr>
          <w:rFonts w:cs="Arial"/>
          <w:i/>
          <w:szCs w:val="24"/>
          <w:highlight w:val="yellow"/>
        </w:rPr>
      </w:pPr>
      <w:bookmarkStart w:id="1160" w:name="_Ref485033489"/>
      <w:bookmarkStart w:id="1161" w:name="_Toc486602301"/>
      <w:bookmarkStart w:id="1162" w:name="_Toc52463231"/>
      <w:bookmarkStart w:id="1163" w:name="_Toc54010727"/>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1C3899" w:rsidRPr="00FE3FE5">
        <w:rPr>
          <w:rFonts w:cs="Arial"/>
          <w:i/>
          <w:noProof/>
          <w:color w:val="00B050"/>
          <w:szCs w:val="24"/>
          <w:highlight w:val="yellow"/>
        </w:rPr>
        <w:t>13</w:t>
      </w:r>
      <w:r w:rsidRPr="00FE3FE5">
        <w:rPr>
          <w:rFonts w:cs="Arial"/>
          <w:i/>
          <w:color w:val="00B050"/>
          <w:szCs w:val="24"/>
          <w:highlight w:val="yellow"/>
        </w:rPr>
        <w:fldChar w:fldCharType="end"/>
      </w:r>
      <w:bookmarkEnd w:id="1160"/>
      <w:r w:rsidRPr="00FE3FE5">
        <w:rPr>
          <w:rFonts w:cs="Arial"/>
          <w:i/>
          <w:color w:val="00B050"/>
          <w:szCs w:val="24"/>
          <w:highlight w:val="yellow"/>
        </w:rPr>
        <w:t>. Safety and Performance Claim</w:t>
      </w:r>
      <w:bookmarkEnd w:id="1161"/>
      <w:r w:rsidRPr="00FE3FE5">
        <w:rPr>
          <w:rFonts w:cs="Arial"/>
          <w:i/>
          <w:color w:val="00B050"/>
          <w:szCs w:val="24"/>
          <w:highlight w:val="yellow"/>
        </w:rPr>
        <w:t>s</w:t>
      </w:r>
      <w:bookmarkEnd w:id="1162"/>
      <w:bookmarkEnd w:id="1163"/>
    </w:p>
    <w:tbl>
      <w:tblPr>
        <w:tblW w:w="909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2160"/>
        <w:gridCol w:w="3960"/>
      </w:tblGrid>
      <w:tr w:rsidR="001970DA" w:rsidRPr="00FE3FE5" w14:paraId="11B05F0B" w14:textId="77777777" w:rsidTr="00427CFA">
        <w:trPr>
          <w:tblHeader/>
        </w:trPr>
        <w:tc>
          <w:tcPr>
            <w:tcW w:w="2970" w:type="dxa"/>
            <w:shd w:val="clear" w:color="auto" w:fill="D9D9D9" w:themeFill="background1" w:themeFillShade="D9"/>
            <w:noWrap/>
            <w:hideMark/>
          </w:tcPr>
          <w:p w14:paraId="6F5F095E" w14:textId="77777777" w:rsidR="001970DA" w:rsidRPr="00FE3FE5" w:rsidRDefault="001970DA" w:rsidP="00AA223A">
            <w:pPr>
              <w:pStyle w:val="TableHeader"/>
              <w:rPr>
                <w:rFonts w:cs="Arial"/>
                <w:sz w:val="24"/>
                <w:szCs w:val="24"/>
                <w:highlight w:val="yellow"/>
              </w:rPr>
            </w:pPr>
            <w:bookmarkStart w:id="1164" w:name="_Hlk267413"/>
            <w:r w:rsidRPr="00FE3FE5">
              <w:rPr>
                <w:rFonts w:cs="Arial"/>
                <w:sz w:val="24"/>
                <w:szCs w:val="24"/>
                <w:highlight w:val="yellow"/>
              </w:rPr>
              <w:t>Claim</w:t>
            </w:r>
          </w:p>
        </w:tc>
        <w:tc>
          <w:tcPr>
            <w:tcW w:w="2160" w:type="dxa"/>
            <w:shd w:val="clear" w:color="auto" w:fill="D9D9D9" w:themeFill="background1" w:themeFillShade="D9"/>
            <w:noWrap/>
            <w:hideMark/>
          </w:tcPr>
          <w:p w14:paraId="2BF73CDB" w14:textId="77777777" w:rsidR="001970DA" w:rsidRPr="00FE3FE5" w:rsidRDefault="001970DA" w:rsidP="00AA223A">
            <w:pPr>
              <w:pStyle w:val="TableHeader"/>
              <w:rPr>
                <w:rFonts w:cs="Arial"/>
                <w:sz w:val="24"/>
                <w:szCs w:val="24"/>
                <w:highlight w:val="yellow"/>
              </w:rPr>
            </w:pPr>
            <w:r w:rsidRPr="00FE3FE5">
              <w:rPr>
                <w:rFonts w:cs="Arial"/>
                <w:sz w:val="24"/>
                <w:szCs w:val="24"/>
                <w:highlight w:val="yellow"/>
              </w:rPr>
              <w:t>Source</w:t>
            </w:r>
          </w:p>
        </w:tc>
        <w:tc>
          <w:tcPr>
            <w:tcW w:w="3960" w:type="dxa"/>
            <w:shd w:val="clear" w:color="auto" w:fill="D9D9D9" w:themeFill="background1" w:themeFillShade="D9"/>
          </w:tcPr>
          <w:p w14:paraId="46E67201" w14:textId="2BE74824" w:rsidR="001970DA" w:rsidRPr="00FE3FE5" w:rsidRDefault="007F1BA8" w:rsidP="00AA223A">
            <w:pPr>
              <w:pStyle w:val="TableHeader"/>
              <w:rPr>
                <w:rFonts w:cs="Arial"/>
                <w:sz w:val="24"/>
                <w:szCs w:val="24"/>
                <w:highlight w:val="yellow"/>
              </w:rPr>
            </w:pPr>
            <w:r w:rsidRPr="00FE3FE5">
              <w:rPr>
                <w:rFonts w:cs="Arial"/>
                <w:sz w:val="24"/>
                <w:szCs w:val="24"/>
                <w:highlight w:val="yellow"/>
              </w:rPr>
              <w:t>Verification/</w:t>
            </w:r>
            <w:r w:rsidR="001970DA" w:rsidRPr="00FE3FE5">
              <w:rPr>
                <w:rFonts w:cs="Arial"/>
                <w:sz w:val="24"/>
                <w:szCs w:val="24"/>
                <w:highlight w:val="yellow"/>
              </w:rPr>
              <w:t>Substantiation</w:t>
            </w:r>
          </w:p>
        </w:tc>
      </w:tr>
      <w:tr w:rsidR="001970DA" w:rsidRPr="00FE3FE5" w14:paraId="70F8952B" w14:textId="77777777" w:rsidTr="00427CFA">
        <w:tc>
          <w:tcPr>
            <w:tcW w:w="2970" w:type="dxa"/>
          </w:tcPr>
          <w:p w14:paraId="363AD1D5" w14:textId="77777777" w:rsidR="001970DA" w:rsidRPr="00FE3FE5" w:rsidRDefault="001970DA" w:rsidP="00AA223A">
            <w:pPr>
              <w:pStyle w:val="TableEntry"/>
              <w:rPr>
                <w:rFonts w:cs="Arial"/>
                <w:sz w:val="24"/>
                <w:szCs w:val="24"/>
                <w:highlight w:val="yellow"/>
              </w:rPr>
            </w:pPr>
          </w:p>
        </w:tc>
        <w:tc>
          <w:tcPr>
            <w:tcW w:w="2160" w:type="dxa"/>
          </w:tcPr>
          <w:p w14:paraId="0990B1FF" w14:textId="77777777" w:rsidR="001970DA" w:rsidRPr="00FE3FE5" w:rsidRDefault="001970DA" w:rsidP="00AA223A">
            <w:pPr>
              <w:pStyle w:val="TableEntry"/>
              <w:rPr>
                <w:rFonts w:cs="Arial"/>
                <w:sz w:val="24"/>
                <w:szCs w:val="24"/>
                <w:highlight w:val="yellow"/>
              </w:rPr>
            </w:pPr>
          </w:p>
        </w:tc>
        <w:tc>
          <w:tcPr>
            <w:tcW w:w="3960" w:type="dxa"/>
          </w:tcPr>
          <w:p w14:paraId="0F094068" w14:textId="77777777" w:rsidR="001970DA" w:rsidRPr="00FE3FE5" w:rsidRDefault="001970DA" w:rsidP="00AA223A">
            <w:pPr>
              <w:pStyle w:val="TableEntry"/>
              <w:rPr>
                <w:rFonts w:cs="Arial"/>
                <w:sz w:val="24"/>
                <w:szCs w:val="24"/>
                <w:highlight w:val="yellow"/>
              </w:rPr>
            </w:pPr>
          </w:p>
        </w:tc>
      </w:tr>
    </w:tbl>
    <w:p w14:paraId="0B7F8617" w14:textId="77777777" w:rsidR="001970DA" w:rsidRPr="00FE3FE5" w:rsidRDefault="001970DA" w:rsidP="001970DA">
      <w:pPr>
        <w:pStyle w:val="Heading2"/>
        <w:rPr>
          <w:szCs w:val="24"/>
          <w:highlight w:val="yellow"/>
        </w:rPr>
      </w:pPr>
      <w:bookmarkStart w:id="1165" w:name="_Toc498329712"/>
      <w:bookmarkStart w:id="1166" w:name="_Toc498329850"/>
      <w:bookmarkStart w:id="1167" w:name="_Toc498329988"/>
      <w:bookmarkStart w:id="1168" w:name="_Toc498329713"/>
      <w:bookmarkStart w:id="1169" w:name="_Toc498329851"/>
      <w:bookmarkStart w:id="1170" w:name="_Toc498329989"/>
      <w:bookmarkStart w:id="1171" w:name="_Toc531937758"/>
      <w:bookmarkStart w:id="1172" w:name="_Toc531956948"/>
      <w:bookmarkStart w:id="1173" w:name="_Toc532110137"/>
      <w:bookmarkStart w:id="1174" w:name="_Toc535235471"/>
      <w:bookmarkStart w:id="1175" w:name="_Toc535236064"/>
      <w:bookmarkStart w:id="1176" w:name="_Toc263918"/>
      <w:bookmarkStart w:id="1177" w:name="_Toc531937759"/>
      <w:bookmarkStart w:id="1178" w:name="_Toc531956949"/>
      <w:bookmarkStart w:id="1179" w:name="_Toc532110138"/>
      <w:bookmarkStart w:id="1180" w:name="_Toc535235472"/>
      <w:bookmarkStart w:id="1181" w:name="_Toc535236065"/>
      <w:bookmarkStart w:id="1182" w:name="_Toc263919"/>
      <w:bookmarkStart w:id="1183" w:name="_Toc531937760"/>
      <w:bookmarkStart w:id="1184" w:name="_Toc531956950"/>
      <w:bookmarkStart w:id="1185" w:name="_Toc532110139"/>
      <w:bookmarkStart w:id="1186" w:name="_Toc535235473"/>
      <w:bookmarkStart w:id="1187" w:name="_Toc535236066"/>
      <w:bookmarkStart w:id="1188" w:name="_Toc263920"/>
      <w:bookmarkStart w:id="1189" w:name="_Toc531937761"/>
      <w:bookmarkStart w:id="1190" w:name="_Toc531956951"/>
      <w:bookmarkStart w:id="1191" w:name="_Toc532110140"/>
      <w:bookmarkStart w:id="1192" w:name="_Toc535235474"/>
      <w:bookmarkStart w:id="1193" w:name="_Toc535236067"/>
      <w:bookmarkStart w:id="1194" w:name="_Toc263921"/>
      <w:bookmarkStart w:id="1195" w:name="_Toc531937762"/>
      <w:bookmarkStart w:id="1196" w:name="_Toc531956952"/>
      <w:bookmarkStart w:id="1197" w:name="_Toc532110141"/>
      <w:bookmarkStart w:id="1198" w:name="_Toc535235475"/>
      <w:bookmarkStart w:id="1199" w:name="_Toc535236068"/>
      <w:bookmarkStart w:id="1200" w:name="_Toc263922"/>
      <w:bookmarkStart w:id="1201" w:name="_Toc531937770"/>
      <w:bookmarkStart w:id="1202" w:name="_Toc531956960"/>
      <w:bookmarkStart w:id="1203" w:name="_Toc532110149"/>
      <w:bookmarkStart w:id="1204" w:name="_Toc535235483"/>
      <w:bookmarkStart w:id="1205" w:name="_Toc535236076"/>
      <w:bookmarkStart w:id="1206" w:name="_Toc263930"/>
      <w:bookmarkStart w:id="1207" w:name="_Toc531937776"/>
      <w:bookmarkStart w:id="1208" w:name="_Toc531956966"/>
      <w:bookmarkStart w:id="1209" w:name="_Toc532110155"/>
      <w:bookmarkStart w:id="1210" w:name="_Toc535235489"/>
      <w:bookmarkStart w:id="1211" w:name="_Toc535236082"/>
      <w:bookmarkStart w:id="1212" w:name="_Toc263936"/>
      <w:bookmarkStart w:id="1213" w:name="_Toc498329715"/>
      <w:bookmarkStart w:id="1214" w:name="_Toc498329853"/>
      <w:bookmarkStart w:id="1215" w:name="_Toc498329991"/>
      <w:bookmarkStart w:id="1216" w:name="_Toc498329716"/>
      <w:bookmarkStart w:id="1217" w:name="_Toc498329854"/>
      <w:bookmarkStart w:id="1218" w:name="_Toc498329992"/>
      <w:bookmarkStart w:id="1219" w:name="_Toc498329718"/>
      <w:bookmarkStart w:id="1220" w:name="_Toc498329856"/>
      <w:bookmarkStart w:id="1221" w:name="_Toc498329994"/>
      <w:bookmarkStart w:id="1222" w:name="_Toc498329719"/>
      <w:bookmarkStart w:id="1223" w:name="_Toc498329857"/>
      <w:bookmarkStart w:id="1224" w:name="_Toc498329995"/>
      <w:bookmarkStart w:id="1225" w:name="_Toc498329720"/>
      <w:bookmarkStart w:id="1226" w:name="_Toc498329858"/>
      <w:bookmarkStart w:id="1227" w:name="_Toc498329996"/>
      <w:bookmarkStart w:id="1228" w:name="_Toc498329721"/>
      <w:bookmarkStart w:id="1229" w:name="_Toc498329859"/>
      <w:bookmarkStart w:id="1230" w:name="_Toc498329997"/>
      <w:bookmarkStart w:id="1231" w:name="_Toc498329722"/>
      <w:bookmarkStart w:id="1232" w:name="_Toc498329860"/>
      <w:bookmarkStart w:id="1233" w:name="_Toc498329998"/>
      <w:bookmarkStart w:id="1234" w:name="_Toc498329723"/>
      <w:bookmarkStart w:id="1235" w:name="_Toc498329861"/>
      <w:bookmarkStart w:id="1236" w:name="_Toc498329999"/>
      <w:bookmarkStart w:id="1237" w:name="_Toc498329724"/>
      <w:bookmarkStart w:id="1238" w:name="_Toc498329862"/>
      <w:bookmarkStart w:id="1239" w:name="_Toc498330000"/>
      <w:bookmarkStart w:id="1240" w:name="_Toc52463153"/>
      <w:bookmarkStart w:id="1241" w:name="_Toc54010665"/>
      <w:bookmarkEnd w:id="1158"/>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r w:rsidRPr="00FE3FE5">
        <w:rPr>
          <w:szCs w:val="24"/>
          <w:highlight w:val="yellow"/>
        </w:rPr>
        <w:t>Devices Used in Combination (if applicable)</w:t>
      </w:r>
      <w:bookmarkEnd w:id="1240"/>
      <w:bookmarkEnd w:id="1241"/>
    </w:p>
    <w:p w14:paraId="3647D063" w14:textId="77777777" w:rsidR="001970DA" w:rsidRPr="00FE3FE5" w:rsidRDefault="001970DA" w:rsidP="001970DA">
      <w:pPr>
        <w:pStyle w:val="BT1BodyTextI1"/>
        <w:rPr>
          <w:rFonts w:eastAsiaTheme="majorEastAsia" w:cs="Arial"/>
          <w:i/>
          <w:color w:val="0000FF"/>
          <w:highlight w:val="yellow"/>
        </w:rPr>
      </w:pPr>
      <w:r w:rsidRPr="00FE3FE5">
        <w:rPr>
          <w:rFonts w:eastAsia="Calibri" w:cs="Arial"/>
          <w:i/>
          <w:color w:val="0000FF"/>
          <w:highlight w:val="yellow"/>
        </w:rPr>
        <w:t xml:space="preserve">&lt;Identify and include other devices and products, which may be used in combination with the subject device(s) in scope of this clinical evaluation. </w:t>
      </w:r>
      <w:r w:rsidRPr="00FE3FE5">
        <w:rPr>
          <w:rFonts w:cs="Arial"/>
          <w:i/>
          <w:color w:val="0000FF"/>
          <w:highlight w:val="yellow"/>
        </w:rPr>
        <w:t>&gt;</w:t>
      </w:r>
    </w:p>
    <w:p w14:paraId="7C1229FF" w14:textId="77777777" w:rsidR="001970DA" w:rsidRPr="00FE3FE5" w:rsidRDefault="001970DA" w:rsidP="001970DA">
      <w:pPr>
        <w:pStyle w:val="Heading2"/>
        <w:rPr>
          <w:szCs w:val="24"/>
          <w:highlight w:val="yellow"/>
        </w:rPr>
      </w:pPr>
      <w:bookmarkStart w:id="1242" w:name="_Toc52463154"/>
      <w:bookmarkStart w:id="1243" w:name="_Toc54010666"/>
      <w:r w:rsidRPr="00FE3FE5">
        <w:rPr>
          <w:szCs w:val="24"/>
          <w:highlight w:val="yellow"/>
        </w:rPr>
        <w:t>Animal Tissues or Derivatives (if applicable)</w:t>
      </w:r>
      <w:bookmarkEnd w:id="1242"/>
      <w:bookmarkEnd w:id="1243"/>
    </w:p>
    <w:p w14:paraId="5FE21924" w14:textId="77777777" w:rsidR="001970DA" w:rsidRPr="00FE3FE5" w:rsidRDefault="001970DA" w:rsidP="001970DA">
      <w:pPr>
        <w:pStyle w:val="BT1BodyTextI1"/>
        <w:rPr>
          <w:rFonts w:cs="Arial"/>
          <w:i/>
          <w:color w:val="0000FF"/>
          <w:highlight w:val="yellow"/>
        </w:rPr>
      </w:pPr>
      <w:r w:rsidRPr="00FE3FE5">
        <w:rPr>
          <w:rFonts w:cs="Arial"/>
          <w:i/>
          <w:color w:val="0000FF"/>
          <w:highlight w:val="yellow"/>
        </w:rPr>
        <w:t xml:space="preserve">&lt;The information in this section may be obtained from Regulatory.&gt; </w:t>
      </w:r>
    </w:p>
    <w:p w14:paraId="7FEB5D81" w14:textId="77777777" w:rsidR="001970DA" w:rsidRPr="00FE3FE5" w:rsidRDefault="001970DA" w:rsidP="001970DA">
      <w:pPr>
        <w:pStyle w:val="BT1BodyTextI1"/>
        <w:rPr>
          <w:rFonts w:cs="Arial"/>
          <w:i/>
          <w:color w:val="00B050"/>
          <w:highlight w:val="yellow"/>
        </w:rPr>
      </w:pPr>
      <w:r w:rsidRPr="00FE3FE5">
        <w:rPr>
          <w:rFonts w:cs="Arial"/>
          <w:i/>
          <w:color w:val="00B050"/>
          <w:highlight w:val="yellow"/>
        </w:rPr>
        <w:t>Sample text:</w:t>
      </w:r>
    </w:p>
    <w:p w14:paraId="036F1F7E" w14:textId="77777777" w:rsidR="001970DA" w:rsidRPr="00FE3FE5" w:rsidRDefault="001970DA" w:rsidP="001970DA">
      <w:pPr>
        <w:pStyle w:val="BT1BodyTextI1"/>
        <w:rPr>
          <w:rFonts w:cs="Arial"/>
          <w:highlight w:val="yellow"/>
        </w:rPr>
      </w:pPr>
      <w:r w:rsidRPr="00FE3FE5">
        <w:rPr>
          <w:rFonts w:cs="Arial"/>
          <w:i/>
          <w:color w:val="00B050"/>
          <w:highlight w:val="yellow"/>
        </w:rPr>
        <w:t>There are no components of animal origin in the &lt;subject device. Any chemicals, such as mold release agents considered as tallow derivatives have been processed under conditions at least as rigorous as those specified in ISO 22442-1, Annex C, Section C.5, are considered exempt from Commission Regulation 722/2012 of 08 August 2012 (Article 1 Section 4(a)). These are considered acceptable for Transmissible Spongiform Encephalopathies risk due to their processing conditions and not their sourcing, irrespective of the geographical origin and the nature of the tissues from which tallow derivatives are derived.</w:t>
      </w:r>
    </w:p>
    <w:p w14:paraId="278306B0" w14:textId="5917E18A" w:rsidR="001970DA" w:rsidRPr="00FE3FE5" w:rsidRDefault="001970DA" w:rsidP="001970DA">
      <w:pPr>
        <w:pStyle w:val="BT1BodyTextI1"/>
        <w:rPr>
          <w:rFonts w:cs="Arial"/>
          <w:highlight w:val="yellow"/>
        </w:rPr>
      </w:pPr>
      <w:r w:rsidRPr="00FE3FE5">
        <w:rPr>
          <w:rFonts w:cs="Arial"/>
          <w:i/>
          <w:color w:val="0000FF"/>
          <w:highlight w:val="yellow"/>
        </w:rPr>
        <w:t>&lt;NOTE: For devices, such as Class I accessories which are not patient contacting, this section may not be relevant. Align with relevant stakeholders to determine content in this Section for such devices.&gt;</w:t>
      </w:r>
    </w:p>
    <w:p w14:paraId="4D5DB8F6" w14:textId="3FD1E8A9" w:rsidR="0048398A" w:rsidRPr="00FE3FE5" w:rsidRDefault="0048398A" w:rsidP="00437D04">
      <w:pPr>
        <w:pStyle w:val="Heading1"/>
        <w:rPr>
          <w:szCs w:val="24"/>
          <w:highlight w:val="yellow"/>
        </w:rPr>
      </w:pPr>
      <w:bookmarkStart w:id="1244" w:name="_Toc54010667"/>
      <w:r w:rsidRPr="00FE3FE5">
        <w:rPr>
          <w:szCs w:val="24"/>
          <w:highlight w:val="yellow"/>
        </w:rPr>
        <w:lastRenderedPageBreak/>
        <w:t>C</w:t>
      </w:r>
      <w:bookmarkEnd w:id="792"/>
      <w:r w:rsidR="00594396" w:rsidRPr="00FE3FE5">
        <w:rPr>
          <w:szCs w:val="24"/>
          <w:highlight w:val="yellow"/>
        </w:rPr>
        <w:t>linical Development Plan (Stage 0)</w:t>
      </w:r>
      <w:bookmarkEnd w:id="1244"/>
    </w:p>
    <w:p w14:paraId="4987AD0A" w14:textId="77777777" w:rsidR="00581D7B" w:rsidRPr="00FE3FE5" w:rsidRDefault="00581D7B" w:rsidP="00AC26BD">
      <w:pPr>
        <w:pStyle w:val="BT1BodyTextI1"/>
        <w:rPr>
          <w:rFonts w:cs="Arial"/>
          <w:i/>
          <w:color w:val="0000FF"/>
          <w:highlight w:val="yellow"/>
        </w:rPr>
      </w:pPr>
      <w:r w:rsidRPr="00FE3FE5">
        <w:rPr>
          <w:rFonts w:cs="Arial"/>
          <w:i/>
          <w:color w:val="0000FF"/>
          <w:highlight w:val="yellow"/>
        </w:rPr>
        <w:t>&lt;This section is an MDR requirement and may be removed if the subject devices remain certified under the MDD/AIMDD.&gt;</w:t>
      </w:r>
    </w:p>
    <w:p w14:paraId="750631DF" w14:textId="63DB85DA" w:rsidR="00581D7B" w:rsidRPr="00FE3FE5" w:rsidRDefault="00581D7B" w:rsidP="00AC26BD">
      <w:pPr>
        <w:pStyle w:val="BT1BodyTextI1"/>
        <w:rPr>
          <w:rFonts w:cs="Arial"/>
          <w:highlight w:val="yellow"/>
        </w:rPr>
      </w:pPr>
      <w:r w:rsidRPr="00FE3FE5">
        <w:rPr>
          <w:rFonts w:cs="Arial"/>
          <w:i/>
          <w:color w:val="0000FF"/>
          <w:highlight w:val="yellow"/>
        </w:rPr>
        <w:t xml:space="preserve">&lt;Outline the clinical development plan for the subject device. Reference the </w:t>
      </w:r>
      <w:r w:rsidR="00594396" w:rsidRPr="00FE3FE5">
        <w:rPr>
          <w:rFonts w:cs="Arial"/>
          <w:i/>
          <w:color w:val="0000FF"/>
          <w:highlight w:val="yellow"/>
        </w:rPr>
        <w:t>CDP created by Clinical Affairs</w:t>
      </w:r>
      <w:r w:rsidR="00780791" w:rsidRPr="00FE3FE5">
        <w:rPr>
          <w:rFonts w:cs="Arial"/>
          <w:i/>
          <w:color w:val="0000FF"/>
          <w:highlight w:val="yellow"/>
        </w:rPr>
        <w:t xml:space="preserve">, </w:t>
      </w:r>
      <w:r w:rsidRPr="00FE3FE5">
        <w:rPr>
          <w:rFonts w:cs="Arial"/>
          <w:i/>
          <w:color w:val="0000FF"/>
          <w:highlight w:val="yellow"/>
        </w:rPr>
        <w:t>if applicable. Insert the CDP table, if applicable.</w:t>
      </w:r>
      <w:r w:rsidR="00594396" w:rsidRPr="00FE3FE5">
        <w:rPr>
          <w:rFonts w:cs="Arial"/>
          <w:i/>
          <w:color w:val="0000FF"/>
          <w:highlight w:val="yellow"/>
        </w:rPr>
        <w:t xml:space="preserve"> If no CDP has been created, involve Clinical Affairs in the development of content for this section.</w:t>
      </w:r>
      <w:r w:rsidRPr="00FE3FE5">
        <w:rPr>
          <w:rFonts w:cs="Arial"/>
          <w:i/>
          <w:color w:val="0000FF"/>
          <w:highlight w:val="yellow"/>
        </w:rPr>
        <w:t>&gt;</w:t>
      </w:r>
    </w:p>
    <w:p w14:paraId="09B41EAB" w14:textId="77777777" w:rsidR="00581D7B" w:rsidRPr="00FE3FE5" w:rsidRDefault="00581D7B" w:rsidP="00AC26BD">
      <w:pPr>
        <w:pStyle w:val="BT1BodyTextI1"/>
        <w:rPr>
          <w:rFonts w:cs="Arial"/>
          <w:i/>
          <w:color w:val="00B050"/>
          <w:highlight w:val="yellow"/>
        </w:rPr>
      </w:pPr>
      <w:r w:rsidRPr="00FE3FE5">
        <w:rPr>
          <w:rFonts w:cs="Arial"/>
          <w:i/>
          <w:color w:val="00B050"/>
          <w:highlight w:val="yellow"/>
        </w:rPr>
        <w:t>Sample text:</w:t>
      </w:r>
    </w:p>
    <w:p w14:paraId="5E0933E7" w14:textId="7D9336DC" w:rsidR="00581D7B" w:rsidRPr="00FE3FE5" w:rsidRDefault="00581D7B" w:rsidP="00AC26BD">
      <w:pPr>
        <w:pStyle w:val="BT1BodyTextI1"/>
        <w:rPr>
          <w:rFonts w:cs="Arial"/>
          <w:highlight w:val="yellow"/>
        </w:rPr>
      </w:pPr>
      <w:r w:rsidRPr="00FE3FE5">
        <w:rPr>
          <w:rFonts w:cs="Arial"/>
          <w:i/>
          <w:color w:val="00B050"/>
          <w:highlight w:val="yellow"/>
        </w:rPr>
        <w:t>The clinical development plan (CDP) provides an overview of the progression from exploratory investigations, such as first-in-man studies, feasibility and pilot studies, to confirmatory investigations, such as pivotal investigations, and a PMCF for the device under evaluation. The CDP (as required by Annex XIV: 1a) for &lt;&lt;Device&gt;&gt; is summarized in</w:t>
      </w:r>
      <w:r w:rsidR="005633DA" w:rsidRPr="00FE3FE5">
        <w:rPr>
          <w:rFonts w:cs="Arial"/>
          <w:i/>
          <w:color w:val="00B050"/>
          <w:highlight w:val="yellow"/>
        </w:rPr>
        <w:t xml:space="preserve"> </w:t>
      </w:r>
      <w:r w:rsidR="005633DA" w:rsidRPr="00FE3FE5">
        <w:rPr>
          <w:rFonts w:cs="Arial"/>
          <w:i/>
          <w:color w:val="00B050"/>
          <w:highlight w:val="yellow"/>
        </w:rPr>
        <w:fldChar w:fldCharType="begin"/>
      </w:r>
      <w:r w:rsidR="005633DA" w:rsidRPr="00FE3FE5">
        <w:rPr>
          <w:rFonts w:cs="Arial"/>
          <w:i/>
          <w:color w:val="00B050"/>
          <w:highlight w:val="yellow"/>
        </w:rPr>
        <w:instrText xml:space="preserve"> REF _Ref531894256 \h  \* MERGEFORMAT </w:instrText>
      </w:r>
      <w:r w:rsidR="005633DA" w:rsidRPr="00FE3FE5">
        <w:rPr>
          <w:rFonts w:cs="Arial"/>
          <w:i/>
          <w:color w:val="00B050"/>
          <w:highlight w:val="yellow"/>
        </w:rPr>
      </w:r>
      <w:r w:rsidR="005633DA" w:rsidRPr="00FE3FE5">
        <w:rPr>
          <w:rFonts w:cs="Arial"/>
          <w:i/>
          <w:color w:val="00B050"/>
          <w:highlight w:val="yellow"/>
        </w:rPr>
        <w:fldChar w:fldCharType="separate"/>
      </w:r>
      <w:r w:rsidR="001C3899" w:rsidRPr="00FE3FE5">
        <w:rPr>
          <w:rFonts w:cs="Arial"/>
          <w:i/>
          <w:color w:val="00B050"/>
          <w:highlight w:val="yellow"/>
        </w:rPr>
        <w:t>Table 14</w:t>
      </w:r>
      <w:r w:rsidR="005633DA" w:rsidRPr="00FE3FE5">
        <w:rPr>
          <w:rFonts w:cs="Arial"/>
          <w:i/>
          <w:color w:val="00B050"/>
          <w:highlight w:val="yellow"/>
        </w:rPr>
        <w:fldChar w:fldCharType="end"/>
      </w:r>
      <w:r w:rsidRPr="00FE3FE5">
        <w:rPr>
          <w:rFonts w:cs="Arial"/>
          <w:i/>
          <w:color w:val="00B050"/>
          <w:highlight w:val="yellow"/>
        </w:rPr>
        <w:t>.</w:t>
      </w:r>
      <w:r w:rsidRPr="00FE3FE5">
        <w:rPr>
          <w:rFonts w:cs="Arial"/>
          <w:highlight w:val="yellow"/>
        </w:rPr>
        <w:t xml:space="preserve"> </w:t>
      </w:r>
    </w:p>
    <w:p w14:paraId="2218FE16" w14:textId="3433A41B" w:rsidR="00581D7B" w:rsidRPr="00FE3FE5" w:rsidRDefault="00581D7B" w:rsidP="00437D04">
      <w:pPr>
        <w:pStyle w:val="Caption"/>
        <w:rPr>
          <w:rFonts w:cs="Arial"/>
          <w:i/>
          <w:color w:val="00B050"/>
          <w:szCs w:val="24"/>
          <w:highlight w:val="yellow"/>
        </w:rPr>
      </w:pPr>
      <w:bookmarkStart w:id="1245" w:name="_Ref531894256"/>
      <w:bookmarkStart w:id="1246" w:name="_Toc54010728"/>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1C3899" w:rsidRPr="00FE3FE5">
        <w:rPr>
          <w:rFonts w:cs="Arial"/>
          <w:i/>
          <w:noProof/>
          <w:color w:val="00B050"/>
          <w:szCs w:val="24"/>
          <w:highlight w:val="yellow"/>
        </w:rPr>
        <w:t>14</w:t>
      </w:r>
      <w:r w:rsidRPr="00FE3FE5">
        <w:rPr>
          <w:rFonts w:cs="Arial"/>
          <w:i/>
          <w:color w:val="00B050"/>
          <w:szCs w:val="24"/>
          <w:highlight w:val="yellow"/>
        </w:rPr>
        <w:fldChar w:fldCharType="end"/>
      </w:r>
      <w:bookmarkEnd w:id="1245"/>
      <w:r w:rsidRPr="00FE3FE5">
        <w:rPr>
          <w:rFonts w:cs="Arial"/>
          <w:i/>
          <w:color w:val="00B050"/>
          <w:szCs w:val="24"/>
          <w:highlight w:val="yellow"/>
        </w:rPr>
        <w:t>. Clinical Development Plan Summary</w:t>
      </w:r>
      <w:bookmarkEnd w:id="1246"/>
    </w:p>
    <w:tbl>
      <w:tblPr>
        <w:tblStyle w:val="TableGrid"/>
        <w:tblW w:w="0" w:type="auto"/>
        <w:tblLook w:val="04A0" w:firstRow="1" w:lastRow="0" w:firstColumn="1" w:lastColumn="0" w:noHBand="0" w:noVBand="1"/>
      </w:tblPr>
      <w:tblGrid>
        <w:gridCol w:w="1881"/>
        <w:gridCol w:w="2117"/>
        <w:gridCol w:w="1850"/>
        <w:gridCol w:w="1901"/>
        <w:gridCol w:w="1601"/>
      </w:tblGrid>
      <w:tr w:rsidR="00C11858" w:rsidRPr="00FE3FE5" w14:paraId="28ECE347" w14:textId="77777777" w:rsidTr="00C11858">
        <w:trPr>
          <w:trHeight w:val="539"/>
        </w:trPr>
        <w:tc>
          <w:tcPr>
            <w:tcW w:w="1881" w:type="dxa"/>
            <w:shd w:val="clear" w:color="auto" w:fill="D9D9D9" w:themeFill="background1" w:themeFillShade="D9"/>
          </w:tcPr>
          <w:p w14:paraId="3460A50E" w14:textId="77777777" w:rsidR="00C11858" w:rsidRPr="00FE3FE5" w:rsidRDefault="00C11858" w:rsidP="00C11858">
            <w:pPr>
              <w:pStyle w:val="TableHeader"/>
              <w:rPr>
                <w:rFonts w:cs="Arial"/>
                <w:sz w:val="24"/>
                <w:szCs w:val="24"/>
                <w:highlight w:val="yellow"/>
              </w:rPr>
            </w:pPr>
            <w:bookmarkStart w:id="1247" w:name="_Toc524952185"/>
            <w:r w:rsidRPr="00FE3FE5">
              <w:rPr>
                <w:rFonts w:cs="Arial"/>
                <w:sz w:val="24"/>
                <w:szCs w:val="24"/>
                <w:highlight w:val="yellow"/>
              </w:rPr>
              <w:t>Type of Clinical Evidence</w:t>
            </w:r>
            <w:bookmarkEnd w:id="1247"/>
          </w:p>
        </w:tc>
        <w:tc>
          <w:tcPr>
            <w:tcW w:w="2117" w:type="dxa"/>
            <w:shd w:val="clear" w:color="auto" w:fill="D9D9D9" w:themeFill="background1" w:themeFillShade="D9"/>
          </w:tcPr>
          <w:p w14:paraId="7AA8E93E" w14:textId="77777777" w:rsidR="00C11858" w:rsidRPr="00FE3FE5" w:rsidRDefault="00C11858" w:rsidP="00C11858">
            <w:pPr>
              <w:pStyle w:val="TableHeader"/>
              <w:rPr>
                <w:rFonts w:cs="Arial"/>
                <w:sz w:val="24"/>
                <w:szCs w:val="24"/>
                <w:highlight w:val="yellow"/>
              </w:rPr>
            </w:pPr>
            <w:bookmarkStart w:id="1248" w:name="_Toc524952186"/>
            <w:r w:rsidRPr="00FE3FE5">
              <w:rPr>
                <w:rFonts w:cs="Arial"/>
                <w:sz w:val="24"/>
                <w:szCs w:val="24"/>
                <w:highlight w:val="yellow"/>
              </w:rPr>
              <w:t>Potential Acceptance Criteria</w:t>
            </w:r>
            <w:bookmarkEnd w:id="1248"/>
            <w:r w:rsidRPr="00FE3FE5">
              <w:rPr>
                <w:rFonts w:cs="Arial"/>
                <w:sz w:val="24"/>
                <w:szCs w:val="24"/>
                <w:highlight w:val="yellow"/>
              </w:rPr>
              <w:t xml:space="preserve"> </w:t>
            </w:r>
          </w:p>
        </w:tc>
        <w:tc>
          <w:tcPr>
            <w:tcW w:w="1850" w:type="dxa"/>
            <w:shd w:val="clear" w:color="auto" w:fill="D9D9D9" w:themeFill="background1" w:themeFillShade="D9"/>
          </w:tcPr>
          <w:p w14:paraId="3D08E396" w14:textId="77777777" w:rsidR="00C11858" w:rsidRPr="00FE3FE5" w:rsidRDefault="00C11858" w:rsidP="00C11858">
            <w:pPr>
              <w:pStyle w:val="TableHeader"/>
              <w:rPr>
                <w:rFonts w:cs="Arial"/>
                <w:sz w:val="24"/>
                <w:szCs w:val="24"/>
                <w:highlight w:val="yellow"/>
              </w:rPr>
            </w:pPr>
            <w:bookmarkStart w:id="1249" w:name="_Toc524952187"/>
            <w:r w:rsidRPr="00FE3FE5">
              <w:rPr>
                <w:rFonts w:cs="Arial"/>
                <w:sz w:val="24"/>
                <w:szCs w:val="24"/>
                <w:highlight w:val="yellow"/>
              </w:rPr>
              <w:t>Milestone</w:t>
            </w:r>
            <w:bookmarkEnd w:id="1249"/>
          </w:p>
        </w:tc>
        <w:tc>
          <w:tcPr>
            <w:tcW w:w="1901" w:type="dxa"/>
            <w:shd w:val="clear" w:color="auto" w:fill="D9D9D9" w:themeFill="background1" w:themeFillShade="D9"/>
          </w:tcPr>
          <w:p w14:paraId="190FD945" w14:textId="77777777" w:rsidR="00C11858" w:rsidRPr="00FE3FE5" w:rsidRDefault="00C11858" w:rsidP="00C11858">
            <w:pPr>
              <w:pStyle w:val="TableHeader"/>
              <w:rPr>
                <w:rFonts w:cs="Arial"/>
                <w:sz w:val="24"/>
                <w:szCs w:val="24"/>
                <w:highlight w:val="yellow"/>
              </w:rPr>
            </w:pPr>
            <w:bookmarkStart w:id="1250" w:name="_Toc524952188"/>
            <w:r w:rsidRPr="00FE3FE5">
              <w:rPr>
                <w:rFonts w:cs="Arial"/>
                <w:sz w:val="24"/>
                <w:szCs w:val="24"/>
                <w:highlight w:val="yellow"/>
              </w:rPr>
              <w:t>Estimated Timeline</w:t>
            </w:r>
            <w:bookmarkEnd w:id="1250"/>
          </w:p>
        </w:tc>
        <w:tc>
          <w:tcPr>
            <w:tcW w:w="1601" w:type="dxa"/>
            <w:shd w:val="clear" w:color="auto" w:fill="D9D9D9" w:themeFill="background1" w:themeFillShade="D9"/>
          </w:tcPr>
          <w:p w14:paraId="100EF580" w14:textId="77777777" w:rsidR="00C11858" w:rsidRPr="00FE3FE5" w:rsidRDefault="00C11858" w:rsidP="00C11858">
            <w:pPr>
              <w:pStyle w:val="TableHeader"/>
              <w:rPr>
                <w:rFonts w:cs="Arial"/>
                <w:sz w:val="24"/>
                <w:szCs w:val="24"/>
                <w:highlight w:val="yellow"/>
              </w:rPr>
            </w:pPr>
            <w:r w:rsidRPr="00FE3FE5">
              <w:rPr>
                <w:rFonts w:cs="Arial"/>
                <w:sz w:val="24"/>
                <w:szCs w:val="24"/>
                <w:highlight w:val="yellow"/>
              </w:rPr>
              <w:t>References</w:t>
            </w:r>
          </w:p>
        </w:tc>
      </w:tr>
      <w:tr w:rsidR="00C11858" w:rsidRPr="00FE3FE5" w14:paraId="33955347" w14:textId="77777777" w:rsidTr="00AA223A">
        <w:tc>
          <w:tcPr>
            <w:tcW w:w="1881" w:type="dxa"/>
          </w:tcPr>
          <w:p w14:paraId="22D7E1FA" w14:textId="77777777" w:rsidR="00C11858" w:rsidRPr="00FE3FE5" w:rsidRDefault="00C11858" w:rsidP="00C11858">
            <w:pPr>
              <w:pStyle w:val="TableEntry"/>
              <w:rPr>
                <w:rFonts w:cs="Arial"/>
                <w:sz w:val="24"/>
                <w:szCs w:val="24"/>
                <w:highlight w:val="yellow"/>
              </w:rPr>
            </w:pPr>
            <w:bookmarkStart w:id="1251" w:name="_Toc524952189"/>
            <w:r w:rsidRPr="00FE3FE5">
              <w:rPr>
                <w:rFonts w:cs="Arial"/>
                <w:sz w:val="24"/>
                <w:szCs w:val="24"/>
                <w:highlight w:val="yellow"/>
              </w:rPr>
              <w:t xml:space="preserve">(e.g. IDE trial, PMCF trial, physician survey, </w:t>
            </w:r>
            <w:proofErr w:type="spellStart"/>
            <w:r w:rsidRPr="00FE3FE5">
              <w:rPr>
                <w:rFonts w:cs="Arial"/>
                <w:sz w:val="24"/>
                <w:szCs w:val="24"/>
                <w:highlight w:val="yellow"/>
              </w:rPr>
              <w:t>etc</w:t>
            </w:r>
            <w:proofErr w:type="spellEnd"/>
            <w:r w:rsidRPr="00FE3FE5">
              <w:rPr>
                <w:rFonts w:cs="Arial"/>
                <w:sz w:val="24"/>
                <w:szCs w:val="24"/>
                <w:highlight w:val="yellow"/>
              </w:rPr>
              <w:t>)</w:t>
            </w:r>
            <w:bookmarkEnd w:id="1251"/>
          </w:p>
        </w:tc>
        <w:tc>
          <w:tcPr>
            <w:tcW w:w="2117" w:type="dxa"/>
          </w:tcPr>
          <w:p w14:paraId="4F04FCBA" w14:textId="77777777" w:rsidR="00C11858" w:rsidRPr="00FE3FE5" w:rsidRDefault="00C11858" w:rsidP="00C11858">
            <w:pPr>
              <w:pStyle w:val="TableEntry"/>
              <w:rPr>
                <w:rFonts w:cs="Arial"/>
                <w:sz w:val="24"/>
                <w:szCs w:val="24"/>
                <w:highlight w:val="yellow"/>
              </w:rPr>
            </w:pPr>
            <w:bookmarkStart w:id="1252" w:name="_Toc524952190"/>
            <w:r w:rsidRPr="00FE3FE5">
              <w:rPr>
                <w:rFonts w:cs="Arial"/>
                <w:sz w:val="24"/>
                <w:szCs w:val="24"/>
                <w:highlight w:val="yellow"/>
              </w:rPr>
              <w:t>Include clinical safety, clinical performance, and clinical benefit assessments.</w:t>
            </w:r>
            <w:bookmarkEnd w:id="1252"/>
          </w:p>
        </w:tc>
        <w:tc>
          <w:tcPr>
            <w:tcW w:w="1850" w:type="dxa"/>
          </w:tcPr>
          <w:p w14:paraId="0D603B4C" w14:textId="77777777" w:rsidR="00C11858" w:rsidRPr="00FE3FE5" w:rsidRDefault="00C11858" w:rsidP="00C11858">
            <w:pPr>
              <w:pStyle w:val="TableEntry"/>
              <w:rPr>
                <w:rFonts w:cs="Arial"/>
                <w:sz w:val="24"/>
                <w:szCs w:val="24"/>
                <w:highlight w:val="yellow"/>
              </w:rPr>
            </w:pPr>
            <w:bookmarkStart w:id="1253" w:name="_Toc524952191"/>
            <w:r w:rsidRPr="00FE3FE5">
              <w:rPr>
                <w:rFonts w:cs="Arial"/>
                <w:sz w:val="24"/>
                <w:szCs w:val="24"/>
                <w:highlight w:val="yellow"/>
              </w:rPr>
              <w:t xml:space="preserve">(e.g. Complete enrollments, Complete final report, </w:t>
            </w:r>
            <w:proofErr w:type="spellStart"/>
            <w:r w:rsidRPr="00FE3FE5">
              <w:rPr>
                <w:rFonts w:cs="Arial"/>
                <w:sz w:val="24"/>
                <w:szCs w:val="24"/>
                <w:highlight w:val="yellow"/>
              </w:rPr>
              <w:t>etc</w:t>
            </w:r>
            <w:proofErr w:type="spellEnd"/>
            <w:r w:rsidRPr="00FE3FE5">
              <w:rPr>
                <w:rFonts w:cs="Arial"/>
                <w:sz w:val="24"/>
                <w:szCs w:val="24"/>
                <w:highlight w:val="yellow"/>
              </w:rPr>
              <w:t>)</w:t>
            </w:r>
            <w:bookmarkEnd w:id="1253"/>
          </w:p>
        </w:tc>
        <w:tc>
          <w:tcPr>
            <w:tcW w:w="1901" w:type="dxa"/>
          </w:tcPr>
          <w:p w14:paraId="3FCF9047" w14:textId="77777777" w:rsidR="00C11858" w:rsidRPr="00FE3FE5" w:rsidRDefault="00C11858" w:rsidP="00C11858">
            <w:pPr>
              <w:pStyle w:val="TableEntry"/>
              <w:rPr>
                <w:rFonts w:cs="Arial"/>
                <w:sz w:val="24"/>
                <w:szCs w:val="24"/>
                <w:highlight w:val="yellow"/>
              </w:rPr>
            </w:pPr>
            <w:bookmarkStart w:id="1254" w:name="_Toc524952192"/>
            <w:r w:rsidRPr="00FE3FE5">
              <w:rPr>
                <w:rFonts w:cs="Arial"/>
                <w:sz w:val="24"/>
                <w:szCs w:val="24"/>
                <w:highlight w:val="yellow"/>
              </w:rPr>
              <w:t>Included estimated complete dates (e.g. Dec 2018)</w:t>
            </w:r>
            <w:bookmarkEnd w:id="1254"/>
          </w:p>
        </w:tc>
        <w:tc>
          <w:tcPr>
            <w:tcW w:w="1601" w:type="dxa"/>
          </w:tcPr>
          <w:p w14:paraId="18DEBA14" w14:textId="77777777" w:rsidR="00C11858" w:rsidRPr="00FE3FE5" w:rsidRDefault="00C11858" w:rsidP="00C11858">
            <w:pPr>
              <w:pStyle w:val="TableEntry"/>
              <w:rPr>
                <w:rFonts w:cs="Arial"/>
                <w:sz w:val="24"/>
                <w:szCs w:val="24"/>
              </w:rPr>
            </w:pPr>
            <w:r w:rsidRPr="00FE3FE5">
              <w:rPr>
                <w:rFonts w:cs="Arial"/>
                <w:sz w:val="24"/>
                <w:szCs w:val="24"/>
                <w:highlight w:val="yellow"/>
              </w:rPr>
              <w:t>Refer to CIP or CIR numbers</w:t>
            </w:r>
          </w:p>
        </w:tc>
      </w:tr>
      <w:tr w:rsidR="00C11858" w:rsidRPr="00FE3FE5" w14:paraId="2021B933" w14:textId="77777777" w:rsidTr="00AA223A">
        <w:tc>
          <w:tcPr>
            <w:tcW w:w="1881" w:type="dxa"/>
          </w:tcPr>
          <w:p w14:paraId="02A8A59C" w14:textId="77777777" w:rsidR="00C11858" w:rsidRPr="00FE3FE5" w:rsidRDefault="00C11858" w:rsidP="00C11858">
            <w:pPr>
              <w:pStyle w:val="TableEntry"/>
              <w:rPr>
                <w:rFonts w:cs="Arial"/>
                <w:sz w:val="24"/>
                <w:szCs w:val="24"/>
              </w:rPr>
            </w:pPr>
          </w:p>
        </w:tc>
        <w:tc>
          <w:tcPr>
            <w:tcW w:w="2117" w:type="dxa"/>
          </w:tcPr>
          <w:p w14:paraId="1AE60AD8" w14:textId="77777777" w:rsidR="00C11858" w:rsidRPr="00FE3FE5" w:rsidRDefault="00C11858" w:rsidP="00C11858">
            <w:pPr>
              <w:pStyle w:val="TableEntry"/>
              <w:rPr>
                <w:rFonts w:cs="Arial"/>
                <w:sz w:val="24"/>
                <w:szCs w:val="24"/>
              </w:rPr>
            </w:pPr>
          </w:p>
        </w:tc>
        <w:tc>
          <w:tcPr>
            <w:tcW w:w="1850" w:type="dxa"/>
          </w:tcPr>
          <w:p w14:paraId="063ACAA7" w14:textId="77777777" w:rsidR="00C11858" w:rsidRPr="00FE3FE5" w:rsidRDefault="00C11858" w:rsidP="00C11858">
            <w:pPr>
              <w:pStyle w:val="TableEntry"/>
              <w:rPr>
                <w:rFonts w:cs="Arial"/>
                <w:sz w:val="24"/>
                <w:szCs w:val="24"/>
              </w:rPr>
            </w:pPr>
          </w:p>
        </w:tc>
        <w:tc>
          <w:tcPr>
            <w:tcW w:w="1901" w:type="dxa"/>
          </w:tcPr>
          <w:p w14:paraId="187D2C68" w14:textId="77777777" w:rsidR="00C11858" w:rsidRPr="00FE3FE5" w:rsidRDefault="00C11858" w:rsidP="00C11858">
            <w:pPr>
              <w:pStyle w:val="TableEntry"/>
              <w:rPr>
                <w:rFonts w:cs="Arial"/>
                <w:sz w:val="24"/>
                <w:szCs w:val="24"/>
              </w:rPr>
            </w:pPr>
          </w:p>
        </w:tc>
        <w:tc>
          <w:tcPr>
            <w:tcW w:w="1601" w:type="dxa"/>
          </w:tcPr>
          <w:p w14:paraId="151D4D0D" w14:textId="77777777" w:rsidR="00C11858" w:rsidRPr="00FE3FE5" w:rsidRDefault="00C11858" w:rsidP="00C11858">
            <w:pPr>
              <w:pStyle w:val="TableEntry"/>
              <w:rPr>
                <w:rFonts w:cs="Arial"/>
                <w:sz w:val="24"/>
                <w:szCs w:val="24"/>
              </w:rPr>
            </w:pPr>
          </w:p>
        </w:tc>
      </w:tr>
      <w:tr w:rsidR="00C11858" w:rsidRPr="00FE3FE5" w14:paraId="4F1479D2" w14:textId="77777777" w:rsidTr="00AA223A">
        <w:tc>
          <w:tcPr>
            <w:tcW w:w="1881" w:type="dxa"/>
          </w:tcPr>
          <w:p w14:paraId="48CAAC53" w14:textId="77777777" w:rsidR="00C11858" w:rsidRPr="00FE3FE5" w:rsidRDefault="00C11858" w:rsidP="00C11858">
            <w:pPr>
              <w:pStyle w:val="TableEntry"/>
              <w:rPr>
                <w:rFonts w:cs="Arial"/>
                <w:sz w:val="24"/>
                <w:szCs w:val="24"/>
              </w:rPr>
            </w:pPr>
          </w:p>
        </w:tc>
        <w:tc>
          <w:tcPr>
            <w:tcW w:w="2117" w:type="dxa"/>
          </w:tcPr>
          <w:p w14:paraId="2241BAFB" w14:textId="77777777" w:rsidR="00C11858" w:rsidRPr="00FE3FE5" w:rsidRDefault="00C11858" w:rsidP="00C11858">
            <w:pPr>
              <w:pStyle w:val="TableEntry"/>
              <w:rPr>
                <w:rFonts w:cs="Arial"/>
                <w:sz w:val="24"/>
                <w:szCs w:val="24"/>
              </w:rPr>
            </w:pPr>
          </w:p>
        </w:tc>
        <w:tc>
          <w:tcPr>
            <w:tcW w:w="1850" w:type="dxa"/>
          </w:tcPr>
          <w:p w14:paraId="4EAEE5F5" w14:textId="77777777" w:rsidR="00C11858" w:rsidRPr="00FE3FE5" w:rsidRDefault="00C11858" w:rsidP="00C11858">
            <w:pPr>
              <w:pStyle w:val="TableEntry"/>
              <w:rPr>
                <w:rFonts w:cs="Arial"/>
                <w:sz w:val="24"/>
                <w:szCs w:val="24"/>
              </w:rPr>
            </w:pPr>
          </w:p>
        </w:tc>
        <w:tc>
          <w:tcPr>
            <w:tcW w:w="1901" w:type="dxa"/>
          </w:tcPr>
          <w:p w14:paraId="26B8B961" w14:textId="77777777" w:rsidR="00C11858" w:rsidRPr="00FE3FE5" w:rsidRDefault="00C11858" w:rsidP="00C11858">
            <w:pPr>
              <w:pStyle w:val="TableEntry"/>
              <w:rPr>
                <w:rFonts w:cs="Arial"/>
                <w:sz w:val="24"/>
                <w:szCs w:val="24"/>
              </w:rPr>
            </w:pPr>
          </w:p>
        </w:tc>
        <w:tc>
          <w:tcPr>
            <w:tcW w:w="1601" w:type="dxa"/>
          </w:tcPr>
          <w:p w14:paraId="17AC7BC2" w14:textId="77777777" w:rsidR="00C11858" w:rsidRPr="00FE3FE5" w:rsidRDefault="00C11858" w:rsidP="00C11858">
            <w:pPr>
              <w:pStyle w:val="TableEntry"/>
              <w:rPr>
                <w:rFonts w:cs="Arial"/>
                <w:sz w:val="24"/>
                <w:szCs w:val="24"/>
              </w:rPr>
            </w:pPr>
          </w:p>
        </w:tc>
      </w:tr>
    </w:tbl>
    <w:p w14:paraId="548F211F" w14:textId="6064C201" w:rsidR="00201B72" w:rsidRPr="00FE3FE5" w:rsidRDefault="00201B72" w:rsidP="00437D04">
      <w:pPr>
        <w:pStyle w:val="Heading1"/>
        <w:rPr>
          <w:szCs w:val="24"/>
        </w:rPr>
      </w:pPr>
      <w:bookmarkStart w:id="1255" w:name="_Toc54010668"/>
      <w:bookmarkStart w:id="1256" w:name="_Toc517804660"/>
      <w:r w:rsidRPr="00FE3FE5">
        <w:rPr>
          <w:szCs w:val="24"/>
        </w:rPr>
        <w:t>Equivalency Assessment (Stage 0)</w:t>
      </w:r>
      <w:bookmarkEnd w:id="1255"/>
    </w:p>
    <w:p w14:paraId="6B94DBEB" w14:textId="77777777" w:rsidR="00420CBA" w:rsidRPr="00FE3FE5" w:rsidRDefault="00420CBA" w:rsidP="00420CBA">
      <w:pPr>
        <w:pStyle w:val="BT1BodyTextI1"/>
        <w:ind w:left="0"/>
        <w:rPr>
          <w:ins w:id="1257" w:author="Madhura Ramojwar" w:date="2021-04-22T14:29:00Z"/>
          <w:rFonts w:cs="Arial"/>
          <w:color w:val="000000" w:themeColor="text1"/>
        </w:rPr>
      </w:pPr>
      <w:ins w:id="1258" w:author="Madhura Ramojwar" w:date="2021-04-22T14:29:00Z">
        <w:r w:rsidRPr="00FE3FE5">
          <w:rPr>
            <w:rFonts w:cs="Arial"/>
            <w:color w:val="000000" w:themeColor="text1"/>
          </w:rPr>
          <w:t xml:space="preserve">Equivalence to other devices will not be claimed for the Axium Neurostimulator System. </w:t>
        </w:r>
      </w:ins>
    </w:p>
    <w:p w14:paraId="48C5BD6F" w14:textId="7CFB1C75" w:rsidR="00420CBA" w:rsidRPr="00FE3FE5" w:rsidRDefault="00420CBA" w:rsidP="00420CBA">
      <w:pPr>
        <w:pStyle w:val="Heading1"/>
        <w:numPr>
          <w:ilvl w:val="0"/>
          <w:numId w:val="0"/>
        </w:numPr>
        <w:rPr>
          <w:ins w:id="1259" w:author="Madhura Ramojwar" w:date="2021-04-22T14:29:00Z"/>
          <w:caps w:val="0"/>
          <w:szCs w:val="24"/>
        </w:rPr>
        <w:pPrChange w:id="1260" w:author="Madhura Ramojwar" w:date="2021-04-22T14:29:00Z">
          <w:pPr>
            <w:pStyle w:val="Heading1"/>
            <w:numPr>
              <w:numId w:val="66"/>
            </w:numPr>
            <w:ind w:left="360" w:hanging="360"/>
          </w:pPr>
        </w:pPrChange>
      </w:pPr>
      <w:bookmarkStart w:id="1261" w:name="_Toc519254495"/>
      <w:bookmarkStart w:id="1262" w:name="_Toc519254496"/>
      <w:bookmarkStart w:id="1263" w:name="_Toc519254497"/>
      <w:bookmarkStart w:id="1264" w:name="_Toc519254498"/>
      <w:bookmarkStart w:id="1265" w:name="_Toc264208"/>
      <w:bookmarkEnd w:id="1261"/>
      <w:bookmarkEnd w:id="1262"/>
      <w:bookmarkEnd w:id="1263"/>
      <w:bookmarkEnd w:id="1264"/>
      <w:ins w:id="1266" w:author="Madhura Ramojwar" w:date="2021-04-22T14:29:00Z">
        <w:r w:rsidRPr="00FE3FE5">
          <w:rPr>
            <w:caps w:val="0"/>
            <w:szCs w:val="24"/>
          </w:rPr>
          <w:t>6.1</w:t>
        </w:r>
        <w:r w:rsidRPr="00FE3FE5">
          <w:rPr>
            <w:caps w:val="0"/>
            <w:szCs w:val="24"/>
          </w:rPr>
          <w:tab/>
        </w:r>
        <w:bookmarkStart w:id="1267" w:name="_Toc41489718"/>
        <w:r w:rsidRPr="00FE3FE5">
          <w:rPr>
            <w:caps w:val="0"/>
            <w:szCs w:val="24"/>
          </w:rPr>
          <w:t>Identify Pertinent Data for Clinical Evaluation (stage 1)</w:t>
        </w:r>
        <w:bookmarkEnd w:id="1265"/>
        <w:bookmarkEnd w:id="1267"/>
      </w:ins>
    </w:p>
    <w:p w14:paraId="650116ED" w14:textId="77777777" w:rsidR="00420CBA" w:rsidRPr="00FE3FE5" w:rsidRDefault="00420CBA" w:rsidP="00420CBA">
      <w:pPr>
        <w:pStyle w:val="BodyText"/>
        <w:rPr>
          <w:ins w:id="1268" w:author="Madhura Ramojwar" w:date="2021-04-22T14:29:00Z"/>
          <w:rFonts w:cs="Arial"/>
        </w:rPr>
      </w:pPr>
      <w:ins w:id="1269" w:author="Madhura Ramojwar" w:date="2021-04-22T14:29:00Z">
        <w:r w:rsidRPr="00FE3FE5">
          <w:rPr>
            <w:rFonts w:cs="Arial"/>
          </w:rPr>
          <w:t xml:space="preserve">The CER will include an evaluation of the safety, performance, risk/benefit profile and acceptability of undesirable side-effects of the Axium Neurostimulator System as identified through a review of the following data sources and types of data: </w:t>
        </w:r>
      </w:ins>
    </w:p>
    <w:p w14:paraId="75D96680" w14:textId="77777777" w:rsidR="00420CBA" w:rsidRPr="00FE3FE5" w:rsidRDefault="00420CBA" w:rsidP="00420CBA">
      <w:pPr>
        <w:numPr>
          <w:ilvl w:val="0"/>
          <w:numId w:val="1"/>
        </w:numPr>
        <w:tabs>
          <w:tab w:val="clear" w:pos="1440"/>
          <w:tab w:val="num" w:pos="360"/>
        </w:tabs>
        <w:spacing w:after="120"/>
        <w:jc w:val="both"/>
        <w:rPr>
          <w:ins w:id="1270" w:author="Madhura Ramojwar" w:date="2021-04-22T14:29:00Z"/>
          <w:rFonts w:cs="Arial"/>
        </w:rPr>
      </w:pPr>
      <w:ins w:id="1271" w:author="Madhura Ramojwar" w:date="2021-04-22T14:29:00Z">
        <w:r w:rsidRPr="00FE3FE5">
          <w:rPr>
            <w:rFonts w:cs="Arial"/>
          </w:rPr>
          <w:t xml:space="preserve">Safety and performance data collected through company sponsored Pre- and/or Post-market clinical studies of the Axium Neurostimulator </w:t>
        </w:r>
        <w:proofErr w:type="gramStart"/>
        <w:r w:rsidRPr="00FE3FE5">
          <w:rPr>
            <w:rFonts w:cs="Arial"/>
          </w:rPr>
          <w:t>System;</w:t>
        </w:r>
        <w:proofErr w:type="gramEnd"/>
      </w:ins>
    </w:p>
    <w:p w14:paraId="303E25A0" w14:textId="77777777" w:rsidR="00420CBA" w:rsidRPr="00FE3FE5" w:rsidRDefault="00420CBA" w:rsidP="00420CBA">
      <w:pPr>
        <w:numPr>
          <w:ilvl w:val="0"/>
          <w:numId w:val="1"/>
        </w:numPr>
        <w:tabs>
          <w:tab w:val="clear" w:pos="1440"/>
          <w:tab w:val="num" w:pos="360"/>
        </w:tabs>
        <w:spacing w:after="120"/>
        <w:jc w:val="both"/>
        <w:rPr>
          <w:ins w:id="1272" w:author="Madhura Ramojwar" w:date="2021-04-22T14:29:00Z"/>
          <w:rFonts w:cs="Arial"/>
        </w:rPr>
      </w:pPr>
      <w:ins w:id="1273" w:author="Madhura Ramojwar" w:date="2021-04-22T14:29:00Z">
        <w:r w:rsidRPr="00FE3FE5">
          <w:rPr>
            <w:rFonts w:cs="Arial"/>
          </w:rPr>
          <w:t xml:space="preserve">Post-market surveillance data from the Axium Neurostimulator </w:t>
        </w:r>
        <w:proofErr w:type="gramStart"/>
        <w:r w:rsidRPr="00FE3FE5">
          <w:rPr>
            <w:rFonts w:cs="Arial"/>
          </w:rPr>
          <w:t>System;</w:t>
        </w:r>
        <w:proofErr w:type="gramEnd"/>
      </w:ins>
    </w:p>
    <w:p w14:paraId="5B363EF8" w14:textId="77777777" w:rsidR="00420CBA" w:rsidRPr="00FE3FE5" w:rsidRDefault="00420CBA" w:rsidP="00420CBA">
      <w:pPr>
        <w:numPr>
          <w:ilvl w:val="0"/>
          <w:numId w:val="1"/>
        </w:numPr>
        <w:tabs>
          <w:tab w:val="clear" w:pos="1440"/>
          <w:tab w:val="num" w:pos="360"/>
        </w:tabs>
        <w:spacing w:after="120"/>
        <w:jc w:val="both"/>
        <w:rPr>
          <w:ins w:id="1274" w:author="Madhura Ramojwar" w:date="2021-04-22T14:29:00Z"/>
          <w:rFonts w:cs="Arial"/>
        </w:rPr>
      </w:pPr>
      <w:ins w:id="1275" w:author="Madhura Ramojwar" w:date="2021-04-22T14:29:00Z">
        <w:r w:rsidRPr="00FE3FE5">
          <w:rPr>
            <w:rFonts w:cs="Arial"/>
          </w:rPr>
          <w:lastRenderedPageBreak/>
          <w:t xml:space="preserve">Published literature describing the current knowledge and state of the art therapies for the indications for use of these </w:t>
        </w:r>
        <w:r w:rsidRPr="00FE3FE5">
          <w:rPr>
            <w:rFonts w:cs="Arial"/>
            <w:color w:val="000000" w:themeColor="text1"/>
          </w:rPr>
          <w:t xml:space="preserve">spinal cord stimulator </w:t>
        </w:r>
        <w:proofErr w:type="gramStart"/>
        <w:r w:rsidRPr="00FE3FE5">
          <w:rPr>
            <w:rFonts w:cs="Arial"/>
            <w:color w:val="000000" w:themeColor="text1"/>
          </w:rPr>
          <w:t>devices;</w:t>
        </w:r>
        <w:proofErr w:type="gramEnd"/>
      </w:ins>
    </w:p>
    <w:p w14:paraId="4B1A93BF" w14:textId="77777777" w:rsidR="00420CBA" w:rsidRPr="00FE3FE5" w:rsidRDefault="00420CBA" w:rsidP="00420CBA">
      <w:pPr>
        <w:numPr>
          <w:ilvl w:val="0"/>
          <w:numId w:val="1"/>
        </w:numPr>
        <w:tabs>
          <w:tab w:val="clear" w:pos="1440"/>
          <w:tab w:val="num" w:pos="360"/>
        </w:tabs>
        <w:spacing w:after="120"/>
        <w:jc w:val="both"/>
        <w:rPr>
          <w:ins w:id="1276" w:author="Madhura Ramojwar" w:date="2021-04-22T14:29:00Z"/>
          <w:rFonts w:cs="Arial"/>
        </w:rPr>
      </w:pPr>
      <w:ins w:id="1277" w:author="Madhura Ramojwar" w:date="2021-04-22T14:29:00Z">
        <w:r w:rsidRPr="00FE3FE5">
          <w:rPr>
            <w:rFonts w:cs="Arial"/>
          </w:rPr>
          <w:t>Systematic review of recently published peer-reviewed literature clinically relevant to the Axium Neurostimulator System and equivalent market released devices.</w:t>
        </w:r>
      </w:ins>
    </w:p>
    <w:p w14:paraId="14739734" w14:textId="77777777" w:rsidR="00420CBA" w:rsidRPr="00FE3FE5" w:rsidRDefault="00420CBA" w:rsidP="00420CBA">
      <w:pPr>
        <w:pStyle w:val="BT1BodyTextI1"/>
        <w:rPr>
          <w:rFonts w:cs="Arial"/>
        </w:rPr>
      </w:pPr>
    </w:p>
    <w:p w14:paraId="05E1D5FD" w14:textId="77777777" w:rsidR="008C0483" w:rsidRPr="00FE3FE5" w:rsidRDefault="008C0483" w:rsidP="008C0483">
      <w:pPr>
        <w:pStyle w:val="Heading2"/>
        <w:rPr>
          <w:rFonts w:eastAsiaTheme="minorHAnsi"/>
          <w:szCs w:val="24"/>
          <w:highlight w:val="yellow"/>
        </w:rPr>
      </w:pPr>
      <w:bookmarkStart w:id="1278" w:name="_Toc52463156"/>
      <w:bookmarkStart w:id="1279" w:name="_Toc54010669"/>
      <w:r w:rsidRPr="00FE3FE5">
        <w:rPr>
          <w:rFonts w:eastAsiaTheme="minorHAnsi"/>
          <w:szCs w:val="24"/>
          <w:highlight w:val="yellow"/>
        </w:rPr>
        <w:t>Equivalent Device(s)</w:t>
      </w:r>
      <w:bookmarkEnd w:id="1278"/>
      <w:bookmarkEnd w:id="1279"/>
    </w:p>
    <w:p w14:paraId="43DB0F2C" w14:textId="77777777" w:rsidR="008C0483" w:rsidRPr="00FE3FE5" w:rsidRDefault="008C0483" w:rsidP="008C0483">
      <w:pPr>
        <w:pStyle w:val="BT1BodyTextI1"/>
        <w:rPr>
          <w:rFonts w:cs="Arial"/>
          <w:i/>
          <w:color w:val="0000FF"/>
          <w:highlight w:val="yellow"/>
        </w:rPr>
      </w:pPr>
      <w:r w:rsidRPr="00FE3FE5">
        <w:rPr>
          <w:rFonts w:cs="Arial"/>
          <w:i/>
          <w:color w:val="0000FF"/>
          <w:highlight w:val="yellow"/>
        </w:rPr>
        <w:t>&lt;Identify the equivalent device(s) and legal manufacturer(s). If the equivalent device is a competitor device, provide evidence that a current valid contract is in place between the Abbott and the device manufacturer allowing ongoing access to the technical documentation. If equivalence is claimed to more than one device, each demonstration of equivalence can only be based on a single device. Each equivalence device must meet all three equivalence criteria (clinical, technical, biological).&gt;</w:t>
      </w:r>
    </w:p>
    <w:p w14:paraId="45E1D0AB" w14:textId="77777777" w:rsidR="008C0483" w:rsidRPr="00FE3FE5" w:rsidRDefault="008C0483" w:rsidP="008C0483">
      <w:pPr>
        <w:pStyle w:val="Heading2"/>
        <w:rPr>
          <w:szCs w:val="24"/>
          <w:highlight w:val="yellow"/>
        </w:rPr>
      </w:pPr>
      <w:bookmarkStart w:id="1280" w:name="_Toc52463157"/>
      <w:bookmarkStart w:id="1281" w:name="_Toc54010670"/>
      <w:r w:rsidRPr="00FE3FE5">
        <w:rPr>
          <w:szCs w:val="24"/>
          <w:highlight w:val="yellow"/>
        </w:rPr>
        <w:t>Equivalence Tables</w:t>
      </w:r>
      <w:bookmarkEnd w:id="1280"/>
      <w:bookmarkEnd w:id="1281"/>
    </w:p>
    <w:p w14:paraId="030F071E" w14:textId="77777777" w:rsidR="008C0483" w:rsidRPr="00FE3FE5" w:rsidRDefault="008C0483" w:rsidP="008C0483">
      <w:pPr>
        <w:pStyle w:val="BT1BodyTextI1"/>
        <w:rPr>
          <w:rFonts w:eastAsiaTheme="minorHAnsi" w:cs="Arial"/>
          <w:i/>
          <w:color w:val="0000FF"/>
          <w:highlight w:val="yellow"/>
        </w:rPr>
      </w:pPr>
      <w:r w:rsidRPr="00FE3FE5">
        <w:rPr>
          <w:rFonts w:cs="Arial"/>
          <w:i/>
          <w:color w:val="0000FF"/>
          <w:highlight w:val="yellow"/>
        </w:rPr>
        <w:t xml:space="preserve">&lt;The equivalence tables below are taken from MDCG 2020-5. Use the tables to fully identify and disclose any differences between the two devices, and to provide the scientific justification for equivalence. Include references to pre-clinical data as part of the scientific justification (where relevant). </w:t>
      </w:r>
      <w:r w:rsidRPr="00FE3FE5">
        <w:rPr>
          <w:rFonts w:eastAsiaTheme="minorHAnsi" w:cs="Arial"/>
          <w:i/>
          <w:color w:val="0000FF"/>
          <w:highlight w:val="yellow"/>
        </w:rPr>
        <w:t>The items in the first column of the table are examples only and are to be considered as such. They must not be interpreted as an exhaustive list of specifications, properties, parameters and/or aspects for demonstrating equivalence to another device.&gt;</w:t>
      </w:r>
    </w:p>
    <w:p w14:paraId="7290B8F3" w14:textId="77777777" w:rsidR="008C0483" w:rsidRPr="00FE3FE5" w:rsidRDefault="008C0483" w:rsidP="008C0483">
      <w:pPr>
        <w:pStyle w:val="BT1BodyTextI1"/>
        <w:rPr>
          <w:rFonts w:cs="Arial"/>
          <w:i/>
          <w:color w:val="0000FF"/>
          <w:highlight w:val="yellow"/>
        </w:rPr>
        <w:sectPr w:rsidR="008C0483" w:rsidRPr="00FE3FE5" w:rsidSect="00AA223A">
          <w:pgSz w:w="12240" w:h="15840"/>
          <w:pgMar w:top="1440" w:right="1080" w:bottom="1728" w:left="1080" w:header="101" w:footer="1426" w:gutter="0"/>
          <w:cols w:space="720"/>
          <w:docGrid w:linePitch="326"/>
        </w:sectPr>
      </w:pPr>
      <w:r w:rsidRPr="00FE3FE5">
        <w:rPr>
          <w:rFonts w:eastAsiaTheme="minorHAnsi" w:cs="Arial"/>
          <w:i/>
          <w:color w:val="0000FF"/>
          <w:highlight w:val="yellow"/>
        </w:rPr>
        <w:t>&lt;Where more than one device is assessed for equivalence, the table should be completed separately for each presumed equivalent device.&gt;</w:t>
      </w:r>
    </w:p>
    <w:p w14:paraId="7D60DC3F" w14:textId="0FA761DF" w:rsidR="002E4554" w:rsidRPr="00FE3FE5" w:rsidRDefault="002E4554" w:rsidP="002E4554">
      <w:pPr>
        <w:pStyle w:val="Caption"/>
        <w:rPr>
          <w:rFonts w:cs="Arial"/>
          <w:i/>
          <w:color w:val="00B050"/>
          <w:szCs w:val="24"/>
          <w:highlight w:val="yellow"/>
        </w:rPr>
      </w:pPr>
      <w:bookmarkStart w:id="1282" w:name="_Toc52463232"/>
      <w:bookmarkStart w:id="1283" w:name="_Toc54010729"/>
      <w:r w:rsidRPr="00FE3FE5">
        <w:rPr>
          <w:rFonts w:cs="Arial"/>
          <w:i/>
          <w:color w:val="00B050"/>
          <w:szCs w:val="24"/>
          <w:highlight w:val="yellow"/>
        </w:rPr>
        <w:lastRenderedPageBreak/>
        <w:t xml:space="preserve">Table </w:t>
      </w:r>
      <w:r w:rsidR="00E121BD" w:rsidRPr="00FE3FE5">
        <w:rPr>
          <w:rFonts w:cs="Arial"/>
          <w:i/>
          <w:color w:val="00B050"/>
          <w:szCs w:val="24"/>
          <w:highlight w:val="yellow"/>
        </w:rPr>
        <w:fldChar w:fldCharType="begin"/>
      </w:r>
      <w:r w:rsidR="00E121BD" w:rsidRPr="00FE3FE5">
        <w:rPr>
          <w:rFonts w:cs="Arial"/>
          <w:i/>
          <w:color w:val="00B050"/>
          <w:szCs w:val="24"/>
          <w:highlight w:val="yellow"/>
        </w:rPr>
        <w:instrText xml:space="preserve"> SEQ Table \* ARABIC </w:instrText>
      </w:r>
      <w:r w:rsidR="00E121BD" w:rsidRPr="00FE3FE5">
        <w:rPr>
          <w:rFonts w:cs="Arial"/>
          <w:i/>
          <w:color w:val="00B050"/>
          <w:szCs w:val="24"/>
          <w:highlight w:val="yellow"/>
        </w:rPr>
        <w:fldChar w:fldCharType="separate"/>
      </w:r>
      <w:r w:rsidR="001C3899" w:rsidRPr="00FE3FE5">
        <w:rPr>
          <w:rFonts w:cs="Arial"/>
          <w:i/>
          <w:noProof/>
          <w:color w:val="00B050"/>
          <w:szCs w:val="24"/>
          <w:highlight w:val="yellow"/>
        </w:rPr>
        <w:t>15</w:t>
      </w:r>
      <w:r w:rsidR="00E121BD" w:rsidRPr="00FE3FE5">
        <w:rPr>
          <w:rFonts w:cs="Arial"/>
          <w:i/>
          <w:noProof/>
          <w:color w:val="00B050"/>
          <w:szCs w:val="24"/>
          <w:highlight w:val="yellow"/>
        </w:rPr>
        <w:fldChar w:fldCharType="end"/>
      </w:r>
      <w:r w:rsidRPr="00FE3FE5">
        <w:rPr>
          <w:rFonts w:cs="Arial"/>
          <w:i/>
          <w:color w:val="00B050"/>
          <w:szCs w:val="24"/>
          <w:highlight w:val="yellow"/>
        </w:rPr>
        <w:t>. Technical Equivalence Table</w:t>
      </w:r>
      <w:bookmarkEnd w:id="1282"/>
      <w:bookmarkEnd w:id="1283"/>
    </w:p>
    <w:tbl>
      <w:tblPr>
        <w:tblStyle w:val="TableGrid"/>
        <w:tblW w:w="0" w:type="auto"/>
        <w:tblLook w:val="04A0" w:firstRow="1" w:lastRow="0" w:firstColumn="1" w:lastColumn="0" w:noHBand="0" w:noVBand="1"/>
      </w:tblPr>
      <w:tblGrid>
        <w:gridCol w:w="3164"/>
        <w:gridCol w:w="3164"/>
        <w:gridCol w:w="3164"/>
        <w:gridCol w:w="3164"/>
      </w:tblGrid>
      <w:tr w:rsidR="002E4554" w:rsidRPr="00FE3FE5" w14:paraId="61EFAFA6" w14:textId="77777777" w:rsidTr="00AA223A">
        <w:trPr>
          <w:tblHeader/>
        </w:trPr>
        <w:tc>
          <w:tcPr>
            <w:tcW w:w="12656" w:type="dxa"/>
            <w:gridSpan w:val="4"/>
            <w:shd w:val="clear" w:color="auto" w:fill="D9D9D9" w:themeFill="background1" w:themeFillShade="D9"/>
          </w:tcPr>
          <w:p w14:paraId="07EE64BC"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Equivalence Table</w:t>
            </w:r>
          </w:p>
          <w:p w14:paraId="5F9B3FE9"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For the comparison of a device with a presumed equivalent marketed device for the purpose of demonstrating equivalence</w:t>
            </w:r>
          </w:p>
        </w:tc>
      </w:tr>
      <w:tr w:rsidR="002E4554" w:rsidRPr="00FE3FE5" w14:paraId="6A411F65" w14:textId="77777777" w:rsidTr="00AA223A">
        <w:trPr>
          <w:tblHeader/>
        </w:trPr>
        <w:tc>
          <w:tcPr>
            <w:tcW w:w="3164" w:type="dxa"/>
            <w:shd w:val="clear" w:color="auto" w:fill="D9D9D9" w:themeFill="background1" w:themeFillShade="D9"/>
          </w:tcPr>
          <w:p w14:paraId="4332639F" w14:textId="77777777" w:rsidR="002E4554" w:rsidRPr="00FE3FE5" w:rsidRDefault="002E4554" w:rsidP="0099486F">
            <w:pPr>
              <w:pStyle w:val="TableHeader"/>
              <w:numPr>
                <w:ilvl w:val="0"/>
                <w:numId w:val="43"/>
              </w:numPr>
              <w:ind w:left="300" w:hanging="300"/>
              <w:jc w:val="left"/>
              <w:rPr>
                <w:rFonts w:cs="Arial"/>
                <w:sz w:val="24"/>
                <w:szCs w:val="24"/>
                <w:highlight w:val="yellow"/>
              </w:rPr>
            </w:pPr>
            <w:r w:rsidRPr="00FE3FE5">
              <w:rPr>
                <w:rFonts w:cs="Arial"/>
                <w:sz w:val="24"/>
                <w:szCs w:val="24"/>
                <w:highlight w:val="yellow"/>
              </w:rPr>
              <w:t>Technical Characteristics (add a separate row for each of the assessed characteristics)</w:t>
            </w:r>
          </w:p>
        </w:tc>
        <w:tc>
          <w:tcPr>
            <w:tcW w:w="3164" w:type="dxa"/>
            <w:shd w:val="clear" w:color="auto" w:fill="D9D9D9" w:themeFill="background1" w:themeFillShade="D9"/>
          </w:tcPr>
          <w:p w14:paraId="7F24AF50"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Device 1 (under clinical evaluation)</w:t>
            </w:r>
          </w:p>
          <w:p w14:paraId="3D668720"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Description of characteristics and reference to specifying documents</w:t>
            </w:r>
          </w:p>
        </w:tc>
        <w:tc>
          <w:tcPr>
            <w:tcW w:w="3164" w:type="dxa"/>
            <w:shd w:val="clear" w:color="auto" w:fill="D9D9D9" w:themeFill="background1" w:themeFillShade="D9"/>
          </w:tcPr>
          <w:p w14:paraId="215AA23B"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Device 2 (marketed device)</w:t>
            </w:r>
          </w:p>
          <w:p w14:paraId="2D0E6F7A"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Description of characteristics and reference to specifying documents</w:t>
            </w:r>
          </w:p>
        </w:tc>
        <w:tc>
          <w:tcPr>
            <w:tcW w:w="3164" w:type="dxa"/>
            <w:shd w:val="clear" w:color="auto" w:fill="D9D9D9" w:themeFill="background1" w:themeFillShade="D9"/>
          </w:tcPr>
          <w:p w14:paraId="1DD75E15"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Identified differences or conclusion that there are no differences in the characteristic</w:t>
            </w:r>
          </w:p>
        </w:tc>
      </w:tr>
      <w:tr w:rsidR="002E4554" w:rsidRPr="00FE3FE5" w14:paraId="1A6499AE" w14:textId="77777777" w:rsidTr="00AA223A">
        <w:tc>
          <w:tcPr>
            <w:tcW w:w="3164" w:type="dxa"/>
          </w:tcPr>
          <w:p w14:paraId="5F5E68BD"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Device is of similar design</w:t>
            </w:r>
          </w:p>
        </w:tc>
        <w:tc>
          <w:tcPr>
            <w:tcW w:w="3164" w:type="dxa"/>
          </w:tcPr>
          <w:p w14:paraId="43E50EF3" w14:textId="77777777" w:rsidR="002E4554" w:rsidRPr="00FE3FE5" w:rsidRDefault="002E4554" w:rsidP="00AA223A">
            <w:pPr>
              <w:pStyle w:val="TableEntry"/>
              <w:rPr>
                <w:rFonts w:cs="Arial"/>
                <w:sz w:val="24"/>
                <w:szCs w:val="24"/>
                <w:highlight w:val="yellow"/>
              </w:rPr>
            </w:pPr>
          </w:p>
        </w:tc>
        <w:tc>
          <w:tcPr>
            <w:tcW w:w="3164" w:type="dxa"/>
          </w:tcPr>
          <w:p w14:paraId="457B5685" w14:textId="77777777" w:rsidR="002E4554" w:rsidRPr="00FE3FE5" w:rsidRDefault="002E4554" w:rsidP="00AA223A">
            <w:pPr>
              <w:pStyle w:val="TableEntry"/>
              <w:rPr>
                <w:rFonts w:cs="Arial"/>
                <w:sz w:val="24"/>
                <w:szCs w:val="24"/>
                <w:highlight w:val="yellow"/>
              </w:rPr>
            </w:pPr>
          </w:p>
        </w:tc>
        <w:tc>
          <w:tcPr>
            <w:tcW w:w="3164" w:type="dxa"/>
          </w:tcPr>
          <w:p w14:paraId="27B308C8"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1.1</w:t>
            </w:r>
          </w:p>
        </w:tc>
      </w:tr>
      <w:tr w:rsidR="002E4554" w:rsidRPr="00FE3FE5" w14:paraId="67ED678E" w14:textId="77777777" w:rsidTr="00AA223A">
        <w:tc>
          <w:tcPr>
            <w:tcW w:w="3164" w:type="dxa"/>
          </w:tcPr>
          <w:p w14:paraId="20686475"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Used under similar conditions of use</w:t>
            </w:r>
          </w:p>
        </w:tc>
        <w:tc>
          <w:tcPr>
            <w:tcW w:w="3164" w:type="dxa"/>
          </w:tcPr>
          <w:p w14:paraId="5FE2917A" w14:textId="77777777" w:rsidR="002E4554" w:rsidRPr="00FE3FE5" w:rsidRDefault="002E4554" w:rsidP="00AA223A">
            <w:pPr>
              <w:pStyle w:val="TableEntry"/>
              <w:rPr>
                <w:rFonts w:cs="Arial"/>
                <w:sz w:val="24"/>
                <w:szCs w:val="24"/>
                <w:highlight w:val="yellow"/>
              </w:rPr>
            </w:pPr>
          </w:p>
        </w:tc>
        <w:tc>
          <w:tcPr>
            <w:tcW w:w="3164" w:type="dxa"/>
          </w:tcPr>
          <w:p w14:paraId="11F3DF46" w14:textId="77777777" w:rsidR="002E4554" w:rsidRPr="00FE3FE5" w:rsidRDefault="002E4554" w:rsidP="00AA223A">
            <w:pPr>
              <w:pStyle w:val="TableEntry"/>
              <w:rPr>
                <w:rFonts w:cs="Arial"/>
                <w:sz w:val="24"/>
                <w:szCs w:val="24"/>
                <w:highlight w:val="yellow"/>
              </w:rPr>
            </w:pPr>
          </w:p>
        </w:tc>
        <w:tc>
          <w:tcPr>
            <w:tcW w:w="3164" w:type="dxa"/>
          </w:tcPr>
          <w:p w14:paraId="53C92DC3"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1.2</w:t>
            </w:r>
          </w:p>
        </w:tc>
      </w:tr>
      <w:tr w:rsidR="002E4554" w:rsidRPr="00FE3FE5" w14:paraId="3F880D3D" w14:textId="77777777" w:rsidTr="00AA223A">
        <w:tc>
          <w:tcPr>
            <w:tcW w:w="3164" w:type="dxa"/>
          </w:tcPr>
          <w:p w14:paraId="19AAAB00"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 xml:space="preserve">Similar specifications and properties including physicochemical properties such as intensity of energy, tensile strength, viscosity, surface characteristics, </w:t>
            </w:r>
            <w:proofErr w:type="gramStart"/>
            <w:r w:rsidRPr="00FE3FE5">
              <w:rPr>
                <w:rFonts w:cs="Arial"/>
                <w:i/>
                <w:color w:val="00B050"/>
                <w:sz w:val="24"/>
                <w:szCs w:val="24"/>
                <w:highlight w:val="yellow"/>
              </w:rPr>
              <w:t>wavelength</w:t>
            </w:r>
            <w:proofErr w:type="gramEnd"/>
            <w:r w:rsidRPr="00FE3FE5">
              <w:rPr>
                <w:rFonts w:cs="Arial"/>
                <w:i/>
                <w:color w:val="00B050"/>
                <w:sz w:val="24"/>
                <w:szCs w:val="24"/>
                <w:highlight w:val="yellow"/>
              </w:rPr>
              <w:t xml:space="preserve"> and software algorithms</w:t>
            </w:r>
          </w:p>
        </w:tc>
        <w:tc>
          <w:tcPr>
            <w:tcW w:w="3164" w:type="dxa"/>
          </w:tcPr>
          <w:p w14:paraId="436ECE81" w14:textId="77777777" w:rsidR="002E4554" w:rsidRPr="00FE3FE5" w:rsidRDefault="002E4554" w:rsidP="00AA223A">
            <w:pPr>
              <w:pStyle w:val="TableEntry"/>
              <w:rPr>
                <w:rFonts w:cs="Arial"/>
                <w:sz w:val="24"/>
                <w:szCs w:val="24"/>
                <w:highlight w:val="yellow"/>
              </w:rPr>
            </w:pPr>
          </w:p>
        </w:tc>
        <w:tc>
          <w:tcPr>
            <w:tcW w:w="3164" w:type="dxa"/>
          </w:tcPr>
          <w:p w14:paraId="0CF50ADA" w14:textId="77777777" w:rsidR="002E4554" w:rsidRPr="00FE3FE5" w:rsidRDefault="002E4554" w:rsidP="00AA223A">
            <w:pPr>
              <w:pStyle w:val="TableEntry"/>
              <w:rPr>
                <w:rFonts w:cs="Arial"/>
                <w:sz w:val="24"/>
                <w:szCs w:val="24"/>
                <w:highlight w:val="yellow"/>
              </w:rPr>
            </w:pPr>
          </w:p>
        </w:tc>
        <w:tc>
          <w:tcPr>
            <w:tcW w:w="3164" w:type="dxa"/>
          </w:tcPr>
          <w:p w14:paraId="2FADF476"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1.3</w:t>
            </w:r>
          </w:p>
        </w:tc>
      </w:tr>
      <w:tr w:rsidR="002E4554" w:rsidRPr="00FE3FE5" w14:paraId="3F827FDE" w14:textId="77777777" w:rsidTr="00AA223A">
        <w:tc>
          <w:tcPr>
            <w:tcW w:w="3164" w:type="dxa"/>
          </w:tcPr>
          <w:p w14:paraId="6170A3BE"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Uses similar deployment methods where relevant</w:t>
            </w:r>
          </w:p>
        </w:tc>
        <w:tc>
          <w:tcPr>
            <w:tcW w:w="3164" w:type="dxa"/>
          </w:tcPr>
          <w:p w14:paraId="39468DE9" w14:textId="77777777" w:rsidR="002E4554" w:rsidRPr="00FE3FE5" w:rsidRDefault="002E4554" w:rsidP="00AA223A">
            <w:pPr>
              <w:pStyle w:val="TableEntry"/>
              <w:rPr>
                <w:rFonts w:cs="Arial"/>
                <w:sz w:val="24"/>
                <w:szCs w:val="24"/>
                <w:highlight w:val="yellow"/>
              </w:rPr>
            </w:pPr>
          </w:p>
        </w:tc>
        <w:tc>
          <w:tcPr>
            <w:tcW w:w="3164" w:type="dxa"/>
          </w:tcPr>
          <w:p w14:paraId="62BEEDF9" w14:textId="77777777" w:rsidR="002E4554" w:rsidRPr="00FE3FE5" w:rsidRDefault="002E4554" w:rsidP="00AA223A">
            <w:pPr>
              <w:pStyle w:val="TableEntry"/>
              <w:rPr>
                <w:rFonts w:cs="Arial"/>
                <w:sz w:val="24"/>
                <w:szCs w:val="24"/>
                <w:highlight w:val="yellow"/>
              </w:rPr>
            </w:pPr>
          </w:p>
        </w:tc>
        <w:tc>
          <w:tcPr>
            <w:tcW w:w="3164" w:type="dxa"/>
          </w:tcPr>
          <w:p w14:paraId="51BC4A7D"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1.4</w:t>
            </w:r>
          </w:p>
        </w:tc>
      </w:tr>
      <w:tr w:rsidR="002E4554" w:rsidRPr="00FE3FE5" w14:paraId="4C27697F" w14:textId="77777777" w:rsidTr="00AA223A">
        <w:tc>
          <w:tcPr>
            <w:tcW w:w="3164" w:type="dxa"/>
          </w:tcPr>
          <w:p w14:paraId="0C70350E"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Has similar principles of operation and critical performance requirements</w:t>
            </w:r>
          </w:p>
        </w:tc>
        <w:tc>
          <w:tcPr>
            <w:tcW w:w="3164" w:type="dxa"/>
          </w:tcPr>
          <w:p w14:paraId="47AFFF8D" w14:textId="77777777" w:rsidR="002E4554" w:rsidRPr="00FE3FE5" w:rsidRDefault="002E4554" w:rsidP="00AA223A">
            <w:pPr>
              <w:pStyle w:val="TableEntry"/>
              <w:rPr>
                <w:rFonts w:cs="Arial"/>
                <w:sz w:val="24"/>
                <w:szCs w:val="24"/>
                <w:highlight w:val="yellow"/>
              </w:rPr>
            </w:pPr>
          </w:p>
        </w:tc>
        <w:tc>
          <w:tcPr>
            <w:tcW w:w="3164" w:type="dxa"/>
          </w:tcPr>
          <w:p w14:paraId="45EB972B" w14:textId="77777777" w:rsidR="002E4554" w:rsidRPr="00FE3FE5" w:rsidRDefault="002E4554" w:rsidP="00AA223A">
            <w:pPr>
              <w:pStyle w:val="TableEntry"/>
              <w:rPr>
                <w:rFonts w:cs="Arial"/>
                <w:sz w:val="24"/>
                <w:szCs w:val="24"/>
                <w:highlight w:val="yellow"/>
              </w:rPr>
            </w:pPr>
          </w:p>
        </w:tc>
        <w:tc>
          <w:tcPr>
            <w:tcW w:w="3164" w:type="dxa"/>
          </w:tcPr>
          <w:p w14:paraId="7A132961"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1.5</w:t>
            </w:r>
          </w:p>
        </w:tc>
      </w:tr>
    </w:tbl>
    <w:tbl>
      <w:tblPr>
        <w:tblStyle w:val="TableGrid1"/>
        <w:tblW w:w="12682" w:type="dxa"/>
        <w:jc w:val="left"/>
        <w:tblLook w:val="04A0" w:firstRow="1" w:lastRow="0" w:firstColumn="1" w:lastColumn="0" w:noHBand="0" w:noVBand="1"/>
      </w:tblPr>
      <w:tblGrid>
        <w:gridCol w:w="10702"/>
        <w:gridCol w:w="1980"/>
      </w:tblGrid>
      <w:tr w:rsidR="002E4554" w:rsidRPr="00FE3FE5" w14:paraId="7109C729" w14:textId="77777777" w:rsidTr="00AA223A">
        <w:trPr>
          <w:tblHeader/>
          <w:jc w:val="left"/>
        </w:trPr>
        <w:tc>
          <w:tcPr>
            <w:tcW w:w="10702" w:type="dxa"/>
            <w:shd w:val="clear" w:color="auto" w:fill="D9D9D9" w:themeFill="background1" w:themeFillShade="D9"/>
          </w:tcPr>
          <w:p w14:paraId="1F06FF56"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lastRenderedPageBreak/>
              <w:t xml:space="preserve">Scientific justification why there would be no clinically significant difference in the safety and clinical performance of the device, OR a description of the impact on safety and or clinical </w:t>
            </w:r>
            <w:proofErr w:type="gramStart"/>
            <w:r w:rsidRPr="00FE3FE5">
              <w:rPr>
                <w:rFonts w:cs="Arial"/>
                <w:sz w:val="24"/>
                <w:szCs w:val="24"/>
                <w:highlight w:val="yellow"/>
              </w:rPr>
              <w:t>performance</w:t>
            </w:r>
            <w:proofErr w:type="gramEnd"/>
          </w:p>
          <w:p w14:paraId="6A7E43AE"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(Use one row for each of the identified differences in characteristics, and add references to documentation as applicable)</w:t>
            </w:r>
          </w:p>
        </w:tc>
        <w:tc>
          <w:tcPr>
            <w:tcW w:w="1980" w:type="dxa"/>
            <w:shd w:val="clear" w:color="auto" w:fill="D9D9D9" w:themeFill="background1" w:themeFillShade="D9"/>
          </w:tcPr>
          <w:p w14:paraId="08F76852"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Clinically significant difference</w:t>
            </w:r>
          </w:p>
          <w:p w14:paraId="1669B9CE"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Yes / No</w:t>
            </w:r>
          </w:p>
        </w:tc>
      </w:tr>
      <w:tr w:rsidR="002E4554" w:rsidRPr="00FE3FE5" w14:paraId="2F6BFFC2" w14:textId="77777777" w:rsidTr="00AA223A">
        <w:trPr>
          <w:jc w:val="left"/>
        </w:trPr>
        <w:tc>
          <w:tcPr>
            <w:tcW w:w="10702" w:type="dxa"/>
          </w:tcPr>
          <w:p w14:paraId="1F2A59FF"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1.1</w:t>
            </w:r>
          </w:p>
        </w:tc>
        <w:tc>
          <w:tcPr>
            <w:tcW w:w="1980" w:type="dxa"/>
          </w:tcPr>
          <w:p w14:paraId="36CB46E8" w14:textId="77777777" w:rsidR="002E4554" w:rsidRPr="00FE3FE5" w:rsidRDefault="002E4554" w:rsidP="00AA223A">
            <w:pPr>
              <w:pStyle w:val="TableEntry"/>
              <w:rPr>
                <w:rFonts w:cs="Arial"/>
                <w:sz w:val="24"/>
                <w:szCs w:val="24"/>
                <w:highlight w:val="yellow"/>
              </w:rPr>
            </w:pPr>
          </w:p>
        </w:tc>
      </w:tr>
      <w:tr w:rsidR="002E4554" w:rsidRPr="00FE3FE5" w14:paraId="7E1EFEBF" w14:textId="77777777" w:rsidTr="00AA223A">
        <w:trPr>
          <w:jc w:val="left"/>
        </w:trPr>
        <w:tc>
          <w:tcPr>
            <w:tcW w:w="10702" w:type="dxa"/>
          </w:tcPr>
          <w:p w14:paraId="5D3F8845"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1.2</w:t>
            </w:r>
          </w:p>
        </w:tc>
        <w:tc>
          <w:tcPr>
            <w:tcW w:w="1980" w:type="dxa"/>
          </w:tcPr>
          <w:p w14:paraId="695BB441" w14:textId="77777777" w:rsidR="002E4554" w:rsidRPr="00FE3FE5" w:rsidRDefault="002E4554" w:rsidP="00AA223A">
            <w:pPr>
              <w:pStyle w:val="TableEntry"/>
              <w:rPr>
                <w:rFonts w:cs="Arial"/>
                <w:sz w:val="24"/>
                <w:szCs w:val="24"/>
                <w:highlight w:val="yellow"/>
              </w:rPr>
            </w:pPr>
          </w:p>
        </w:tc>
      </w:tr>
      <w:tr w:rsidR="002E4554" w:rsidRPr="00FE3FE5" w14:paraId="42FA4D87" w14:textId="77777777" w:rsidTr="00AA223A">
        <w:trPr>
          <w:jc w:val="left"/>
        </w:trPr>
        <w:tc>
          <w:tcPr>
            <w:tcW w:w="10702" w:type="dxa"/>
          </w:tcPr>
          <w:p w14:paraId="061FDD20"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1.3</w:t>
            </w:r>
          </w:p>
        </w:tc>
        <w:tc>
          <w:tcPr>
            <w:tcW w:w="1980" w:type="dxa"/>
          </w:tcPr>
          <w:p w14:paraId="0F72D24B" w14:textId="77777777" w:rsidR="002E4554" w:rsidRPr="00FE3FE5" w:rsidRDefault="002E4554" w:rsidP="00AA223A">
            <w:pPr>
              <w:pStyle w:val="TableEntry"/>
              <w:rPr>
                <w:rFonts w:cs="Arial"/>
                <w:sz w:val="24"/>
                <w:szCs w:val="24"/>
                <w:highlight w:val="yellow"/>
              </w:rPr>
            </w:pPr>
          </w:p>
        </w:tc>
      </w:tr>
      <w:tr w:rsidR="002E4554" w:rsidRPr="00FE3FE5" w14:paraId="713E8C1B" w14:textId="77777777" w:rsidTr="00AA223A">
        <w:trPr>
          <w:jc w:val="left"/>
        </w:trPr>
        <w:tc>
          <w:tcPr>
            <w:tcW w:w="10702" w:type="dxa"/>
          </w:tcPr>
          <w:p w14:paraId="177D1C6C"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1.4</w:t>
            </w:r>
          </w:p>
        </w:tc>
        <w:tc>
          <w:tcPr>
            <w:tcW w:w="1980" w:type="dxa"/>
          </w:tcPr>
          <w:p w14:paraId="35B80FAF" w14:textId="77777777" w:rsidR="002E4554" w:rsidRPr="00FE3FE5" w:rsidRDefault="002E4554" w:rsidP="00AA223A">
            <w:pPr>
              <w:pStyle w:val="TableEntry"/>
              <w:rPr>
                <w:rFonts w:cs="Arial"/>
                <w:sz w:val="24"/>
                <w:szCs w:val="24"/>
                <w:highlight w:val="yellow"/>
              </w:rPr>
            </w:pPr>
          </w:p>
        </w:tc>
      </w:tr>
      <w:tr w:rsidR="002E4554" w:rsidRPr="00FE3FE5" w14:paraId="21743AD3" w14:textId="77777777" w:rsidTr="00AA223A">
        <w:trPr>
          <w:jc w:val="left"/>
        </w:trPr>
        <w:tc>
          <w:tcPr>
            <w:tcW w:w="10702" w:type="dxa"/>
          </w:tcPr>
          <w:p w14:paraId="0791D85B"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1.5</w:t>
            </w:r>
          </w:p>
        </w:tc>
        <w:tc>
          <w:tcPr>
            <w:tcW w:w="1980" w:type="dxa"/>
          </w:tcPr>
          <w:p w14:paraId="0125C7F2" w14:textId="77777777" w:rsidR="002E4554" w:rsidRPr="00FE3FE5" w:rsidRDefault="002E4554" w:rsidP="00AA223A">
            <w:pPr>
              <w:pStyle w:val="TableEntry"/>
              <w:rPr>
                <w:rFonts w:cs="Arial"/>
                <w:sz w:val="24"/>
                <w:szCs w:val="24"/>
                <w:highlight w:val="yellow"/>
              </w:rPr>
            </w:pPr>
          </w:p>
        </w:tc>
      </w:tr>
    </w:tbl>
    <w:p w14:paraId="03017511" w14:textId="77777777" w:rsidR="002E4554" w:rsidRPr="00FE3FE5" w:rsidRDefault="002E4554" w:rsidP="002E4554">
      <w:pPr>
        <w:pStyle w:val="BT1BodyTextI1"/>
        <w:rPr>
          <w:rFonts w:eastAsiaTheme="minorHAnsi" w:cs="Arial"/>
          <w:highlight w:val="yellow"/>
        </w:rPr>
      </w:pPr>
    </w:p>
    <w:p w14:paraId="69F4C5EF" w14:textId="00FE531C" w:rsidR="002E4554" w:rsidRPr="00FE3FE5" w:rsidRDefault="002E4554" w:rsidP="002E4554">
      <w:pPr>
        <w:pStyle w:val="Caption"/>
        <w:rPr>
          <w:rFonts w:cs="Arial"/>
          <w:i/>
          <w:color w:val="00B050"/>
          <w:szCs w:val="24"/>
          <w:highlight w:val="yellow"/>
        </w:rPr>
      </w:pPr>
      <w:bookmarkStart w:id="1284" w:name="_Toc52463233"/>
      <w:bookmarkStart w:id="1285" w:name="_Toc54010730"/>
      <w:r w:rsidRPr="00FE3FE5">
        <w:rPr>
          <w:rFonts w:cs="Arial"/>
          <w:i/>
          <w:color w:val="00B050"/>
          <w:szCs w:val="24"/>
          <w:highlight w:val="yellow"/>
        </w:rPr>
        <w:t xml:space="preserve">Table </w:t>
      </w:r>
      <w:r w:rsidR="00E121BD" w:rsidRPr="00FE3FE5">
        <w:rPr>
          <w:rFonts w:cs="Arial"/>
          <w:i/>
          <w:color w:val="00B050"/>
          <w:szCs w:val="24"/>
          <w:highlight w:val="yellow"/>
        </w:rPr>
        <w:fldChar w:fldCharType="begin"/>
      </w:r>
      <w:r w:rsidR="00E121BD" w:rsidRPr="00FE3FE5">
        <w:rPr>
          <w:rFonts w:cs="Arial"/>
          <w:i/>
          <w:color w:val="00B050"/>
          <w:szCs w:val="24"/>
          <w:highlight w:val="yellow"/>
        </w:rPr>
        <w:instrText xml:space="preserve"> SEQ Table \* ARABIC </w:instrText>
      </w:r>
      <w:r w:rsidR="00E121BD" w:rsidRPr="00FE3FE5">
        <w:rPr>
          <w:rFonts w:cs="Arial"/>
          <w:i/>
          <w:color w:val="00B050"/>
          <w:szCs w:val="24"/>
          <w:highlight w:val="yellow"/>
        </w:rPr>
        <w:fldChar w:fldCharType="separate"/>
      </w:r>
      <w:r w:rsidR="001C3899" w:rsidRPr="00FE3FE5">
        <w:rPr>
          <w:rFonts w:cs="Arial"/>
          <w:i/>
          <w:noProof/>
          <w:color w:val="00B050"/>
          <w:szCs w:val="24"/>
          <w:highlight w:val="yellow"/>
        </w:rPr>
        <w:t>16</w:t>
      </w:r>
      <w:r w:rsidR="00E121BD" w:rsidRPr="00FE3FE5">
        <w:rPr>
          <w:rFonts w:cs="Arial"/>
          <w:i/>
          <w:noProof/>
          <w:color w:val="00B050"/>
          <w:szCs w:val="24"/>
          <w:highlight w:val="yellow"/>
        </w:rPr>
        <w:fldChar w:fldCharType="end"/>
      </w:r>
      <w:r w:rsidRPr="00FE3FE5">
        <w:rPr>
          <w:rFonts w:cs="Arial"/>
          <w:i/>
          <w:color w:val="00B050"/>
          <w:szCs w:val="24"/>
          <w:highlight w:val="yellow"/>
        </w:rPr>
        <w:t>. Biological Equivalence Table</w:t>
      </w:r>
      <w:bookmarkEnd w:id="1284"/>
      <w:bookmarkEnd w:id="1285"/>
    </w:p>
    <w:tbl>
      <w:tblPr>
        <w:tblStyle w:val="TableGrid"/>
        <w:tblW w:w="0" w:type="auto"/>
        <w:tblLook w:val="04A0" w:firstRow="1" w:lastRow="0" w:firstColumn="1" w:lastColumn="0" w:noHBand="0" w:noVBand="1"/>
      </w:tblPr>
      <w:tblGrid>
        <w:gridCol w:w="3164"/>
        <w:gridCol w:w="3164"/>
        <w:gridCol w:w="3164"/>
        <w:gridCol w:w="3164"/>
      </w:tblGrid>
      <w:tr w:rsidR="002E4554" w:rsidRPr="00FE3FE5" w14:paraId="681195AB" w14:textId="77777777" w:rsidTr="00AA223A">
        <w:trPr>
          <w:tblHeader/>
        </w:trPr>
        <w:tc>
          <w:tcPr>
            <w:tcW w:w="12656" w:type="dxa"/>
            <w:gridSpan w:val="4"/>
            <w:shd w:val="clear" w:color="auto" w:fill="D9D9D9" w:themeFill="background1" w:themeFillShade="D9"/>
          </w:tcPr>
          <w:p w14:paraId="6E5A3F39"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Equivalence Table</w:t>
            </w:r>
          </w:p>
          <w:p w14:paraId="17385B41"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For the comparison of a device with a presumed equivalent marketed device for the purpose of demonstrating equivalence</w:t>
            </w:r>
          </w:p>
        </w:tc>
      </w:tr>
      <w:tr w:rsidR="002E4554" w:rsidRPr="00FE3FE5" w14:paraId="76095225" w14:textId="77777777" w:rsidTr="00AA223A">
        <w:trPr>
          <w:tblHeader/>
        </w:trPr>
        <w:tc>
          <w:tcPr>
            <w:tcW w:w="3164" w:type="dxa"/>
            <w:shd w:val="clear" w:color="auto" w:fill="D9D9D9" w:themeFill="background1" w:themeFillShade="D9"/>
          </w:tcPr>
          <w:p w14:paraId="05A79EC9" w14:textId="77777777" w:rsidR="002E4554" w:rsidRPr="00FE3FE5" w:rsidRDefault="002E4554" w:rsidP="0099486F">
            <w:pPr>
              <w:pStyle w:val="TableHeader"/>
              <w:numPr>
                <w:ilvl w:val="0"/>
                <w:numId w:val="43"/>
              </w:numPr>
              <w:ind w:left="300" w:hanging="270"/>
              <w:jc w:val="left"/>
              <w:rPr>
                <w:rFonts w:cs="Arial"/>
                <w:sz w:val="24"/>
                <w:szCs w:val="24"/>
                <w:highlight w:val="yellow"/>
              </w:rPr>
            </w:pPr>
            <w:r w:rsidRPr="00FE3FE5">
              <w:rPr>
                <w:rFonts w:cs="Arial"/>
                <w:sz w:val="24"/>
                <w:szCs w:val="24"/>
                <w:highlight w:val="yellow"/>
              </w:rPr>
              <w:t>Biological Characteristics (add a separate row for each of the assessed characteristics)</w:t>
            </w:r>
          </w:p>
        </w:tc>
        <w:tc>
          <w:tcPr>
            <w:tcW w:w="3164" w:type="dxa"/>
            <w:shd w:val="clear" w:color="auto" w:fill="D9D9D9" w:themeFill="background1" w:themeFillShade="D9"/>
          </w:tcPr>
          <w:p w14:paraId="0A833A72"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Device 1 (under clinical evaluation)</w:t>
            </w:r>
          </w:p>
          <w:p w14:paraId="6765EE72"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Description of characteristics and reference to specifying documents</w:t>
            </w:r>
          </w:p>
        </w:tc>
        <w:tc>
          <w:tcPr>
            <w:tcW w:w="3164" w:type="dxa"/>
            <w:shd w:val="clear" w:color="auto" w:fill="D9D9D9" w:themeFill="background1" w:themeFillShade="D9"/>
          </w:tcPr>
          <w:p w14:paraId="4C796CBF"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Device 2 (marketed device)</w:t>
            </w:r>
          </w:p>
          <w:p w14:paraId="694DB35A"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Description of characteristics and reference to specifying documents</w:t>
            </w:r>
          </w:p>
        </w:tc>
        <w:tc>
          <w:tcPr>
            <w:tcW w:w="3164" w:type="dxa"/>
            <w:shd w:val="clear" w:color="auto" w:fill="D9D9D9" w:themeFill="background1" w:themeFillShade="D9"/>
          </w:tcPr>
          <w:p w14:paraId="64E666F9"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Identified differences or conclusion that there are no differences in the characteristic</w:t>
            </w:r>
          </w:p>
        </w:tc>
      </w:tr>
      <w:tr w:rsidR="002E4554" w:rsidRPr="00FE3FE5" w14:paraId="4217E81B" w14:textId="77777777" w:rsidTr="00AA223A">
        <w:tc>
          <w:tcPr>
            <w:tcW w:w="3164" w:type="dxa"/>
          </w:tcPr>
          <w:p w14:paraId="5EA140AA"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Uses the same materials or substances in contact with the same human tissues or body fluids</w:t>
            </w:r>
          </w:p>
        </w:tc>
        <w:tc>
          <w:tcPr>
            <w:tcW w:w="3164" w:type="dxa"/>
          </w:tcPr>
          <w:p w14:paraId="6B3A90E6" w14:textId="77777777" w:rsidR="002E4554" w:rsidRPr="00FE3FE5" w:rsidRDefault="002E4554" w:rsidP="00AA223A">
            <w:pPr>
              <w:pStyle w:val="TableEntry"/>
              <w:rPr>
                <w:rFonts w:cs="Arial"/>
                <w:sz w:val="24"/>
                <w:szCs w:val="24"/>
                <w:highlight w:val="yellow"/>
              </w:rPr>
            </w:pPr>
          </w:p>
        </w:tc>
        <w:tc>
          <w:tcPr>
            <w:tcW w:w="3164" w:type="dxa"/>
          </w:tcPr>
          <w:p w14:paraId="40D5AAE9" w14:textId="77777777" w:rsidR="002E4554" w:rsidRPr="00FE3FE5" w:rsidRDefault="002E4554" w:rsidP="00AA223A">
            <w:pPr>
              <w:pStyle w:val="TableEntry"/>
              <w:rPr>
                <w:rFonts w:cs="Arial"/>
                <w:sz w:val="24"/>
                <w:szCs w:val="24"/>
                <w:highlight w:val="yellow"/>
              </w:rPr>
            </w:pPr>
          </w:p>
        </w:tc>
        <w:tc>
          <w:tcPr>
            <w:tcW w:w="3164" w:type="dxa"/>
          </w:tcPr>
          <w:p w14:paraId="600A8116"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 xml:space="preserve">This characteristic must be the same for the demonstration of </w:t>
            </w:r>
            <w:proofErr w:type="gramStart"/>
            <w:r w:rsidRPr="00FE3FE5">
              <w:rPr>
                <w:rFonts w:cs="Arial"/>
                <w:sz w:val="24"/>
                <w:szCs w:val="24"/>
                <w:highlight w:val="yellow"/>
              </w:rPr>
              <w:t>equivalence</w:t>
            </w:r>
            <w:proofErr w:type="gramEnd"/>
          </w:p>
          <w:p w14:paraId="0E071E09"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2.1</w:t>
            </w:r>
          </w:p>
        </w:tc>
      </w:tr>
      <w:tr w:rsidR="002E4554" w:rsidRPr="00FE3FE5" w14:paraId="77E4D71C" w14:textId="77777777" w:rsidTr="00AA223A">
        <w:tc>
          <w:tcPr>
            <w:tcW w:w="3164" w:type="dxa"/>
          </w:tcPr>
          <w:p w14:paraId="2A302D6D"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Similar kind and duration of contact with the same human tissues or body fluids</w:t>
            </w:r>
          </w:p>
        </w:tc>
        <w:tc>
          <w:tcPr>
            <w:tcW w:w="3164" w:type="dxa"/>
          </w:tcPr>
          <w:p w14:paraId="154B6B5E" w14:textId="77777777" w:rsidR="002E4554" w:rsidRPr="00FE3FE5" w:rsidRDefault="002E4554" w:rsidP="00AA223A">
            <w:pPr>
              <w:pStyle w:val="TableEntry"/>
              <w:rPr>
                <w:rFonts w:cs="Arial"/>
                <w:sz w:val="24"/>
                <w:szCs w:val="24"/>
                <w:highlight w:val="yellow"/>
              </w:rPr>
            </w:pPr>
          </w:p>
        </w:tc>
        <w:tc>
          <w:tcPr>
            <w:tcW w:w="3164" w:type="dxa"/>
          </w:tcPr>
          <w:p w14:paraId="0962B48B" w14:textId="77777777" w:rsidR="002E4554" w:rsidRPr="00FE3FE5" w:rsidRDefault="002E4554" w:rsidP="00AA223A">
            <w:pPr>
              <w:pStyle w:val="TableEntry"/>
              <w:rPr>
                <w:rFonts w:cs="Arial"/>
                <w:sz w:val="24"/>
                <w:szCs w:val="24"/>
                <w:highlight w:val="yellow"/>
              </w:rPr>
            </w:pPr>
          </w:p>
        </w:tc>
        <w:tc>
          <w:tcPr>
            <w:tcW w:w="3164" w:type="dxa"/>
          </w:tcPr>
          <w:p w14:paraId="2AB4DF3C"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2.2</w:t>
            </w:r>
          </w:p>
        </w:tc>
      </w:tr>
      <w:tr w:rsidR="002E4554" w:rsidRPr="00FE3FE5" w14:paraId="231FD940" w14:textId="77777777" w:rsidTr="00AA223A">
        <w:tc>
          <w:tcPr>
            <w:tcW w:w="3164" w:type="dxa"/>
          </w:tcPr>
          <w:p w14:paraId="211D56F8"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lastRenderedPageBreak/>
              <w:t xml:space="preserve">Similar release characteristics of substances including degradation products and </w:t>
            </w:r>
            <w:proofErr w:type="spellStart"/>
            <w:r w:rsidRPr="00FE3FE5">
              <w:rPr>
                <w:rFonts w:cs="Arial"/>
                <w:i/>
                <w:color w:val="00B050"/>
                <w:sz w:val="24"/>
                <w:szCs w:val="24"/>
                <w:highlight w:val="yellow"/>
              </w:rPr>
              <w:t>leachables</w:t>
            </w:r>
            <w:proofErr w:type="spellEnd"/>
          </w:p>
        </w:tc>
        <w:tc>
          <w:tcPr>
            <w:tcW w:w="3164" w:type="dxa"/>
          </w:tcPr>
          <w:p w14:paraId="7D9E1D11" w14:textId="77777777" w:rsidR="002E4554" w:rsidRPr="00FE3FE5" w:rsidRDefault="002E4554" w:rsidP="00AA223A">
            <w:pPr>
              <w:pStyle w:val="TableEntry"/>
              <w:rPr>
                <w:rFonts w:cs="Arial"/>
                <w:sz w:val="24"/>
                <w:szCs w:val="24"/>
                <w:highlight w:val="yellow"/>
              </w:rPr>
            </w:pPr>
          </w:p>
        </w:tc>
        <w:tc>
          <w:tcPr>
            <w:tcW w:w="3164" w:type="dxa"/>
          </w:tcPr>
          <w:p w14:paraId="35CDFF20" w14:textId="77777777" w:rsidR="002E4554" w:rsidRPr="00FE3FE5" w:rsidRDefault="002E4554" w:rsidP="00AA223A">
            <w:pPr>
              <w:pStyle w:val="TableEntry"/>
              <w:rPr>
                <w:rFonts w:cs="Arial"/>
                <w:sz w:val="24"/>
                <w:szCs w:val="24"/>
                <w:highlight w:val="yellow"/>
              </w:rPr>
            </w:pPr>
          </w:p>
        </w:tc>
        <w:tc>
          <w:tcPr>
            <w:tcW w:w="3164" w:type="dxa"/>
          </w:tcPr>
          <w:p w14:paraId="3AC14278"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2.3</w:t>
            </w:r>
          </w:p>
        </w:tc>
      </w:tr>
    </w:tbl>
    <w:tbl>
      <w:tblPr>
        <w:tblStyle w:val="TableGrid2"/>
        <w:tblW w:w="12682" w:type="dxa"/>
        <w:jc w:val="left"/>
        <w:tblLook w:val="04A0" w:firstRow="1" w:lastRow="0" w:firstColumn="1" w:lastColumn="0" w:noHBand="0" w:noVBand="1"/>
      </w:tblPr>
      <w:tblGrid>
        <w:gridCol w:w="10702"/>
        <w:gridCol w:w="1980"/>
      </w:tblGrid>
      <w:tr w:rsidR="002E4554" w:rsidRPr="00FE3FE5" w14:paraId="76EABF82" w14:textId="77777777" w:rsidTr="00AA223A">
        <w:trPr>
          <w:tblHeader/>
          <w:jc w:val="left"/>
        </w:trPr>
        <w:tc>
          <w:tcPr>
            <w:tcW w:w="10702" w:type="dxa"/>
            <w:shd w:val="clear" w:color="auto" w:fill="D9D9D9" w:themeFill="background1" w:themeFillShade="D9"/>
          </w:tcPr>
          <w:p w14:paraId="17DE360F"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 xml:space="preserve">Scientific justification why there would be no clinically significant difference in the safety and clinical performance of the device, OR a description of the impact on safety and or clinical </w:t>
            </w:r>
            <w:proofErr w:type="gramStart"/>
            <w:r w:rsidRPr="00FE3FE5">
              <w:rPr>
                <w:rFonts w:cs="Arial"/>
                <w:sz w:val="24"/>
                <w:szCs w:val="24"/>
                <w:highlight w:val="yellow"/>
              </w:rPr>
              <w:t>performance</w:t>
            </w:r>
            <w:proofErr w:type="gramEnd"/>
          </w:p>
          <w:p w14:paraId="42CC8DB4"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(Use one row for each of the identified differences in characteristics, and add references to documentation as applicable)</w:t>
            </w:r>
          </w:p>
        </w:tc>
        <w:tc>
          <w:tcPr>
            <w:tcW w:w="1980" w:type="dxa"/>
            <w:shd w:val="clear" w:color="auto" w:fill="D9D9D9" w:themeFill="background1" w:themeFillShade="D9"/>
          </w:tcPr>
          <w:p w14:paraId="3C650B55"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Clinically significant difference</w:t>
            </w:r>
          </w:p>
          <w:p w14:paraId="0B7086A9"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Yes / No</w:t>
            </w:r>
          </w:p>
        </w:tc>
      </w:tr>
      <w:tr w:rsidR="002E4554" w:rsidRPr="00FE3FE5" w14:paraId="623278BF" w14:textId="77777777" w:rsidTr="00AA223A">
        <w:trPr>
          <w:jc w:val="left"/>
        </w:trPr>
        <w:tc>
          <w:tcPr>
            <w:tcW w:w="10702" w:type="dxa"/>
          </w:tcPr>
          <w:p w14:paraId="26C1CE52"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2.1</w:t>
            </w:r>
          </w:p>
        </w:tc>
        <w:tc>
          <w:tcPr>
            <w:tcW w:w="1980" w:type="dxa"/>
          </w:tcPr>
          <w:p w14:paraId="7414EF6F" w14:textId="77777777" w:rsidR="002E4554" w:rsidRPr="00FE3FE5" w:rsidRDefault="002E4554" w:rsidP="00AA223A">
            <w:pPr>
              <w:pStyle w:val="TableEntry"/>
              <w:rPr>
                <w:rFonts w:cs="Arial"/>
                <w:sz w:val="24"/>
                <w:szCs w:val="24"/>
                <w:highlight w:val="yellow"/>
              </w:rPr>
            </w:pPr>
          </w:p>
        </w:tc>
      </w:tr>
      <w:tr w:rsidR="002E4554" w:rsidRPr="00FE3FE5" w14:paraId="499E4BBD" w14:textId="77777777" w:rsidTr="00AA223A">
        <w:trPr>
          <w:jc w:val="left"/>
        </w:trPr>
        <w:tc>
          <w:tcPr>
            <w:tcW w:w="10702" w:type="dxa"/>
          </w:tcPr>
          <w:p w14:paraId="454F284E"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2.2</w:t>
            </w:r>
          </w:p>
        </w:tc>
        <w:tc>
          <w:tcPr>
            <w:tcW w:w="1980" w:type="dxa"/>
          </w:tcPr>
          <w:p w14:paraId="08CA07EA" w14:textId="77777777" w:rsidR="002E4554" w:rsidRPr="00FE3FE5" w:rsidRDefault="002E4554" w:rsidP="00AA223A">
            <w:pPr>
              <w:pStyle w:val="TableEntry"/>
              <w:rPr>
                <w:rFonts w:cs="Arial"/>
                <w:sz w:val="24"/>
                <w:szCs w:val="24"/>
                <w:highlight w:val="yellow"/>
              </w:rPr>
            </w:pPr>
          </w:p>
        </w:tc>
      </w:tr>
      <w:tr w:rsidR="002E4554" w:rsidRPr="00FE3FE5" w14:paraId="22A9FEE3" w14:textId="77777777" w:rsidTr="00AA223A">
        <w:trPr>
          <w:jc w:val="left"/>
        </w:trPr>
        <w:tc>
          <w:tcPr>
            <w:tcW w:w="10702" w:type="dxa"/>
          </w:tcPr>
          <w:p w14:paraId="58CC602F"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2.3</w:t>
            </w:r>
          </w:p>
        </w:tc>
        <w:tc>
          <w:tcPr>
            <w:tcW w:w="1980" w:type="dxa"/>
          </w:tcPr>
          <w:p w14:paraId="3392D2B3" w14:textId="77777777" w:rsidR="002E4554" w:rsidRPr="00FE3FE5" w:rsidRDefault="002E4554" w:rsidP="00AA223A">
            <w:pPr>
              <w:pStyle w:val="TableEntry"/>
              <w:rPr>
                <w:rFonts w:cs="Arial"/>
                <w:sz w:val="24"/>
                <w:szCs w:val="24"/>
                <w:highlight w:val="yellow"/>
              </w:rPr>
            </w:pPr>
          </w:p>
        </w:tc>
      </w:tr>
    </w:tbl>
    <w:p w14:paraId="6EA4067B" w14:textId="77777777" w:rsidR="002E4554" w:rsidRPr="00FE3FE5" w:rsidRDefault="002E4554" w:rsidP="002E4554">
      <w:pPr>
        <w:pStyle w:val="BT1BodyTextI1"/>
        <w:rPr>
          <w:rFonts w:eastAsiaTheme="minorHAnsi" w:cs="Arial"/>
          <w:highlight w:val="yellow"/>
        </w:rPr>
      </w:pPr>
    </w:p>
    <w:p w14:paraId="2599897B" w14:textId="0274F4B8" w:rsidR="002E4554" w:rsidRPr="00FE3FE5" w:rsidRDefault="002E4554" w:rsidP="002E4554">
      <w:pPr>
        <w:pStyle w:val="Caption"/>
        <w:rPr>
          <w:rFonts w:cs="Arial"/>
          <w:i/>
          <w:color w:val="00B050"/>
          <w:szCs w:val="24"/>
          <w:highlight w:val="yellow"/>
        </w:rPr>
      </w:pPr>
      <w:bookmarkStart w:id="1286" w:name="_Toc52463234"/>
      <w:bookmarkStart w:id="1287" w:name="_Toc54010731"/>
      <w:r w:rsidRPr="00FE3FE5">
        <w:rPr>
          <w:rFonts w:cs="Arial"/>
          <w:i/>
          <w:color w:val="00B050"/>
          <w:szCs w:val="24"/>
          <w:highlight w:val="yellow"/>
        </w:rPr>
        <w:lastRenderedPageBreak/>
        <w:t xml:space="preserve">Table </w:t>
      </w:r>
      <w:r w:rsidR="00E121BD" w:rsidRPr="00FE3FE5">
        <w:rPr>
          <w:rFonts w:cs="Arial"/>
          <w:i/>
          <w:color w:val="00B050"/>
          <w:szCs w:val="24"/>
          <w:highlight w:val="yellow"/>
        </w:rPr>
        <w:fldChar w:fldCharType="begin"/>
      </w:r>
      <w:r w:rsidR="00E121BD" w:rsidRPr="00FE3FE5">
        <w:rPr>
          <w:rFonts w:cs="Arial"/>
          <w:i/>
          <w:color w:val="00B050"/>
          <w:szCs w:val="24"/>
          <w:highlight w:val="yellow"/>
        </w:rPr>
        <w:instrText xml:space="preserve"> SEQ Table \* ARABIC </w:instrText>
      </w:r>
      <w:r w:rsidR="00E121BD" w:rsidRPr="00FE3FE5">
        <w:rPr>
          <w:rFonts w:cs="Arial"/>
          <w:i/>
          <w:color w:val="00B050"/>
          <w:szCs w:val="24"/>
          <w:highlight w:val="yellow"/>
        </w:rPr>
        <w:fldChar w:fldCharType="separate"/>
      </w:r>
      <w:r w:rsidR="001C3899" w:rsidRPr="00FE3FE5">
        <w:rPr>
          <w:rFonts w:cs="Arial"/>
          <w:i/>
          <w:noProof/>
          <w:color w:val="00B050"/>
          <w:szCs w:val="24"/>
          <w:highlight w:val="yellow"/>
        </w:rPr>
        <w:t>17</w:t>
      </w:r>
      <w:r w:rsidR="00E121BD" w:rsidRPr="00FE3FE5">
        <w:rPr>
          <w:rFonts w:cs="Arial"/>
          <w:i/>
          <w:noProof/>
          <w:color w:val="00B050"/>
          <w:szCs w:val="24"/>
          <w:highlight w:val="yellow"/>
        </w:rPr>
        <w:fldChar w:fldCharType="end"/>
      </w:r>
      <w:r w:rsidRPr="00FE3FE5">
        <w:rPr>
          <w:rFonts w:cs="Arial"/>
          <w:i/>
          <w:color w:val="00B050"/>
          <w:szCs w:val="24"/>
          <w:highlight w:val="yellow"/>
        </w:rPr>
        <w:t>. Clinical Equivalence Table</w:t>
      </w:r>
      <w:bookmarkEnd w:id="1286"/>
      <w:bookmarkEnd w:id="1287"/>
    </w:p>
    <w:tbl>
      <w:tblPr>
        <w:tblStyle w:val="TableGrid"/>
        <w:tblW w:w="0" w:type="auto"/>
        <w:tblLook w:val="04A0" w:firstRow="1" w:lastRow="0" w:firstColumn="1" w:lastColumn="0" w:noHBand="0" w:noVBand="1"/>
      </w:tblPr>
      <w:tblGrid>
        <w:gridCol w:w="3164"/>
        <w:gridCol w:w="3164"/>
        <w:gridCol w:w="3164"/>
        <w:gridCol w:w="3164"/>
      </w:tblGrid>
      <w:tr w:rsidR="002E4554" w:rsidRPr="00FE3FE5" w14:paraId="31A27F85" w14:textId="77777777" w:rsidTr="00AA223A">
        <w:trPr>
          <w:tblHeader/>
        </w:trPr>
        <w:tc>
          <w:tcPr>
            <w:tcW w:w="12656" w:type="dxa"/>
            <w:gridSpan w:val="4"/>
            <w:shd w:val="clear" w:color="auto" w:fill="D9D9D9" w:themeFill="background1" w:themeFillShade="D9"/>
          </w:tcPr>
          <w:p w14:paraId="0E3C03A3"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Equivalence Table</w:t>
            </w:r>
          </w:p>
          <w:p w14:paraId="2F64306D"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For the comparison of a device with a presumed equivalent marketed device for the purpose of demonstrating equivalence</w:t>
            </w:r>
          </w:p>
        </w:tc>
      </w:tr>
      <w:tr w:rsidR="002E4554" w:rsidRPr="00FE3FE5" w14:paraId="7A9D8E91" w14:textId="77777777" w:rsidTr="00AA223A">
        <w:trPr>
          <w:tblHeader/>
        </w:trPr>
        <w:tc>
          <w:tcPr>
            <w:tcW w:w="3164" w:type="dxa"/>
            <w:shd w:val="clear" w:color="auto" w:fill="D9D9D9" w:themeFill="background1" w:themeFillShade="D9"/>
          </w:tcPr>
          <w:p w14:paraId="4202D474" w14:textId="77777777" w:rsidR="002E4554" w:rsidRPr="00FE3FE5" w:rsidRDefault="002E4554" w:rsidP="0099486F">
            <w:pPr>
              <w:pStyle w:val="TableHeader"/>
              <w:numPr>
                <w:ilvl w:val="0"/>
                <w:numId w:val="43"/>
              </w:numPr>
              <w:ind w:left="300" w:hanging="270"/>
              <w:jc w:val="left"/>
              <w:rPr>
                <w:rFonts w:cs="Arial"/>
                <w:sz w:val="24"/>
                <w:szCs w:val="24"/>
                <w:highlight w:val="yellow"/>
              </w:rPr>
            </w:pPr>
            <w:r w:rsidRPr="00FE3FE5">
              <w:rPr>
                <w:rFonts w:cs="Arial"/>
                <w:sz w:val="24"/>
                <w:szCs w:val="24"/>
                <w:highlight w:val="yellow"/>
              </w:rPr>
              <w:t>Clinical Characteristics (add a separate row for each of the assessed characteristics)</w:t>
            </w:r>
          </w:p>
        </w:tc>
        <w:tc>
          <w:tcPr>
            <w:tcW w:w="3164" w:type="dxa"/>
            <w:shd w:val="clear" w:color="auto" w:fill="D9D9D9" w:themeFill="background1" w:themeFillShade="D9"/>
          </w:tcPr>
          <w:p w14:paraId="019D3665"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Device 1 (under clinical evaluation)</w:t>
            </w:r>
          </w:p>
          <w:p w14:paraId="073C626A"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Description of characteristics and reference to specifying documents</w:t>
            </w:r>
          </w:p>
        </w:tc>
        <w:tc>
          <w:tcPr>
            <w:tcW w:w="3164" w:type="dxa"/>
            <w:shd w:val="clear" w:color="auto" w:fill="D9D9D9" w:themeFill="background1" w:themeFillShade="D9"/>
          </w:tcPr>
          <w:p w14:paraId="329825F2"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Device 2 (marketed device)</w:t>
            </w:r>
          </w:p>
          <w:p w14:paraId="11F4850E"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Description of characteristics and reference to specifying documents</w:t>
            </w:r>
          </w:p>
        </w:tc>
        <w:tc>
          <w:tcPr>
            <w:tcW w:w="3164" w:type="dxa"/>
            <w:shd w:val="clear" w:color="auto" w:fill="D9D9D9" w:themeFill="background1" w:themeFillShade="D9"/>
          </w:tcPr>
          <w:p w14:paraId="6CA11488"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Identified differences or conclusion that there are no differences in the characteristic</w:t>
            </w:r>
          </w:p>
        </w:tc>
      </w:tr>
      <w:tr w:rsidR="002E4554" w:rsidRPr="00FE3FE5" w14:paraId="62BC3495" w14:textId="77777777" w:rsidTr="00AA223A">
        <w:tc>
          <w:tcPr>
            <w:tcW w:w="3164" w:type="dxa"/>
          </w:tcPr>
          <w:p w14:paraId="09733B27"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Same clinical condition or purpose, including similar severity and stage of disease</w:t>
            </w:r>
          </w:p>
        </w:tc>
        <w:tc>
          <w:tcPr>
            <w:tcW w:w="3164" w:type="dxa"/>
          </w:tcPr>
          <w:p w14:paraId="24B0FEFE" w14:textId="77777777" w:rsidR="002E4554" w:rsidRPr="00FE3FE5" w:rsidRDefault="002E4554" w:rsidP="00AA223A">
            <w:pPr>
              <w:pStyle w:val="TableEntry"/>
              <w:rPr>
                <w:rFonts w:cs="Arial"/>
                <w:sz w:val="24"/>
                <w:szCs w:val="24"/>
                <w:highlight w:val="yellow"/>
              </w:rPr>
            </w:pPr>
          </w:p>
        </w:tc>
        <w:tc>
          <w:tcPr>
            <w:tcW w:w="3164" w:type="dxa"/>
          </w:tcPr>
          <w:p w14:paraId="3533161D" w14:textId="77777777" w:rsidR="002E4554" w:rsidRPr="00FE3FE5" w:rsidRDefault="002E4554" w:rsidP="00AA223A">
            <w:pPr>
              <w:pStyle w:val="TableEntry"/>
              <w:rPr>
                <w:rFonts w:cs="Arial"/>
                <w:sz w:val="24"/>
                <w:szCs w:val="24"/>
                <w:highlight w:val="yellow"/>
              </w:rPr>
            </w:pPr>
          </w:p>
        </w:tc>
        <w:tc>
          <w:tcPr>
            <w:tcW w:w="3164" w:type="dxa"/>
          </w:tcPr>
          <w:p w14:paraId="03E42716"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3.1</w:t>
            </w:r>
          </w:p>
        </w:tc>
      </w:tr>
      <w:tr w:rsidR="002E4554" w:rsidRPr="00FE3FE5" w14:paraId="39446CB5" w14:textId="77777777" w:rsidTr="00AA223A">
        <w:tc>
          <w:tcPr>
            <w:tcW w:w="3164" w:type="dxa"/>
          </w:tcPr>
          <w:p w14:paraId="693A1DCE"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Same site in the body</w:t>
            </w:r>
          </w:p>
        </w:tc>
        <w:tc>
          <w:tcPr>
            <w:tcW w:w="3164" w:type="dxa"/>
          </w:tcPr>
          <w:p w14:paraId="75965454" w14:textId="77777777" w:rsidR="002E4554" w:rsidRPr="00FE3FE5" w:rsidRDefault="002E4554" w:rsidP="00AA223A">
            <w:pPr>
              <w:pStyle w:val="TableEntry"/>
              <w:rPr>
                <w:rFonts w:cs="Arial"/>
                <w:sz w:val="24"/>
                <w:szCs w:val="24"/>
                <w:highlight w:val="yellow"/>
              </w:rPr>
            </w:pPr>
          </w:p>
        </w:tc>
        <w:tc>
          <w:tcPr>
            <w:tcW w:w="3164" w:type="dxa"/>
          </w:tcPr>
          <w:p w14:paraId="232E1B52" w14:textId="77777777" w:rsidR="002E4554" w:rsidRPr="00FE3FE5" w:rsidRDefault="002E4554" w:rsidP="00AA223A">
            <w:pPr>
              <w:pStyle w:val="TableEntry"/>
              <w:rPr>
                <w:rFonts w:cs="Arial"/>
                <w:sz w:val="24"/>
                <w:szCs w:val="24"/>
                <w:highlight w:val="yellow"/>
              </w:rPr>
            </w:pPr>
          </w:p>
        </w:tc>
        <w:tc>
          <w:tcPr>
            <w:tcW w:w="3164" w:type="dxa"/>
          </w:tcPr>
          <w:p w14:paraId="3ADAD58E"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(The characteristic must be the same for the demonstration of equivalence)</w:t>
            </w:r>
          </w:p>
          <w:p w14:paraId="783F8E56"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3.2</w:t>
            </w:r>
          </w:p>
        </w:tc>
      </w:tr>
      <w:tr w:rsidR="002E4554" w:rsidRPr="00FE3FE5" w14:paraId="1B2764B1" w14:textId="77777777" w:rsidTr="00AA223A">
        <w:tc>
          <w:tcPr>
            <w:tcW w:w="3164" w:type="dxa"/>
          </w:tcPr>
          <w:p w14:paraId="110B3226"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 xml:space="preserve">Similar population, including as regards age, </w:t>
            </w:r>
            <w:proofErr w:type="gramStart"/>
            <w:r w:rsidRPr="00FE3FE5">
              <w:rPr>
                <w:rFonts w:cs="Arial"/>
                <w:i/>
                <w:color w:val="00B050"/>
                <w:sz w:val="24"/>
                <w:szCs w:val="24"/>
                <w:highlight w:val="yellow"/>
              </w:rPr>
              <w:t>anatomy</w:t>
            </w:r>
            <w:proofErr w:type="gramEnd"/>
            <w:r w:rsidRPr="00FE3FE5">
              <w:rPr>
                <w:rFonts w:cs="Arial"/>
                <w:i/>
                <w:color w:val="00B050"/>
                <w:sz w:val="24"/>
                <w:szCs w:val="24"/>
                <w:highlight w:val="yellow"/>
              </w:rPr>
              <w:t xml:space="preserve"> and physiology</w:t>
            </w:r>
          </w:p>
        </w:tc>
        <w:tc>
          <w:tcPr>
            <w:tcW w:w="3164" w:type="dxa"/>
          </w:tcPr>
          <w:p w14:paraId="758F9FD6" w14:textId="77777777" w:rsidR="002E4554" w:rsidRPr="00FE3FE5" w:rsidRDefault="002E4554" w:rsidP="00AA223A">
            <w:pPr>
              <w:pStyle w:val="TableEntry"/>
              <w:rPr>
                <w:rFonts w:cs="Arial"/>
                <w:sz w:val="24"/>
                <w:szCs w:val="24"/>
                <w:highlight w:val="yellow"/>
              </w:rPr>
            </w:pPr>
          </w:p>
        </w:tc>
        <w:tc>
          <w:tcPr>
            <w:tcW w:w="3164" w:type="dxa"/>
          </w:tcPr>
          <w:p w14:paraId="21F3D240" w14:textId="77777777" w:rsidR="002E4554" w:rsidRPr="00FE3FE5" w:rsidRDefault="002E4554" w:rsidP="00AA223A">
            <w:pPr>
              <w:pStyle w:val="TableEntry"/>
              <w:rPr>
                <w:rFonts w:cs="Arial"/>
                <w:sz w:val="24"/>
                <w:szCs w:val="24"/>
                <w:highlight w:val="yellow"/>
              </w:rPr>
            </w:pPr>
          </w:p>
        </w:tc>
        <w:tc>
          <w:tcPr>
            <w:tcW w:w="3164" w:type="dxa"/>
          </w:tcPr>
          <w:p w14:paraId="21D59E52"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3.3</w:t>
            </w:r>
          </w:p>
        </w:tc>
      </w:tr>
      <w:tr w:rsidR="002E4554" w:rsidRPr="00FE3FE5" w14:paraId="38313CD2" w14:textId="77777777" w:rsidTr="00AA223A">
        <w:tc>
          <w:tcPr>
            <w:tcW w:w="3164" w:type="dxa"/>
          </w:tcPr>
          <w:p w14:paraId="514E96EB"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Same kind of user</w:t>
            </w:r>
          </w:p>
        </w:tc>
        <w:tc>
          <w:tcPr>
            <w:tcW w:w="3164" w:type="dxa"/>
          </w:tcPr>
          <w:p w14:paraId="4F008D30" w14:textId="77777777" w:rsidR="002E4554" w:rsidRPr="00FE3FE5" w:rsidRDefault="002E4554" w:rsidP="00AA223A">
            <w:pPr>
              <w:pStyle w:val="TableEntry"/>
              <w:rPr>
                <w:rFonts w:cs="Arial"/>
                <w:sz w:val="24"/>
                <w:szCs w:val="24"/>
                <w:highlight w:val="yellow"/>
              </w:rPr>
            </w:pPr>
          </w:p>
        </w:tc>
        <w:tc>
          <w:tcPr>
            <w:tcW w:w="3164" w:type="dxa"/>
          </w:tcPr>
          <w:p w14:paraId="63353FC7" w14:textId="77777777" w:rsidR="002E4554" w:rsidRPr="00FE3FE5" w:rsidRDefault="002E4554" w:rsidP="00AA223A">
            <w:pPr>
              <w:pStyle w:val="TableEntry"/>
              <w:rPr>
                <w:rFonts w:cs="Arial"/>
                <w:sz w:val="24"/>
                <w:szCs w:val="24"/>
                <w:highlight w:val="yellow"/>
              </w:rPr>
            </w:pPr>
          </w:p>
        </w:tc>
        <w:tc>
          <w:tcPr>
            <w:tcW w:w="3164" w:type="dxa"/>
          </w:tcPr>
          <w:p w14:paraId="0CDCB13A"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(The characteristic must be the same for the demonstration of equivalence)</w:t>
            </w:r>
          </w:p>
          <w:p w14:paraId="0987C22F"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3.4</w:t>
            </w:r>
          </w:p>
        </w:tc>
      </w:tr>
      <w:tr w:rsidR="002E4554" w:rsidRPr="00FE3FE5" w14:paraId="640FC134" w14:textId="77777777" w:rsidTr="00AA223A">
        <w:tc>
          <w:tcPr>
            <w:tcW w:w="3164" w:type="dxa"/>
          </w:tcPr>
          <w:p w14:paraId="53F72386"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lastRenderedPageBreak/>
              <w:t>Similar relevant critical performance in view of the expected clinical effort for a specific intended purpose</w:t>
            </w:r>
          </w:p>
        </w:tc>
        <w:tc>
          <w:tcPr>
            <w:tcW w:w="3164" w:type="dxa"/>
          </w:tcPr>
          <w:p w14:paraId="4B1AA059" w14:textId="77777777" w:rsidR="002E4554" w:rsidRPr="00FE3FE5" w:rsidRDefault="002E4554" w:rsidP="00AA223A">
            <w:pPr>
              <w:pStyle w:val="TableEntry"/>
              <w:rPr>
                <w:rFonts w:cs="Arial"/>
                <w:sz w:val="24"/>
                <w:szCs w:val="24"/>
                <w:highlight w:val="yellow"/>
              </w:rPr>
            </w:pPr>
          </w:p>
        </w:tc>
        <w:tc>
          <w:tcPr>
            <w:tcW w:w="3164" w:type="dxa"/>
          </w:tcPr>
          <w:p w14:paraId="578659E9" w14:textId="77777777" w:rsidR="002E4554" w:rsidRPr="00FE3FE5" w:rsidRDefault="002E4554" w:rsidP="00AA223A">
            <w:pPr>
              <w:pStyle w:val="TableEntry"/>
              <w:rPr>
                <w:rFonts w:cs="Arial"/>
                <w:sz w:val="24"/>
                <w:szCs w:val="24"/>
                <w:highlight w:val="yellow"/>
              </w:rPr>
            </w:pPr>
          </w:p>
        </w:tc>
        <w:tc>
          <w:tcPr>
            <w:tcW w:w="3164" w:type="dxa"/>
          </w:tcPr>
          <w:p w14:paraId="583428D8"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3.5</w:t>
            </w:r>
          </w:p>
        </w:tc>
      </w:tr>
    </w:tbl>
    <w:tbl>
      <w:tblPr>
        <w:tblStyle w:val="TableGrid3"/>
        <w:tblW w:w="12682" w:type="dxa"/>
        <w:jc w:val="left"/>
        <w:tblLook w:val="04A0" w:firstRow="1" w:lastRow="0" w:firstColumn="1" w:lastColumn="0" w:noHBand="0" w:noVBand="1"/>
      </w:tblPr>
      <w:tblGrid>
        <w:gridCol w:w="10702"/>
        <w:gridCol w:w="1980"/>
      </w:tblGrid>
      <w:tr w:rsidR="002E4554" w:rsidRPr="00FE3FE5" w14:paraId="3AA82518" w14:textId="77777777" w:rsidTr="00AA223A">
        <w:trPr>
          <w:tblHeader/>
          <w:jc w:val="left"/>
        </w:trPr>
        <w:tc>
          <w:tcPr>
            <w:tcW w:w="10702" w:type="dxa"/>
            <w:shd w:val="clear" w:color="auto" w:fill="D9D9D9" w:themeFill="background1" w:themeFillShade="D9"/>
          </w:tcPr>
          <w:p w14:paraId="4B73E6D2"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 xml:space="preserve">Scientific justification why there would be no clinically significant difference in the safety and clinical performance of the device, OR a description of the impact on safety and or clinical </w:t>
            </w:r>
            <w:proofErr w:type="gramStart"/>
            <w:r w:rsidRPr="00FE3FE5">
              <w:rPr>
                <w:rFonts w:cs="Arial"/>
                <w:sz w:val="24"/>
                <w:szCs w:val="24"/>
                <w:highlight w:val="yellow"/>
              </w:rPr>
              <w:t>performance</w:t>
            </w:r>
            <w:proofErr w:type="gramEnd"/>
          </w:p>
          <w:p w14:paraId="386AD497"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(Use one row for each of the identified differences in characteristics, and add references to documentation as applicable)</w:t>
            </w:r>
          </w:p>
        </w:tc>
        <w:tc>
          <w:tcPr>
            <w:tcW w:w="1980" w:type="dxa"/>
            <w:shd w:val="clear" w:color="auto" w:fill="D9D9D9" w:themeFill="background1" w:themeFillShade="D9"/>
          </w:tcPr>
          <w:p w14:paraId="756A7793"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Clinically significant difference</w:t>
            </w:r>
          </w:p>
          <w:p w14:paraId="107A30A0" w14:textId="77777777" w:rsidR="002E4554" w:rsidRPr="00FE3FE5" w:rsidRDefault="002E4554" w:rsidP="00AA223A">
            <w:pPr>
              <w:pStyle w:val="TableHeader"/>
              <w:rPr>
                <w:rFonts w:cs="Arial"/>
                <w:sz w:val="24"/>
                <w:szCs w:val="24"/>
                <w:highlight w:val="yellow"/>
              </w:rPr>
            </w:pPr>
            <w:r w:rsidRPr="00FE3FE5">
              <w:rPr>
                <w:rFonts w:cs="Arial"/>
                <w:sz w:val="24"/>
                <w:szCs w:val="24"/>
                <w:highlight w:val="yellow"/>
              </w:rPr>
              <w:t>Yes / No</w:t>
            </w:r>
          </w:p>
        </w:tc>
      </w:tr>
      <w:tr w:rsidR="002E4554" w:rsidRPr="00FE3FE5" w14:paraId="3A5373E3" w14:textId="77777777" w:rsidTr="00AA223A">
        <w:trPr>
          <w:jc w:val="left"/>
        </w:trPr>
        <w:tc>
          <w:tcPr>
            <w:tcW w:w="10702" w:type="dxa"/>
          </w:tcPr>
          <w:p w14:paraId="5FA3E1AF"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3.1</w:t>
            </w:r>
          </w:p>
        </w:tc>
        <w:tc>
          <w:tcPr>
            <w:tcW w:w="1980" w:type="dxa"/>
          </w:tcPr>
          <w:p w14:paraId="2D15D9DB" w14:textId="77777777" w:rsidR="002E4554" w:rsidRPr="00FE3FE5" w:rsidRDefault="002E4554" w:rsidP="00AA223A">
            <w:pPr>
              <w:pStyle w:val="TableEntry"/>
              <w:rPr>
                <w:rFonts w:cs="Arial"/>
                <w:sz w:val="24"/>
                <w:szCs w:val="24"/>
                <w:highlight w:val="yellow"/>
              </w:rPr>
            </w:pPr>
          </w:p>
        </w:tc>
      </w:tr>
      <w:tr w:rsidR="002E4554" w:rsidRPr="00FE3FE5" w14:paraId="2B681BBB" w14:textId="77777777" w:rsidTr="00AA223A">
        <w:trPr>
          <w:jc w:val="left"/>
        </w:trPr>
        <w:tc>
          <w:tcPr>
            <w:tcW w:w="10702" w:type="dxa"/>
          </w:tcPr>
          <w:p w14:paraId="2E919053"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3.2</w:t>
            </w:r>
          </w:p>
        </w:tc>
        <w:tc>
          <w:tcPr>
            <w:tcW w:w="1980" w:type="dxa"/>
          </w:tcPr>
          <w:p w14:paraId="215A9739" w14:textId="77777777" w:rsidR="002E4554" w:rsidRPr="00FE3FE5" w:rsidRDefault="002E4554" w:rsidP="00AA223A">
            <w:pPr>
              <w:pStyle w:val="TableEntry"/>
              <w:rPr>
                <w:rFonts w:cs="Arial"/>
                <w:sz w:val="24"/>
                <w:szCs w:val="24"/>
                <w:highlight w:val="yellow"/>
              </w:rPr>
            </w:pPr>
          </w:p>
        </w:tc>
      </w:tr>
      <w:tr w:rsidR="002E4554" w:rsidRPr="00FE3FE5" w14:paraId="68C21869" w14:textId="77777777" w:rsidTr="00AA223A">
        <w:trPr>
          <w:jc w:val="left"/>
        </w:trPr>
        <w:tc>
          <w:tcPr>
            <w:tcW w:w="10702" w:type="dxa"/>
          </w:tcPr>
          <w:p w14:paraId="53FCAD59"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3.3</w:t>
            </w:r>
          </w:p>
        </w:tc>
        <w:tc>
          <w:tcPr>
            <w:tcW w:w="1980" w:type="dxa"/>
          </w:tcPr>
          <w:p w14:paraId="1F931610" w14:textId="77777777" w:rsidR="002E4554" w:rsidRPr="00FE3FE5" w:rsidRDefault="002E4554" w:rsidP="00AA223A">
            <w:pPr>
              <w:pStyle w:val="TableEntry"/>
              <w:rPr>
                <w:rFonts w:cs="Arial"/>
                <w:sz w:val="24"/>
                <w:szCs w:val="24"/>
                <w:highlight w:val="yellow"/>
              </w:rPr>
            </w:pPr>
          </w:p>
        </w:tc>
      </w:tr>
      <w:tr w:rsidR="002E4554" w:rsidRPr="00FE3FE5" w14:paraId="5FA03316" w14:textId="77777777" w:rsidTr="00AA223A">
        <w:trPr>
          <w:jc w:val="left"/>
        </w:trPr>
        <w:tc>
          <w:tcPr>
            <w:tcW w:w="10702" w:type="dxa"/>
          </w:tcPr>
          <w:p w14:paraId="792F619D"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3.4</w:t>
            </w:r>
          </w:p>
        </w:tc>
        <w:tc>
          <w:tcPr>
            <w:tcW w:w="1980" w:type="dxa"/>
          </w:tcPr>
          <w:p w14:paraId="29C0AC56" w14:textId="77777777" w:rsidR="002E4554" w:rsidRPr="00FE3FE5" w:rsidRDefault="002E4554" w:rsidP="00AA223A">
            <w:pPr>
              <w:pStyle w:val="TableEntry"/>
              <w:rPr>
                <w:rFonts w:cs="Arial"/>
                <w:sz w:val="24"/>
                <w:szCs w:val="24"/>
                <w:highlight w:val="yellow"/>
              </w:rPr>
            </w:pPr>
          </w:p>
        </w:tc>
      </w:tr>
      <w:tr w:rsidR="002E4554" w:rsidRPr="00FE3FE5" w14:paraId="615CB0CA" w14:textId="77777777" w:rsidTr="00AA223A">
        <w:trPr>
          <w:jc w:val="left"/>
        </w:trPr>
        <w:tc>
          <w:tcPr>
            <w:tcW w:w="10702" w:type="dxa"/>
          </w:tcPr>
          <w:p w14:paraId="1FD4B6A6" w14:textId="77777777" w:rsidR="002E4554" w:rsidRPr="00FE3FE5" w:rsidRDefault="002E4554" w:rsidP="00AA223A">
            <w:pPr>
              <w:pStyle w:val="TableEntry"/>
              <w:rPr>
                <w:rFonts w:cs="Arial"/>
                <w:sz w:val="24"/>
                <w:szCs w:val="24"/>
                <w:highlight w:val="yellow"/>
              </w:rPr>
            </w:pPr>
            <w:r w:rsidRPr="00FE3FE5">
              <w:rPr>
                <w:rFonts w:cs="Arial"/>
                <w:sz w:val="24"/>
                <w:szCs w:val="24"/>
                <w:highlight w:val="yellow"/>
              </w:rPr>
              <w:t>3.5</w:t>
            </w:r>
          </w:p>
        </w:tc>
        <w:tc>
          <w:tcPr>
            <w:tcW w:w="1980" w:type="dxa"/>
          </w:tcPr>
          <w:p w14:paraId="3E6FC81C" w14:textId="77777777" w:rsidR="002E4554" w:rsidRPr="00FE3FE5" w:rsidRDefault="002E4554" w:rsidP="00AA223A">
            <w:pPr>
              <w:pStyle w:val="TableEntry"/>
              <w:rPr>
                <w:rFonts w:cs="Arial"/>
                <w:sz w:val="24"/>
                <w:szCs w:val="24"/>
                <w:highlight w:val="yellow"/>
              </w:rPr>
            </w:pPr>
          </w:p>
        </w:tc>
      </w:tr>
      <w:tr w:rsidR="002E4554" w:rsidRPr="00FE3FE5" w14:paraId="164C4D48" w14:textId="77777777" w:rsidTr="00AA223A">
        <w:trPr>
          <w:jc w:val="left"/>
        </w:trPr>
        <w:tc>
          <w:tcPr>
            <w:tcW w:w="10702" w:type="dxa"/>
          </w:tcPr>
          <w:p w14:paraId="3BF70E53" w14:textId="77777777" w:rsidR="002E4554" w:rsidRPr="00FE3FE5" w:rsidRDefault="002E4554" w:rsidP="00AA223A">
            <w:pPr>
              <w:pStyle w:val="TableEntry"/>
              <w:rPr>
                <w:rFonts w:cs="Arial"/>
                <w:i/>
                <w:color w:val="00B050"/>
                <w:sz w:val="24"/>
                <w:szCs w:val="24"/>
                <w:highlight w:val="yellow"/>
              </w:rPr>
            </w:pPr>
            <w:r w:rsidRPr="00FE3FE5">
              <w:rPr>
                <w:rFonts w:cs="Arial"/>
                <w:i/>
                <w:color w:val="00B050"/>
                <w:sz w:val="24"/>
                <w:szCs w:val="24"/>
                <w:highlight w:val="yellow"/>
              </w:rPr>
              <w:t>Summary</w:t>
            </w:r>
          </w:p>
          <w:p w14:paraId="0FED50EF" w14:textId="77777777" w:rsidR="002E4554" w:rsidRPr="00FE3FE5" w:rsidRDefault="002E4554" w:rsidP="00AA223A">
            <w:pPr>
              <w:pStyle w:val="TableEntry"/>
              <w:rPr>
                <w:rFonts w:cs="Arial"/>
                <w:sz w:val="24"/>
                <w:szCs w:val="24"/>
                <w:highlight w:val="yellow"/>
              </w:rPr>
            </w:pPr>
            <w:r w:rsidRPr="00FE3FE5">
              <w:rPr>
                <w:rFonts w:cs="Arial"/>
                <w:i/>
                <w:color w:val="00B050"/>
                <w:sz w:val="24"/>
                <w:szCs w:val="24"/>
                <w:highlight w:val="yellow"/>
              </w:rPr>
              <w:t>In the circumstance that more than one non-significant difference is identified, provide a justification whether the sum of differences may affect the safety and clinical performance of this device.</w:t>
            </w:r>
          </w:p>
        </w:tc>
        <w:tc>
          <w:tcPr>
            <w:tcW w:w="1980" w:type="dxa"/>
          </w:tcPr>
          <w:p w14:paraId="1E469EF1" w14:textId="77777777" w:rsidR="002E4554" w:rsidRPr="00FE3FE5" w:rsidRDefault="002E4554" w:rsidP="00AA223A">
            <w:pPr>
              <w:pStyle w:val="TableEntry"/>
              <w:rPr>
                <w:rFonts w:cs="Arial"/>
                <w:sz w:val="24"/>
                <w:szCs w:val="24"/>
                <w:highlight w:val="yellow"/>
              </w:rPr>
            </w:pPr>
          </w:p>
        </w:tc>
      </w:tr>
    </w:tbl>
    <w:p w14:paraId="7F069AE7" w14:textId="7F40F7AF" w:rsidR="00201B72" w:rsidRPr="00FE3FE5" w:rsidRDefault="00201B72" w:rsidP="00AC26BD">
      <w:pPr>
        <w:pStyle w:val="BT1BodyTextI1"/>
        <w:rPr>
          <w:rFonts w:eastAsiaTheme="majorEastAsia" w:cs="Arial"/>
          <w:highlight w:val="yellow"/>
        </w:rPr>
      </w:pPr>
    </w:p>
    <w:p w14:paraId="22C18966" w14:textId="2414EFAE" w:rsidR="008C0483" w:rsidRPr="00FE3FE5" w:rsidRDefault="008C0483" w:rsidP="00AC26BD">
      <w:pPr>
        <w:pStyle w:val="BT1BodyTextI1"/>
        <w:rPr>
          <w:rFonts w:eastAsiaTheme="majorEastAsia" w:cs="Arial"/>
          <w:i/>
          <w:color w:val="00B050"/>
          <w:highlight w:val="yellow"/>
        </w:rPr>
        <w:sectPr w:rsidR="008C0483" w:rsidRPr="00FE3FE5" w:rsidSect="008C0483">
          <w:headerReference w:type="default" r:id="rId22"/>
          <w:footerReference w:type="default" r:id="rId23"/>
          <w:pgSz w:w="15840" w:h="12240" w:orient="landscape" w:code="1"/>
          <w:pgMar w:top="1080" w:right="1440" w:bottom="1080" w:left="1728" w:header="720" w:footer="720" w:gutter="0"/>
          <w:cols w:space="720"/>
          <w:docGrid w:linePitch="360"/>
        </w:sectPr>
      </w:pPr>
    </w:p>
    <w:p w14:paraId="0B8458B7" w14:textId="345EFE1D" w:rsidR="00A55EEE" w:rsidRPr="00FE3FE5" w:rsidRDefault="0007406D" w:rsidP="0097044B">
      <w:pPr>
        <w:pStyle w:val="Heading1"/>
        <w:rPr>
          <w:rFonts w:eastAsiaTheme="majorEastAsia"/>
          <w:szCs w:val="24"/>
          <w:highlight w:val="yellow"/>
        </w:rPr>
      </w:pPr>
      <w:bookmarkStart w:id="1288" w:name="_Toc533167662"/>
      <w:bookmarkStart w:id="1289" w:name="_Toc535221838"/>
      <w:bookmarkStart w:id="1290" w:name="_Toc533167663"/>
      <w:bookmarkStart w:id="1291" w:name="_Toc535221839"/>
      <w:bookmarkStart w:id="1292" w:name="_Toc533167664"/>
      <w:bookmarkStart w:id="1293" w:name="_Toc535221840"/>
      <w:bookmarkStart w:id="1294" w:name="_Toc533167665"/>
      <w:bookmarkStart w:id="1295" w:name="_Toc535221841"/>
      <w:bookmarkStart w:id="1296" w:name="_Toc519254334"/>
      <w:bookmarkStart w:id="1297" w:name="_Toc519503651"/>
      <w:bookmarkStart w:id="1298" w:name="_Toc519504139"/>
      <w:bookmarkStart w:id="1299" w:name="_Toc519509937"/>
      <w:bookmarkStart w:id="1300" w:name="_Toc519511108"/>
      <w:bookmarkStart w:id="1301" w:name="_Toc497205509"/>
      <w:bookmarkStart w:id="1302" w:name="_Toc497205659"/>
      <w:bookmarkStart w:id="1303" w:name="_Toc497205971"/>
      <w:bookmarkStart w:id="1304" w:name="_Toc497206303"/>
      <w:bookmarkStart w:id="1305" w:name="_Toc497206451"/>
      <w:bookmarkStart w:id="1306" w:name="_Toc497206597"/>
      <w:bookmarkStart w:id="1307" w:name="_Toc497206742"/>
      <w:bookmarkStart w:id="1308" w:name="_Toc497207097"/>
      <w:bookmarkStart w:id="1309" w:name="_Toc497212490"/>
      <w:bookmarkStart w:id="1310" w:name="_Toc497212682"/>
      <w:bookmarkStart w:id="1311" w:name="_Toc497212857"/>
      <w:bookmarkStart w:id="1312" w:name="_Toc498329182"/>
      <w:bookmarkStart w:id="1313" w:name="_Toc533167666"/>
      <w:bookmarkStart w:id="1314" w:name="_Toc535221842"/>
      <w:bookmarkStart w:id="1315" w:name="_Toc533167670"/>
      <w:bookmarkStart w:id="1316" w:name="_Toc535221846"/>
      <w:bookmarkStart w:id="1317" w:name="_Toc531893735"/>
      <w:bookmarkStart w:id="1318" w:name="_Toc531895929"/>
      <w:bookmarkStart w:id="1319" w:name="_Toc531955373"/>
      <w:bookmarkStart w:id="1320" w:name="_Toc532110333"/>
      <w:bookmarkStart w:id="1321" w:name="_Toc533167672"/>
      <w:bookmarkStart w:id="1322" w:name="_Toc535221848"/>
      <w:bookmarkStart w:id="1323" w:name="_Toc531893736"/>
      <w:bookmarkStart w:id="1324" w:name="_Toc531895930"/>
      <w:bookmarkStart w:id="1325" w:name="_Toc531955374"/>
      <w:bookmarkStart w:id="1326" w:name="_Toc532110334"/>
      <w:bookmarkStart w:id="1327" w:name="_Toc533167673"/>
      <w:bookmarkStart w:id="1328" w:name="_Toc535221849"/>
      <w:bookmarkStart w:id="1329" w:name="_Toc497205511"/>
      <w:bookmarkStart w:id="1330" w:name="_Toc497205661"/>
      <w:bookmarkStart w:id="1331" w:name="_Toc497205973"/>
      <w:bookmarkStart w:id="1332" w:name="_Toc497206305"/>
      <w:bookmarkStart w:id="1333" w:name="_Toc497206453"/>
      <w:bookmarkStart w:id="1334" w:name="_Toc497206599"/>
      <w:bookmarkStart w:id="1335" w:name="_Toc497206744"/>
      <w:bookmarkStart w:id="1336" w:name="_Toc497207099"/>
      <w:bookmarkStart w:id="1337" w:name="_Toc497212492"/>
      <w:bookmarkStart w:id="1338" w:name="_Toc497212684"/>
      <w:bookmarkStart w:id="1339" w:name="_Toc497212859"/>
      <w:bookmarkStart w:id="1340" w:name="_Toc498329184"/>
      <w:bookmarkStart w:id="1341" w:name="_Toc497205512"/>
      <w:bookmarkStart w:id="1342" w:name="_Toc497205662"/>
      <w:bookmarkStart w:id="1343" w:name="_Toc497205974"/>
      <w:bookmarkStart w:id="1344" w:name="_Toc497206306"/>
      <w:bookmarkStart w:id="1345" w:name="_Toc497206454"/>
      <w:bookmarkStart w:id="1346" w:name="_Toc497206600"/>
      <w:bookmarkStart w:id="1347" w:name="_Toc497206745"/>
      <w:bookmarkStart w:id="1348" w:name="_Toc497207100"/>
      <w:bookmarkStart w:id="1349" w:name="_Toc497212493"/>
      <w:bookmarkStart w:id="1350" w:name="_Toc497212685"/>
      <w:bookmarkStart w:id="1351" w:name="_Toc497212860"/>
      <w:bookmarkStart w:id="1352" w:name="_Toc498329185"/>
      <w:bookmarkStart w:id="1353" w:name="_Toc533167674"/>
      <w:bookmarkStart w:id="1354" w:name="_Toc535221850"/>
      <w:bookmarkStart w:id="1355" w:name="_Toc533167680"/>
      <w:bookmarkStart w:id="1356" w:name="_Toc535221856"/>
      <w:bookmarkStart w:id="1357" w:name="_Toc531893738"/>
      <w:bookmarkStart w:id="1358" w:name="_Toc531895932"/>
      <w:bookmarkStart w:id="1359" w:name="_Toc531955376"/>
      <w:bookmarkStart w:id="1360" w:name="_Toc532110336"/>
      <w:bookmarkStart w:id="1361" w:name="_Toc533167683"/>
      <w:bookmarkStart w:id="1362" w:name="_Toc535221859"/>
      <w:bookmarkStart w:id="1363" w:name="_Toc497205514"/>
      <w:bookmarkStart w:id="1364" w:name="_Toc497205664"/>
      <w:bookmarkStart w:id="1365" w:name="_Toc497205976"/>
      <w:bookmarkStart w:id="1366" w:name="_Toc497206308"/>
      <w:bookmarkStart w:id="1367" w:name="_Toc497206456"/>
      <w:bookmarkStart w:id="1368" w:name="_Toc497206602"/>
      <w:bookmarkStart w:id="1369" w:name="_Toc497206747"/>
      <w:bookmarkStart w:id="1370" w:name="_Toc497207102"/>
      <w:bookmarkStart w:id="1371" w:name="_Toc497212495"/>
      <w:bookmarkStart w:id="1372" w:name="_Toc497212687"/>
      <w:bookmarkStart w:id="1373" w:name="_Toc497212862"/>
      <w:bookmarkStart w:id="1374" w:name="_Toc498329187"/>
      <w:bookmarkStart w:id="1375" w:name="_Toc497205515"/>
      <w:bookmarkStart w:id="1376" w:name="_Toc497205665"/>
      <w:bookmarkStart w:id="1377" w:name="_Toc497205977"/>
      <w:bookmarkStart w:id="1378" w:name="_Toc497206309"/>
      <w:bookmarkStart w:id="1379" w:name="_Toc497206457"/>
      <w:bookmarkStart w:id="1380" w:name="_Toc497206603"/>
      <w:bookmarkStart w:id="1381" w:name="_Toc497206748"/>
      <w:bookmarkStart w:id="1382" w:name="_Toc497207103"/>
      <w:bookmarkStart w:id="1383" w:name="_Toc497212496"/>
      <w:bookmarkStart w:id="1384" w:name="_Toc497212688"/>
      <w:bookmarkStart w:id="1385" w:name="_Toc497212863"/>
      <w:bookmarkStart w:id="1386" w:name="_Toc498329188"/>
      <w:bookmarkStart w:id="1387" w:name="_Toc533167689"/>
      <w:bookmarkStart w:id="1388" w:name="_Toc535221865"/>
      <w:bookmarkStart w:id="1389" w:name="_Toc497205517"/>
      <w:bookmarkStart w:id="1390" w:name="_Toc497205667"/>
      <w:bookmarkStart w:id="1391" w:name="_Toc497205979"/>
      <w:bookmarkStart w:id="1392" w:name="_Toc497206311"/>
      <w:bookmarkStart w:id="1393" w:name="_Toc497206459"/>
      <w:bookmarkStart w:id="1394" w:name="_Toc497206605"/>
      <w:bookmarkStart w:id="1395" w:name="_Toc497206750"/>
      <w:bookmarkStart w:id="1396" w:name="_Toc497207105"/>
      <w:bookmarkStart w:id="1397" w:name="_Toc497212498"/>
      <w:bookmarkStart w:id="1398" w:name="_Toc497212690"/>
      <w:bookmarkStart w:id="1399" w:name="_Toc497212865"/>
      <w:bookmarkStart w:id="1400" w:name="_Toc498329190"/>
      <w:bookmarkStart w:id="1401" w:name="_Toc533167698"/>
      <w:bookmarkStart w:id="1402" w:name="_Toc535221874"/>
      <w:bookmarkStart w:id="1403" w:name="_Toc533167699"/>
      <w:bookmarkStart w:id="1404" w:name="_Toc535221875"/>
      <w:bookmarkStart w:id="1405" w:name="_Toc533167704"/>
      <w:bookmarkStart w:id="1406" w:name="_Toc535221880"/>
      <w:bookmarkStart w:id="1407" w:name="_Toc533167708"/>
      <w:bookmarkStart w:id="1408" w:name="_Toc535221884"/>
      <w:bookmarkStart w:id="1409" w:name="_Toc497205520"/>
      <w:bookmarkStart w:id="1410" w:name="_Toc497205670"/>
      <w:bookmarkStart w:id="1411" w:name="_Toc497205982"/>
      <w:bookmarkStart w:id="1412" w:name="_Toc497206314"/>
      <w:bookmarkStart w:id="1413" w:name="_Toc497206462"/>
      <w:bookmarkStart w:id="1414" w:name="_Toc497206608"/>
      <w:bookmarkStart w:id="1415" w:name="_Toc497206753"/>
      <w:bookmarkStart w:id="1416" w:name="_Toc497207108"/>
      <w:bookmarkStart w:id="1417" w:name="_Toc497212501"/>
      <w:bookmarkStart w:id="1418" w:name="_Toc497212693"/>
      <w:bookmarkStart w:id="1419" w:name="_Toc497212868"/>
      <w:bookmarkStart w:id="1420" w:name="_Toc498329193"/>
      <w:bookmarkStart w:id="1421" w:name="_Toc497205521"/>
      <w:bookmarkStart w:id="1422" w:name="_Toc497205671"/>
      <w:bookmarkStart w:id="1423" w:name="_Toc497205983"/>
      <w:bookmarkStart w:id="1424" w:name="_Toc497206315"/>
      <w:bookmarkStart w:id="1425" w:name="_Toc497206463"/>
      <w:bookmarkStart w:id="1426" w:name="_Toc497206609"/>
      <w:bookmarkStart w:id="1427" w:name="_Toc497206754"/>
      <w:bookmarkStart w:id="1428" w:name="_Toc497207109"/>
      <w:bookmarkStart w:id="1429" w:name="_Toc497212502"/>
      <w:bookmarkStart w:id="1430" w:name="_Toc497212694"/>
      <w:bookmarkStart w:id="1431" w:name="_Toc497212869"/>
      <w:bookmarkStart w:id="1432" w:name="_Toc498329194"/>
      <w:bookmarkStart w:id="1433" w:name="_Toc519254340"/>
      <w:bookmarkStart w:id="1434" w:name="_Toc519503657"/>
      <w:bookmarkStart w:id="1435" w:name="_Toc519504145"/>
      <w:bookmarkStart w:id="1436" w:name="_Toc519509943"/>
      <w:bookmarkStart w:id="1437" w:name="_Toc519511114"/>
      <w:bookmarkStart w:id="1438" w:name="_Toc519254341"/>
      <w:bookmarkStart w:id="1439" w:name="_Toc519503658"/>
      <w:bookmarkStart w:id="1440" w:name="_Toc519504146"/>
      <w:bookmarkStart w:id="1441" w:name="_Toc519509944"/>
      <w:bookmarkStart w:id="1442" w:name="_Toc519511115"/>
      <w:bookmarkStart w:id="1443" w:name="_Toc519254342"/>
      <w:bookmarkStart w:id="1444" w:name="_Toc519503659"/>
      <w:bookmarkStart w:id="1445" w:name="_Toc519504147"/>
      <w:bookmarkStart w:id="1446" w:name="_Toc519509945"/>
      <w:bookmarkStart w:id="1447" w:name="_Toc519511116"/>
      <w:bookmarkStart w:id="1448" w:name="_Toc519254343"/>
      <w:bookmarkStart w:id="1449" w:name="_Toc519503660"/>
      <w:bookmarkStart w:id="1450" w:name="_Toc519504148"/>
      <w:bookmarkStart w:id="1451" w:name="_Toc519509946"/>
      <w:bookmarkStart w:id="1452" w:name="_Toc519511117"/>
      <w:bookmarkStart w:id="1453" w:name="_Toc519254344"/>
      <w:bookmarkStart w:id="1454" w:name="_Toc519503661"/>
      <w:bookmarkStart w:id="1455" w:name="_Toc519504149"/>
      <w:bookmarkStart w:id="1456" w:name="_Toc519509947"/>
      <w:bookmarkStart w:id="1457" w:name="_Toc519511118"/>
      <w:bookmarkStart w:id="1458" w:name="_Toc519254345"/>
      <w:bookmarkStart w:id="1459" w:name="_Toc519503662"/>
      <w:bookmarkStart w:id="1460" w:name="_Toc519504150"/>
      <w:bookmarkStart w:id="1461" w:name="_Toc519509948"/>
      <w:bookmarkStart w:id="1462" w:name="_Toc519511119"/>
      <w:bookmarkStart w:id="1463" w:name="_Toc519254346"/>
      <w:bookmarkStart w:id="1464" w:name="_Toc519503663"/>
      <w:bookmarkStart w:id="1465" w:name="_Toc519504151"/>
      <w:bookmarkStart w:id="1466" w:name="_Toc519509949"/>
      <w:bookmarkStart w:id="1467" w:name="_Toc519511120"/>
      <w:bookmarkStart w:id="1468" w:name="_Toc519254351"/>
      <w:bookmarkStart w:id="1469" w:name="_Toc519503668"/>
      <w:bookmarkStart w:id="1470" w:name="_Toc519504156"/>
      <w:bookmarkStart w:id="1471" w:name="_Toc519509954"/>
      <w:bookmarkStart w:id="1472" w:name="_Toc519511125"/>
      <w:bookmarkStart w:id="1473" w:name="_Toc519254355"/>
      <w:bookmarkStart w:id="1474" w:name="_Toc519503672"/>
      <w:bookmarkStart w:id="1475" w:name="_Toc519504160"/>
      <w:bookmarkStart w:id="1476" w:name="_Toc519509958"/>
      <w:bookmarkStart w:id="1477" w:name="_Toc519511129"/>
      <w:bookmarkStart w:id="1478" w:name="_Toc519254359"/>
      <w:bookmarkStart w:id="1479" w:name="_Toc519503676"/>
      <w:bookmarkStart w:id="1480" w:name="_Toc519504164"/>
      <w:bookmarkStart w:id="1481" w:name="_Toc519509962"/>
      <w:bookmarkStart w:id="1482" w:name="_Toc519511133"/>
      <w:bookmarkStart w:id="1483" w:name="_Toc519254360"/>
      <w:bookmarkStart w:id="1484" w:name="_Toc519503677"/>
      <w:bookmarkStart w:id="1485" w:name="_Toc519504165"/>
      <w:bookmarkStart w:id="1486" w:name="_Toc519509963"/>
      <w:bookmarkStart w:id="1487" w:name="_Toc519511134"/>
      <w:bookmarkStart w:id="1488" w:name="_Toc519254361"/>
      <w:bookmarkStart w:id="1489" w:name="_Toc519503678"/>
      <w:bookmarkStart w:id="1490" w:name="_Toc519504166"/>
      <w:bookmarkStart w:id="1491" w:name="_Toc519509964"/>
      <w:bookmarkStart w:id="1492" w:name="_Toc519511135"/>
      <w:bookmarkStart w:id="1493" w:name="_Toc497205524"/>
      <w:bookmarkStart w:id="1494" w:name="_Toc497205674"/>
      <w:bookmarkStart w:id="1495" w:name="_Toc497205986"/>
      <w:bookmarkStart w:id="1496" w:name="_Toc497206318"/>
      <w:bookmarkStart w:id="1497" w:name="_Toc497206466"/>
      <w:bookmarkStart w:id="1498" w:name="_Toc497206612"/>
      <w:bookmarkStart w:id="1499" w:name="_Toc497206757"/>
      <w:bookmarkStart w:id="1500" w:name="_Toc497207112"/>
      <w:bookmarkStart w:id="1501" w:name="_Toc497212505"/>
      <w:bookmarkStart w:id="1502" w:name="_Toc497212697"/>
      <w:bookmarkStart w:id="1503" w:name="_Toc497212872"/>
      <w:bookmarkStart w:id="1504" w:name="_Toc498329197"/>
      <w:bookmarkStart w:id="1505" w:name="_Toc497205525"/>
      <w:bookmarkStart w:id="1506" w:name="_Toc497205675"/>
      <w:bookmarkStart w:id="1507" w:name="_Toc497205987"/>
      <w:bookmarkStart w:id="1508" w:name="_Toc497206319"/>
      <w:bookmarkStart w:id="1509" w:name="_Toc497206467"/>
      <w:bookmarkStart w:id="1510" w:name="_Toc497206613"/>
      <w:bookmarkStart w:id="1511" w:name="_Toc497206758"/>
      <w:bookmarkStart w:id="1512" w:name="_Toc497207113"/>
      <w:bookmarkStart w:id="1513" w:name="_Toc497212506"/>
      <w:bookmarkStart w:id="1514" w:name="_Toc497212698"/>
      <w:bookmarkStart w:id="1515" w:name="_Toc497212873"/>
      <w:bookmarkStart w:id="1516" w:name="_Toc498329198"/>
      <w:bookmarkStart w:id="1517" w:name="_Ref469576928"/>
      <w:bookmarkStart w:id="1518" w:name="_Ref469576924"/>
      <w:bookmarkStart w:id="1519" w:name="_Toc497205526"/>
      <w:bookmarkStart w:id="1520" w:name="_Toc497205676"/>
      <w:bookmarkStart w:id="1521" w:name="_Toc497205988"/>
      <w:bookmarkStart w:id="1522" w:name="_Toc497206320"/>
      <w:bookmarkStart w:id="1523" w:name="_Toc497206468"/>
      <w:bookmarkStart w:id="1524" w:name="_Toc497206614"/>
      <w:bookmarkStart w:id="1525" w:name="_Toc497206759"/>
      <w:bookmarkStart w:id="1526" w:name="_Toc497207114"/>
      <w:bookmarkStart w:id="1527" w:name="_Toc497212507"/>
      <w:bookmarkStart w:id="1528" w:name="_Toc497212699"/>
      <w:bookmarkStart w:id="1529" w:name="_Toc497212874"/>
      <w:bookmarkStart w:id="1530" w:name="_Toc498329199"/>
      <w:bookmarkStart w:id="1531" w:name="_Toc497205531"/>
      <w:bookmarkStart w:id="1532" w:name="_Toc497205681"/>
      <w:bookmarkStart w:id="1533" w:name="_Toc497205993"/>
      <w:bookmarkStart w:id="1534" w:name="_Toc497206325"/>
      <w:bookmarkStart w:id="1535" w:name="_Toc497206473"/>
      <w:bookmarkStart w:id="1536" w:name="_Toc497206619"/>
      <w:bookmarkStart w:id="1537" w:name="_Toc497206764"/>
      <w:bookmarkStart w:id="1538" w:name="_Toc497207119"/>
      <w:bookmarkStart w:id="1539" w:name="_Toc497212512"/>
      <w:bookmarkStart w:id="1540" w:name="_Toc497212704"/>
      <w:bookmarkStart w:id="1541" w:name="_Toc497212879"/>
      <w:bookmarkStart w:id="1542" w:name="_Toc498329204"/>
      <w:bookmarkStart w:id="1543" w:name="_Toc497205535"/>
      <w:bookmarkStart w:id="1544" w:name="_Toc497205685"/>
      <w:bookmarkStart w:id="1545" w:name="_Toc497205997"/>
      <w:bookmarkStart w:id="1546" w:name="_Toc497206329"/>
      <w:bookmarkStart w:id="1547" w:name="_Toc497206477"/>
      <w:bookmarkStart w:id="1548" w:name="_Toc497206623"/>
      <w:bookmarkStart w:id="1549" w:name="_Toc497206768"/>
      <w:bookmarkStart w:id="1550" w:name="_Toc497207123"/>
      <w:bookmarkStart w:id="1551" w:name="_Toc497212516"/>
      <w:bookmarkStart w:id="1552" w:name="_Toc497212708"/>
      <w:bookmarkStart w:id="1553" w:name="_Toc497212883"/>
      <w:bookmarkStart w:id="1554" w:name="_Toc498329208"/>
      <w:bookmarkStart w:id="1555" w:name="_Toc497205539"/>
      <w:bookmarkStart w:id="1556" w:name="_Toc497205689"/>
      <w:bookmarkStart w:id="1557" w:name="_Toc497206001"/>
      <w:bookmarkStart w:id="1558" w:name="_Toc497206333"/>
      <w:bookmarkStart w:id="1559" w:name="_Toc497206481"/>
      <w:bookmarkStart w:id="1560" w:name="_Toc497206627"/>
      <w:bookmarkStart w:id="1561" w:name="_Toc497206772"/>
      <w:bookmarkStart w:id="1562" w:name="_Toc497207127"/>
      <w:bookmarkStart w:id="1563" w:name="_Toc497212520"/>
      <w:bookmarkStart w:id="1564" w:name="_Toc497212712"/>
      <w:bookmarkStart w:id="1565" w:name="_Toc497212887"/>
      <w:bookmarkStart w:id="1566" w:name="_Toc498329212"/>
      <w:bookmarkStart w:id="1567" w:name="_Toc497205543"/>
      <w:bookmarkStart w:id="1568" w:name="_Toc497205693"/>
      <w:bookmarkStart w:id="1569" w:name="_Toc497206005"/>
      <w:bookmarkStart w:id="1570" w:name="_Toc497206337"/>
      <w:bookmarkStart w:id="1571" w:name="_Toc497206485"/>
      <w:bookmarkStart w:id="1572" w:name="_Toc497206631"/>
      <w:bookmarkStart w:id="1573" w:name="_Toc497206776"/>
      <w:bookmarkStart w:id="1574" w:name="_Toc497207131"/>
      <w:bookmarkStart w:id="1575" w:name="_Toc497212115"/>
      <w:bookmarkStart w:id="1576" w:name="_Toc497212205"/>
      <w:bookmarkStart w:id="1577" w:name="_Toc497212295"/>
      <w:bookmarkStart w:id="1578" w:name="_Toc497212391"/>
      <w:bookmarkStart w:id="1579" w:name="_Toc497212524"/>
      <w:bookmarkStart w:id="1580" w:name="_Toc497212716"/>
      <w:bookmarkStart w:id="1581" w:name="_Toc497212891"/>
      <w:bookmarkStart w:id="1582" w:name="_Toc498329216"/>
      <w:bookmarkStart w:id="1583" w:name="_Toc497205544"/>
      <w:bookmarkStart w:id="1584" w:name="_Toc497205694"/>
      <w:bookmarkStart w:id="1585" w:name="_Toc497206006"/>
      <w:bookmarkStart w:id="1586" w:name="_Toc497206338"/>
      <w:bookmarkStart w:id="1587" w:name="_Toc497206486"/>
      <w:bookmarkStart w:id="1588" w:name="_Toc497206632"/>
      <w:bookmarkStart w:id="1589" w:name="_Toc497206777"/>
      <w:bookmarkStart w:id="1590" w:name="_Toc497207132"/>
      <w:bookmarkStart w:id="1591" w:name="_Toc497212525"/>
      <w:bookmarkStart w:id="1592" w:name="_Toc497212717"/>
      <w:bookmarkStart w:id="1593" w:name="_Toc497212892"/>
      <w:bookmarkStart w:id="1594" w:name="_Toc498329217"/>
      <w:bookmarkStart w:id="1595" w:name="_Toc497205545"/>
      <w:bookmarkStart w:id="1596" w:name="_Toc497205695"/>
      <w:bookmarkStart w:id="1597" w:name="_Toc497206007"/>
      <w:bookmarkStart w:id="1598" w:name="_Toc497206339"/>
      <w:bookmarkStart w:id="1599" w:name="_Toc497206487"/>
      <w:bookmarkStart w:id="1600" w:name="_Toc497206633"/>
      <w:bookmarkStart w:id="1601" w:name="_Toc497206778"/>
      <w:bookmarkStart w:id="1602" w:name="_Toc497207133"/>
      <w:bookmarkStart w:id="1603" w:name="_Toc497212526"/>
      <w:bookmarkStart w:id="1604" w:name="_Toc497212718"/>
      <w:bookmarkStart w:id="1605" w:name="_Toc497212893"/>
      <w:bookmarkStart w:id="1606" w:name="_Toc498329218"/>
      <w:bookmarkStart w:id="1607" w:name="_Toc497205546"/>
      <w:bookmarkStart w:id="1608" w:name="_Toc497205696"/>
      <w:bookmarkStart w:id="1609" w:name="_Toc497206008"/>
      <w:bookmarkStart w:id="1610" w:name="_Toc497206340"/>
      <w:bookmarkStart w:id="1611" w:name="_Toc497206488"/>
      <w:bookmarkStart w:id="1612" w:name="_Toc497206634"/>
      <w:bookmarkStart w:id="1613" w:name="_Toc497206779"/>
      <w:bookmarkStart w:id="1614" w:name="_Toc497207134"/>
      <w:bookmarkStart w:id="1615" w:name="_Toc497212527"/>
      <w:bookmarkStart w:id="1616" w:name="_Toc497212719"/>
      <w:bookmarkStart w:id="1617" w:name="_Toc497212894"/>
      <w:bookmarkStart w:id="1618" w:name="_Toc498329219"/>
      <w:bookmarkStart w:id="1619" w:name="_Toc497205547"/>
      <w:bookmarkStart w:id="1620" w:name="_Toc497205697"/>
      <w:bookmarkStart w:id="1621" w:name="_Toc497206009"/>
      <w:bookmarkStart w:id="1622" w:name="_Toc497206341"/>
      <w:bookmarkStart w:id="1623" w:name="_Toc497206489"/>
      <w:bookmarkStart w:id="1624" w:name="_Toc497206635"/>
      <w:bookmarkStart w:id="1625" w:name="_Toc497206780"/>
      <w:bookmarkStart w:id="1626" w:name="_Toc497207135"/>
      <w:bookmarkStart w:id="1627" w:name="_Toc497212528"/>
      <w:bookmarkStart w:id="1628" w:name="_Toc497212720"/>
      <w:bookmarkStart w:id="1629" w:name="_Toc497212895"/>
      <w:bookmarkStart w:id="1630" w:name="_Toc498329220"/>
      <w:bookmarkStart w:id="1631" w:name="_Toc497205548"/>
      <w:bookmarkStart w:id="1632" w:name="_Toc497205698"/>
      <w:bookmarkStart w:id="1633" w:name="_Toc497206010"/>
      <w:bookmarkStart w:id="1634" w:name="_Toc497206342"/>
      <w:bookmarkStart w:id="1635" w:name="_Toc497206490"/>
      <w:bookmarkStart w:id="1636" w:name="_Toc497206636"/>
      <w:bookmarkStart w:id="1637" w:name="_Toc497206781"/>
      <w:bookmarkStart w:id="1638" w:name="_Toc497207136"/>
      <w:bookmarkStart w:id="1639" w:name="_Toc497212529"/>
      <w:bookmarkStart w:id="1640" w:name="_Toc497212721"/>
      <w:bookmarkStart w:id="1641" w:name="_Toc497212896"/>
      <w:bookmarkStart w:id="1642" w:name="_Toc498329221"/>
      <w:bookmarkStart w:id="1643" w:name="_Toc497205549"/>
      <w:bookmarkStart w:id="1644" w:name="_Toc497205699"/>
      <w:bookmarkStart w:id="1645" w:name="_Toc497206011"/>
      <w:bookmarkStart w:id="1646" w:name="_Toc497206343"/>
      <w:bookmarkStart w:id="1647" w:name="_Toc497206491"/>
      <w:bookmarkStart w:id="1648" w:name="_Toc497206637"/>
      <w:bookmarkStart w:id="1649" w:name="_Toc497206782"/>
      <w:bookmarkStart w:id="1650" w:name="_Toc497207137"/>
      <w:bookmarkStart w:id="1651" w:name="_Toc497212530"/>
      <w:bookmarkStart w:id="1652" w:name="_Toc497212722"/>
      <w:bookmarkStart w:id="1653" w:name="_Toc497212897"/>
      <w:bookmarkStart w:id="1654" w:name="_Toc498329222"/>
      <w:bookmarkStart w:id="1655" w:name="_Toc497205550"/>
      <w:bookmarkStart w:id="1656" w:name="_Toc497205700"/>
      <w:bookmarkStart w:id="1657" w:name="_Toc497206012"/>
      <w:bookmarkStart w:id="1658" w:name="_Toc497206344"/>
      <w:bookmarkStart w:id="1659" w:name="_Toc497206492"/>
      <w:bookmarkStart w:id="1660" w:name="_Toc497206638"/>
      <w:bookmarkStart w:id="1661" w:name="_Toc497206783"/>
      <w:bookmarkStart w:id="1662" w:name="_Toc497207138"/>
      <w:bookmarkStart w:id="1663" w:name="_Toc497212531"/>
      <w:bookmarkStart w:id="1664" w:name="_Toc497212723"/>
      <w:bookmarkStart w:id="1665" w:name="_Toc497212898"/>
      <w:bookmarkStart w:id="1666" w:name="_Toc498329223"/>
      <w:bookmarkStart w:id="1667" w:name="_Toc497205551"/>
      <w:bookmarkStart w:id="1668" w:name="_Toc497205701"/>
      <w:bookmarkStart w:id="1669" w:name="_Toc497206013"/>
      <w:bookmarkStart w:id="1670" w:name="_Toc497206345"/>
      <w:bookmarkStart w:id="1671" w:name="_Toc497206493"/>
      <w:bookmarkStart w:id="1672" w:name="_Toc497206639"/>
      <w:bookmarkStart w:id="1673" w:name="_Toc497206784"/>
      <w:bookmarkStart w:id="1674" w:name="_Toc497207139"/>
      <w:bookmarkStart w:id="1675" w:name="_Toc497212532"/>
      <w:bookmarkStart w:id="1676" w:name="_Toc497212724"/>
      <w:bookmarkStart w:id="1677" w:name="_Toc497212899"/>
      <w:bookmarkStart w:id="1678" w:name="_Toc498329224"/>
      <w:bookmarkStart w:id="1679" w:name="_Toc497205552"/>
      <w:bookmarkStart w:id="1680" w:name="_Toc497205702"/>
      <w:bookmarkStart w:id="1681" w:name="_Toc497206014"/>
      <w:bookmarkStart w:id="1682" w:name="_Toc497206346"/>
      <w:bookmarkStart w:id="1683" w:name="_Toc497206494"/>
      <w:bookmarkStart w:id="1684" w:name="_Toc497206640"/>
      <w:bookmarkStart w:id="1685" w:name="_Toc497206785"/>
      <w:bookmarkStart w:id="1686" w:name="_Toc497207140"/>
      <w:bookmarkStart w:id="1687" w:name="_Toc497212533"/>
      <w:bookmarkStart w:id="1688" w:name="_Toc497212725"/>
      <w:bookmarkStart w:id="1689" w:name="_Toc497212900"/>
      <w:bookmarkStart w:id="1690" w:name="_Toc498329225"/>
      <w:bookmarkStart w:id="1691" w:name="_Toc497205553"/>
      <w:bookmarkStart w:id="1692" w:name="_Toc497205703"/>
      <w:bookmarkStart w:id="1693" w:name="_Toc497206015"/>
      <w:bookmarkStart w:id="1694" w:name="_Toc497206347"/>
      <w:bookmarkStart w:id="1695" w:name="_Toc497206495"/>
      <w:bookmarkStart w:id="1696" w:name="_Toc497206641"/>
      <w:bookmarkStart w:id="1697" w:name="_Toc497206786"/>
      <w:bookmarkStart w:id="1698" w:name="_Toc497207141"/>
      <w:bookmarkStart w:id="1699" w:name="_Toc497212534"/>
      <w:bookmarkStart w:id="1700" w:name="_Toc497212726"/>
      <w:bookmarkStart w:id="1701" w:name="_Toc497212901"/>
      <w:bookmarkStart w:id="1702" w:name="_Toc498329226"/>
      <w:bookmarkStart w:id="1703" w:name="_Toc497205554"/>
      <w:bookmarkStart w:id="1704" w:name="_Toc497205704"/>
      <w:bookmarkStart w:id="1705" w:name="_Toc497206016"/>
      <w:bookmarkStart w:id="1706" w:name="_Toc497206348"/>
      <w:bookmarkStart w:id="1707" w:name="_Toc497206496"/>
      <w:bookmarkStart w:id="1708" w:name="_Toc497206642"/>
      <w:bookmarkStart w:id="1709" w:name="_Toc497206787"/>
      <w:bookmarkStart w:id="1710" w:name="_Toc497207142"/>
      <w:bookmarkStart w:id="1711" w:name="_Toc497212535"/>
      <w:bookmarkStart w:id="1712" w:name="_Toc497212727"/>
      <w:bookmarkStart w:id="1713" w:name="_Toc497212902"/>
      <w:bookmarkStart w:id="1714" w:name="_Toc498329227"/>
      <w:bookmarkStart w:id="1715" w:name="_Toc497205555"/>
      <w:bookmarkStart w:id="1716" w:name="_Toc497205705"/>
      <w:bookmarkStart w:id="1717" w:name="_Toc497206017"/>
      <w:bookmarkStart w:id="1718" w:name="_Toc497206349"/>
      <w:bookmarkStart w:id="1719" w:name="_Toc497206497"/>
      <w:bookmarkStart w:id="1720" w:name="_Toc497206643"/>
      <w:bookmarkStart w:id="1721" w:name="_Toc497206788"/>
      <w:bookmarkStart w:id="1722" w:name="_Toc497207143"/>
      <w:bookmarkStart w:id="1723" w:name="_Toc497212536"/>
      <w:bookmarkStart w:id="1724" w:name="_Toc497212728"/>
      <w:bookmarkStart w:id="1725" w:name="_Toc497212903"/>
      <w:bookmarkStart w:id="1726" w:name="_Toc498329228"/>
      <w:bookmarkStart w:id="1727" w:name="_Toc497205556"/>
      <w:bookmarkStart w:id="1728" w:name="_Toc497205706"/>
      <w:bookmarkStart w:id="1729" w:name="_Toc497206018"/>
      <w:bookmarkStart w:id="1730" w:name="_Toc497206350"/>
      <w:bookmarkStart w:id="1731" w:name="_Toc497206498"/>
      <w:bookmarkStart w:id="1732" w:name="_Toc497206644"/>
      <w:bookmarkStart w:id="1733" w:name="_Toc497206789"/>
      <w:bookmarkStart w:id="1734" w:name="_Toc497207144"/>
      <w:bookmarkStart w:id="1735" w:name="_Toc497212537"/>
      <w:bookmarkStart w:id="1736" w:name="_Toc497212729"/>
      <w:bookmarkStart w:id="1737" w:name="_Toc497212904"/>
      <w:bookmarkStart w:id="1738" w:name="_Toc498329229"/>
      <w:bookmarkStart w:id="1739" w:name="_Toc497205557"/>
      <w:bookmarkStart w:id="1740" w:name="_Toc497205707"/>
      <w:bookmarkStart w:id="1741" w:name="_Toc497206019"/>
      <w:bookmarkStart w:id="1742" w:name="_Toc497206351"/>
      <w:bookmarkStart w:id="1743" w:name="_Toc497206499"/>
      <w:bookmarkStart w:id="1744" w:name="_Toc497206645"/>
      <w:bookmarkStart w:id="1745" w:name="_Toc497206790"/>
      <w:bookmarkStart w:id="1746" w:name="_Toc497207145"/>
      <w:bookmarkStart w:id="1747" w:name="_Toc497212538"/>
      <w:bookmarkStart w:id="1748" w:name="_Toc497212730"/>
      <w:bookmarkStart w:id="1749" w:name="_Toc497212905"/>
      <w:bookmarkStart w:id="1750" w:name="_Toc498329230"/>
      <w:bookmarkStart w:id="1751" w:name="_Toc497205558"/>
      <w:bookmarkStart w:id="1752" w:name="_Toc497205708"/>
      <w:bookmarkStart w:id="1753" w:name="_Toc497206020"/>
      <w:bookmarkStart w:id="1754" w:name="_Toc497206352"/>
      <w:bookmarkStart w:id="1755" w:name="_Toc497206500"/>
      <w:bookmarkStart w:id="1756" w:name="_Toc497206646"/>
      <w:bookmarkStart w:id="1757" w:name="_Toc497206791"/>
      <w:bookmarkStart w:id="1758" w:name="_Toc497207146"/>
      <w:bookmarkStart w:id="1759" w:name="_Toc497212539"/>
      <w:bookmarkStart w:id="1760" w:name="_Toc497212731"/>
      <w:bookmarkStart w:id="1761" w:name="_Toc497212906"/>
      <w:bookmarkStart w:id="1762" w:name="_Toc498329231"/>
      <w:bookmarkStart w:id="1763" w:name="_Toc497205559"/>
      <w:bookmarkStart w:id="1764" w:name="_Toc497205709"/>
      <w:bookmarkStart w:id="1765" w:name="_Toc497206021"/>
      <w:bookmarkStart w:id="1766" w:name="_Toc497206353"/>
      <w:bookmarkStart w:id="1767" w:name="_Toc497206501"/>
      <w:bookmarkStart w:id="1768" w:name="_Toc497206647"/>
      <w:bookmarkStart w:id="1769" w:name="_Toc497206792"/>
      <w:bookmarkStart w:id="1770" w:name="_Toc497207147"/>
      <w:bookmarkStart w:id="1771" w:name="_Toc497212540"/>
      <w:bookmarkStart w:id="1772" w:name="_Toc497212732"/>
      <w:bookmarkStart w:id="1773" w:name="_Toc497212907"/>
      <w:bookmarkStart w:id="1774" w:name="_Toc498329232"/>
      <w:bookmarkStart w:id="1775" w:name="_Toc497205560"/>
      <w:bookmarkStart w:id="1776" w:name="_Toc497205710"/>
      <w:bookmarkStart w:id="1777" w:name="_Toc497206022"/>
      <w:bookmarkStart w:id="1778" w:name="_Toc497206354"/>
      <w:bookmarkStart w:id="1779" w:name="_Toc497206502"/>
      <w:bookmarkStart w:id="1780" w:name="_Toc497206648"/>
      <w:bookmarkStart w:id="1781" w:name="_Toc497206793"/>
      <w:bookmarkStart w:id="1782" w:name="_Toc497207148"/>
      <w:bookmarkStart w:id="1783" w:name="_Toc497212541"/>
      <w:bookmarkStart w:id="1784" w:name="_Toc497212733"/>
      <w:bookmarkStart w:id="1785" w:name="_Toc497212908"/>
      <w:bookmarkStart w:id="1786" w:name="_Toc498329233"/>
      <w:bookmarkStart w:id="1787" w:name="_Toc497205561"/>
      <w:bookmarkStart w:id="1788" w:name="_Toc497205711"/>
      <w:bookmarkStart w:id="1789" w:name="_Toc497206023"/>
      <w:bookmarkStart w:id="1790" w:name="_Toc497206355"/>
      <w:bookmarkStart w:id="1791" w:name="_Toc497206503"/>
      <w:bookmarkStart w:id="1792" w:name="_Toc497206649"/>
      <w:bookmarkStart w:id="1793" w:name="_Toc497206794"/>
      <w:bookmarkStart w:id="1794" w:name="_Toc497207149"/>
      <w:bookmarkStart w:id="1795" w:name="_Toc497212542"/>
      <w:bookmarkStart w:id="1796" w:name="_Toc497212734"/>
      <w:bookmarkStart w:id="1797" w:name="_Toc497212909"/>
      <w:bookmarkStart w:id="1798" w:name="_Toc498329234"/>
      <w:bookmarkStart w:id="1799" w:name="_Toc497205562"/>
      <w:bookmarkStart w:id="1800" w:name="_Toc497205712"/>
      <w:bookmarkStart w:id="1801" w:name="_Toc497206024"/>
      <w:bookmarkStart w:id="1802" w:name="_Toc497206356"/>
      <w:bookmarkStart w:id="1803" w:name="_Toc497206504"/>
      <w:bookmarkStart w:id="1804" w:name="_Toc497206650"/>
      <w:bookmarkStart w:id="1805" w:name="_Toc497206795"/>
      <w:bookmarkStart w:id="1806" w:name="_Toc497207150"/>
      <w:bookmarkStart w:id="1807" w:name="_Toc497212543"/>
      <w:bookmarkStart w:id="1808" w:name="_Toc497212735"/>
      <w:bookmarkStart w:id="1809" w:name="_Toc497212910"/>
      <w:bookmarkStart w:id="1810" w:name="_Toc498329235"/>
      <w:bookmarkStart w:id="1811" w:name="_Toc497205563"/>
      <w:bookmarkStart w:id="1812" w:name="_Toc497205713"/>
      <w:bookmarkStart w:id="1813" w:name="_Toc497206025"/>
      <w:bookmarkStart w:id="1814" w:name="_Toc497206357"/>
      <w:bookmarkStart w:id="1815" w:name="_Toc497206505"/>
      <w:bookmarkStart w:id="1816" w:name="_Toc497206651"/>
      <w:bookmarkStart w:id="1817" w:name="_Toc497206796"/>
      <w:bookmarkStart w:id="1818" w:name="_Toc497207151"/>
      <w:bookmarkStart w:id="1819" w:name="_Toc497212544"/>
      <w:bookmarkStart w:id="1820" w:name="_Toc497212736"/>
      <w:bookmarkStart w:id="1821" w:name="_Toc497212911"/>
      <w:bookmarkStart w:id="1822" w:name="_Toc498329236"/>
      <w:bookmarkStart w:id="1823" w:name="_Toc497205564"/>
      <w:bookmarkStart w:id="1824" w:name="_Toc497205714"/>
      <w:bookmarkStart w:id="1825" w:name="_Toc497206026"/>
      <w:bookmarkStart w:id="1826" w:name="_Toc497206358"/>
      <w:bookmarkStart w:id="1827" w:name="_Toc497206506"/>
      <w:bookmarkStart w:id="1828" w:name="_Toc497206652"/>
      <w:bookmarkStart w:id="1829" w:name="_Toc497206797"/>
      <w:bookmarkStart w:id="1830" w:name="_Toc497207152"/>
      <w:bookmarkStart w:id="1831" w:name="_Toc497212545"/>
      <w:bookmarkStart w:id="1832" w:name="_Toc497212737"/>
      <w:bookmarkStart w:id="1833" w:name="_Toc497212912"/>
      <w:bookmarkStart w:id="1834" w:name="_Toc498329237"/>
      <w:bookmarkStart w:id="1835" w:name="_Toc519254362"/>
      <w:bookmarkStart w:id="1836" w:name="_Toc531893747"/>
      <w:bookmarkStart w:id="1837" w:name="_Toc531895941"/>
      <w:bookmarkStart w:id="1838" w:name="_Toc531955385"/>
      <w:bookmarkStart w:id="1839" w:name="_Toc532110345"/>
      <w:bookmarkStart w:id="1840" w:name="_Toc533167709"/>
      <w:bookmarkStart w:id="1841" w:name="_Toc535221885"/>
      <w:bookmarkStart w:id="1842" w:name="_Toc519254364"/>
      <w:bookmarkStart w:id="1843" w:name="_Toc531893749"/>
      <w:bookmarkStart w:id="1844" w:name="_Toc531895943"/>
      <w:bookmarkStart w:id="1845" w:name="_Toc531955387"/>
      <w:bookmarkStart w:id="1846" w:name="_Toc532110347"/>
      <w:bookmarkStart w:id="1847" w:name="_Toc533167711"/>
      <w:bookmarkStart w:id="1848" w:name="_Toc535221887"/>
      <w:bookmarkStart w:id="1849" w:name="_Toc519254367"/>
      <w:bookmarkStart w:id="1850" w:name="_Toc531893752"/>
      <w:bookmarkStart w:id="1851" w:name="_Toc531895946"/>
      <w:bookmarkStart w:id="1852" w:name="_Toc531955390"/>
      <w:bookmarkStart w:id="1853" w:name="_Toc532110350"/>
      <w:bookmarkStart w:id="1854" w:name="_Toc533167714"/>
      <w:bookmarkStart w:id="1855" w:name="_Toc535221890"/>
      <w:bookmarkStart w:id="1856" w:name="_Toc519254368"/>
      <w:bookmarkStart w:id="1857" w:name="_Toc531893753"/>
      <w:bookmarkStart w:id="1858" w:name="_Toc531895947"/>
      <w:bookmarkStart w:id="1859" w:name="_Toc531955391"/>
      <w:bookmarkStart w:id="1860" w:name="_Toc532110351"/>
      <w:bookmarkStart w:id="1861" w:name="_Toc533167715"/>
      <w:bookmarkStart w:id="1862" w:name="_Toc535221891"/>
      <w:bookmarkStart w:id="1863" w:name="_Toc519254369"/>
      <w:bookmarkStart w:id="1864" w:name="_Toc531893754"/>
      <w:bookmarkStart w:id="1865" w:name="_Toc531895948"/>
      <w:bookmarkStart w:id="1866" w:name="_Toc531955392"/>
      <w:bookmarkStart w:id="1867" w:name="_Toc532110352"/>
      <w:bookmarkStart w:id="1868" w:name="_Toc533167716"/>
      <w:bookmarkStart w:id="1869" w:name="_Toc535221892"/>
      <w:bookmarkStart w:id="1870" w:name="_Toc519254370"/>
      <w:bookmarkStart w:id="1871" w:name="_Toc531893755"/>
      <w:bookmarkStart w:id="1872" w:name="_Toc531895949"/>
      <w:bookmarkStart w:id="1873" w:name="_Toc531955393"/>
      <w:bookmarkStart w:id="1874" w:name="_Toc532110353"/>
      <w:bookmarkStart w:id="1875" w:name="_Toc533167717"/>
      <w:bookmarkStart w:id="1876" w:name="_Toc535221893"/>
      <w:bookmarkStart w:id="1877" w:name="_Toc497205566"/>
      <w:bookmarkStart w:id="1878" w:name="_Toc497205716"/>
      <w:bookmarkStart w:id="1879" w:name="_Toc497206028"/>
      <w:bookmarkStart w:id="1880" w:name="_Toc497206360"/>
      <w:bookmarkStart w:id="1881" w:name="_Toc497206508"/>
      <w:bookmarkStart w:id="1882" w:name="_Toc497206654"/>
      <w:bookmarkStart w:id="1883" w:name="_Toc497206799"/>
      <w:bookmarkStart w:id="1884" w:name="_Toc497207154"/>
      <w:bookmarkStart w:id="1885" w:name="_Toc497212547"/>
      <w:bookmarkStart w:id="1886" w:name="_Toc497212739"/>
      <w:bookmarkStart w:id="1887" w:name="_Toc497212914"/>
      <w:bookmarkStart w:id="1888" w:name="_Toc498329239"/>
      <w:bookmarkStart w:id="1889" w:name="_Toc497205611"/>
      <w:bookmarkStart w:id="1890" w:name="_Toc497205761"/>
      <w:bookmarkStart w:id="1891" w:name="_Toc497206073"/>
      <w:bookmarkStart w:id="1892" w:name="_Toc497206405"/>
      <w:bookmarkStart w:id="1893" w:name="_Toc497206553"/>
      <w:bookmarkStart w:id="1894" w:name="_Toc497206699"/>
      <w:bookmarkStart w:id="1895" w:name="_Toc497206844"/>
      <w:bookmarkStart w:id="1896" w:name="_Toc497207199"/>
      <w:bookmarkStart w:id="1897" w:name="_Toc497212592"/>
      <w:bookmarkStart w:id="1898" w:name="_Toc497212784"/>
      <w:bookmarkStart w:id="1899" w:name="_Toc497212959"/>
      <w:bookmarkStart w:id="1900" w:name="_Toc498329284"/>
      <w:bookmarkStart w:id="1901" w:name="_Toc497205612"/>
      <w:bookmarkStart w:id="1902" w:name="_Toc497205762"/>
      <w:bookmarkStart w:id="1903" w:name="_Toc497206074"/>
      <w:bookmarkStart w:id="1904" w:name="_Toc497206406"/>
      <w:bookmarkStart w:id="1905" w:name="_Toc497206554"/>
      <w:bookmarkStart w:id="1906" w:name="_Toc497206700"/>
      <w:bookmarkStart w:id="1907" w:name="_Toc497206845"/>
      <w:bookmarkStart w:id="1908" w:name="_Toc497207200"/>
      <w:bookmarkStart w:id="1909" w:name="_Toc497212593"/>
      <w:bookmarkStart w:id="1910" w:name="_Toc497212785"/>
      <w:bookmarkStart w:id="1911" w:name="_Toc497212960"/>
      <w:bookmarkStart w:id="1912" w:name="_Toc498329285"/>
      <w:bookmarkStart w:id="1913" w:name="_Toc497205613"/>
      <w:bookmarkStart w:id="1914" w:name="_Toc497205763"/>
      <w:bookmarkStart w:id="1915" w:name="_Toc497206075"/>
      <w:bookmarkStart w:id="1916" w:name="_Toc497206407"/>
      <w:bookmarkStart w:id="1917" w:name="_Toc497206555"/>
      <w:bookmarkStart w:id="1918" w:name="_Toc497206701"/>
      <w:bookmarkStart w:id="1919" w:name="_Toc497206846"/>
      <w:bookmarkStart w:id="1920" w:name="_Toc497207201"/>
      <w:bookmarkStart w:id="1921" w:name="_Toc497212594"/>
      <w:bookmarkStart w:id="1922" w:name="_Toc497212786"/>
      <w:bookmarkStart w:id="1923" w:name="_Toc497212961"/>
      <w:bookmarkStart w:id="1924" w:name="_Toc498329286"/>
      <w:bookmarkStart w:id="1925" w:name="_Toc497205614"/>
      <w:bookmarkStart w:id="1926" w:name="_Toc497205764"/>
      <w:bookmarkStart w:id="1927" w:name="_Toc497206076"/>
      <w:bookmarkStart w:id="1928" w:name="_Toc497206408"/>
      <w:bookmarkStart w:id="1929" w:name="_Toc497206556"/>
      <w:bookmarkStart w:id="1930" w:name="_Toc497206702"/>
      <w:bookmarkStart w:id="1931" w:name="_Toc497206847"/>
      <w:bookmarkStart w:id="1932" w:name="_Toc497207202"/>
      <w:bookmarkStart w:id="1933" w:name="_Toc497212595"/>
      <w:bookmarkStart w:id="1934" w:name="_Toc497212787"/>
      <w:bookmarkStart w:id="1935" w:name="_Toc497212962"/>
      <w:bookmarkStart w:id="1936" w:name="_Toc498329287"/>
      <w:bookmarkStart w:id="1937" w:name="_Toc497205615"/>
      <w:bookmarkStart w:id="1938" w:name="_Toc497205765"/>
      <w:bookmarkStart w:id="1939" w:name="_Toc497206077"/>
      <w:bookmarkStart w:id="1940" w:name="_Toc497206409"/>
      <w:bookmarkStart w:id="1941" w:name="_Toc497206557"/>
      <w:bookmarkStart w:id="1942" w:name="_Toc497206703"/>
      <w:bookmarkStart w:id="1943" w:name="_Toc497206848"/>
      <w:bookmarkStart w:id="1944" w:name="_Toc497207203"/>
      <w:bookmarkStart w:id="1945" w:name="_Toc497212596"/>
      <w:bookmarkStart w:id="1946" w:name="_Toc497212788"/>
      <w:bookmarkStart w:id="1947" w:name="_Toc497212963"/>
      <w:bookmarkStart w:id="1948" w:name="_Toc498329288"/>
      <w:bookmarkStart w:id="1949" w:name="_Toc519254371"/>
      <w:bookmarkStart w:id="1950" w:name="_Toc519504168"/>
      <w:bookmarkStart w:id="1951" w:name="_Toc519509966"/>
      <w:bookmarkStart w:id="1952" w:name="_Toc519511137"/>
      <w:bookmarkStart w:id="1953" w:name="_Toc519254372"/>
      <w:bookmarkStart w:id="1954" w:name="_Toc519504169"/>
      <w:bookmarkStart w:id="1955" w:name="_Toc519509967"/>
      <w:bookmarkStart w:id="1956" w:name="_Toc519511138"/>
      <w:bookmarkStart w:id="1957" w:name="_Toc519254373"/>
      <w:bookmarkStart w:id="1958" w:name="_Toc519504170"/>
      <w:bookmarkStart w:id="1959" w:name="_Toc519509968"/>
      <w:bookmarkStart w:id="1960" w:name="_Toc519511139"/>
      <w:bookmarkStart w:id="1961" w:name="_Toc519254374"/>
      <w:bookmarkStart w:id="1962" w:name="_Toc519504171"/>
      <w:bookmarkStart w:id="1963" w:name="_Toc519509969"/>
      <w:bookmarkStart w:id="1964" w:name="_Toc519511140"/>
      <w:bookmarkStart w:id="1965" w:name="_Toc519254383"/>
      <w:bookmarkStart w:id="1966" w:name="_Toc519504180"/>
      <w:bookmarkStart w:id="1967" w:name="_Toc519509978"/>
      <w:bookmarkStart w:id="1968" w:name="_Toc519511149"/>
      <w:bookmarkStart w:id="1969" w:name="_Toc519254387"/>
      <w:bookmarkStart w:id="1970" w:name="_Toc519504184"/>
      <w:bookmarkStart w:id="1971" w:name="_Toc519509982"/>
      <w:bookmarkStart w:id="1972" w:name="_Toc519511153"/>
      <w:bookmarkStart w:id="1973" w:name="_Toc519254391"/>
      <w:bookmarkStart w:id="1974" w:name="_Toc519504188"/>
      <w:bookmarkStart w:id="1975" w:name="_Toc519509986"/>
      <w:bookmarkStart w:id="1976" w:name="_Toc519511157"/>
      <w:bookmarkStart w:id="1977" w:name="_Toc519254395"/>
      <w:bookmarkStart w:id="1978" w:name="_Toc519504192"/>
      <w:bookmarkStart w:id="1979" w:name="_Toc519509990"/>
      <w:bookmarkStart w:id="1980" w:name="_Toc519511161"/>
      <w:bookmarkStart w:id="1981" w:name="_Toc519254399"/>
      <w:bookmarkStart w:id="1982" w:name="_Toc519504196"/>
      <w:bookmarkStart w:id="1983" w:name="_Toc519509994"/>
      <w:bookmarkStart w:id="1984" w:name="_Toc519511165"/>
      <w:bookmarkStart w:id="1985" w:name="_Toc519254403"/>
      <w:bookmarkStart w:id="1986" w:name="_Toc519504200"/>
      <w:bookmarkStart w:id="1987" w:name="_Toc519509998"/>
      <w:bookmarkStart w:id="1988" w:name="_Toc519511169"/>
      <w:bookmarkStart w:id="1989" w:name="_Toc519254186"/>
      <w:bookmarkStart w:id="1990" w:name="_Toc54010671"/>
      <w:bookmarkStart w:id="1991" w:name="_Toc477941501"/>
      <w:bookmarkStart w:id="1992" w:name="_Toc478132007"/>
      <w:bookmarkEnd w:id="170"/>
      <w:bookmarkEnd w:id="171"/>
      <w:bookmarkEnd w:id="1256"/>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r w:rsidRPr="00FE3FE5">
        <w:rPr>
          <w:rFonts w:eastAsiaTheme="majorEastAsia"/>
          <w:szCs w:val="24"/>
          <w:highlight w:val="yellow"/>
        </w:rPr>
        <w:lastRenderedPageBreak/>
        <w:t xml:space="preserve">Identify </w:t>
      </w:r>
      <w:r w:rsidR="00594396" w:rsidRPr="00FE3FE5">
        <w:rPr>
          <w:rFonts w:eastAsiaTheme="majorEastAsia"/>
          <w:szCs w:val="24"/>
          <w:highlight w:val="yellow"/>
        </w:rPr>
        <w:t>P</w:t>
      </w:r>
      <w:r w:rsidRPr="00FE3FE5">
        <w:rPr>
          <w:rFonts w:eastAsiaTheme="majorEastAsia"/>
          <w:szCs w:val="24"/>
          <w:highlight w:val="yellow"/>
        </w:rPr>
        <w:t xml:space="preserve">ertinent </w:t>
      </w:r>
      <w:r w:rsidR="00594396" w:rsidRPr="00FE3FE5">
        <w:rPr>
          <w:rFonts w:eastAsiaTheme="majorEastAsia"/>
          <w:szCs w:val="24"/>
          <w:highlight w:val="yellow"/>
        </w:rPr>
        <w:t xml:space="preserve">Data </w:t>
      </w:r>
      <w:r w:rsidRPr="00FE3FE5">
        <w:rPr>
          <w:rFonts w:eastAsiaTheme="majorEastAsia"/>
          <w:szCs w:val="24"/>
          <w:highlight w:val="yellow"/>
        </w:rPr>
        <w:t xml:space="preserve">for </w:t>
      </w:r>
      <w:r w:rsidR="00594396" w:rsidRPr="00FE3FE5">
        <w:rPr>
          <w:rFonts w:eastAsiaTheme="majorEastAsia"/>
          <w:szCs w:val="24"/>
          <w:highlight w:val="yellow"/>
        </w:rPr>
        <w:t xml:space="preserve">Clinical Evaluation </w:t>
      </w:r>
      <w:r w:rsidR="0056383E" w:rsidRPr="00FE3FE5">
        <w:rPr>
          <w:rFonts w:eastAsiaTheme="majorEastAsia"/>
          <w:szCs w:val="24"/>
          <w:highlight w:val="yellow"/>
        </w:rPr>
        <w:t>(stage 1)</w:t>
      </w:r>
      <w:bookmarkStart w:id="1993" w:name="_Toc519254404"/>
      <w:bookmarkEnd w:id="1989"/>
      <w:bookmarkEnd w:id="1990"/>
      <w:bookmarkEnd w:id="1993"/>
    </w:p>
    <w:p w14:paraId="55D3AA1B" w14:textId="77777777" w:rsidR="003C6F9D" w:rsidRPr="00FE3FE5" w:rsidRDefault="003C6F9D" w:rsidP="003C6F9D">
      <w:pPr>
        <w:pStyle w:val="BT1BodyTextI1"/>
        <w:rPr>
          <w:rFonts w:cs="Arial"/>
          <w:i/>
          <w:color w:val="2312FA"/>
          <w:highlight w:val="yellow"/>
        </w:rPr>
      </w:pPr>
      <w:r w:rsidRPr="00FE3FE5">
        <w:rPr>
          <w:rFonts w:cs="Arial"/>
          <w:i/>
          <w:color w:val="2312FA"/>
          <w:highlight w:val="yellow"/>
        </w:rPr>
        <w:t xml:space="preserve">&lt;As an introduction to the section, state the </w:t>
      </w:r>
      <w:proofErr w:type="gramStart"/>
      <w:r w:rsidRPr="00FE3FE5">
        <w:rPr>
          <w:rFonts w:cs="Arial"/>
          <w:i/>
          <w:color w:val="2312FA"/>
          <w:highlight w:val="yellow"/>
        </w:rPr>
        <w:t>high level</w:t>
      </w:r>
      <w:proofErr w:type="gramEnd"/>
      <w:r w:rsidRPr="00FE3FE5">
        <w:rPr>
          <w:rFonts w:cs="Arial"/>
          <w:i/>
          <w:color w:val="2312FA"/>
          <w:highlight w:val="yellow"/>
        </w:rPr>
        <w:t xml:space="preserve"> sources for the clinical evaluation.&gt;</w:t>
      </w:r>
    </w:p>
    <w:p w14:paraId="3431B5BC" w14:textId="77777777" w:rsidR="003C6F9D" w:rsidRPr="00FE3FE5" w:rsidRDefault="003C6F9D" w:rsidP="003C6F9D">
      <w:pPr>
        <w:pStyle w:val="BT1BodyTextI1"/>
        <w:rPr>
          <w:rFonts w:cs="Arial"/>
          <w:i/>
          <w:color w:val="00B050"/>
          <w:highlight w:val="yellow"/>
        </w:rPr>
      </w:pPr>
      <w:r w:rsidRPr="00FE3FE5">
        <w:rPr>
          <w:rFonts w:cs="Arial"/>
          <w:i/>
          <w:color w:val="00B050"/>
          <w:highlight w:val="yellow"/>
        </w:rPr>
        <w:t>Sample text:</w:t>
      </w:r>
    </w:p>
    <w:p w14:paraId="7215C4A9" w14:textId="77777777" w:rsidR="003C6F9D" w:rsidRPr="00FE3FE5" w:rsidRDefault="003C6F9D" w:rsidP="003C6F9D">
      <w:pPr>
        <w:pStyle w:val="BT1BodyTextI1"/>
        <w:rPr>
          <w:rFonts w:eastAsiaTheme="majorEastAsia" w:cs="Arial"/>
          <w:highlight w:val="yellow"/>
        </w:rPr>
      </w:pPr>
      <w:r w:rsidRPr="00FE3FE5">
        <w:rPr>
          <w:rFonts w:cs="Arial"/>
          <w:i/>
          <w:color w:val="00B050"/>
          <w:highlight w:val="yellow"/>
        </w:rPr>
        <w:t>Data for the clinical evaluation of &lt;&lt;device&gt;&gt; consists of critically-evaluated scientific literature for &lt;&lt;subject or equivalent device&gt;&gt; and current knowledge/state of the art; and post-market clinical experience data including patient-effect complaints and device complaints for &lt;&lt;subject or equivalent device&gt;&gt; was included, as appropriate.</w:t>
      </w:r>
    </w:p>
    <w:p w14:paraId="48267FA7" w14:textId="77777777" w:rsidR="003C6F9D" w:rsidRPr="00FE3FE5" w:rsidRDefault="003C6F9D" w:rsidP="003C6F9D">
      <w:pPr>
        <w:pStyle w:val="Heading2"/>
        <w:rPr>
          <w:szCs w:val="24"/>
          <w:highlight w:val="yellow"/>
        </w:rPr>
      </w:pPr>
      <w:bookmarkStart w:id="1994" w:name="_Toc52463159"/>
      <w:bookmarkStart w:id="1995" w:name="_Toc54010672"/>
      <w:r w:rsidRPr="00FE3FE5">
        <w:rPr>
          <w:szCs w:val="24"/>
          <w:highlight w:val="yellow"/>
        </w:rPr>
        <w:t>Data Sources</w:t>
      </w:r>
      <w:bookmarkEnd w:id="1994"/>
      <w:bookmarkEnd w:id="1995"/>
    </w:p>
    <w:p w14:paraId="07FC180B" w14:textId="77777777" w:rsidR="003C6F9D" w:rsidRPr="00FE3FE5" w:rsidRDefault="003C6F9D" w:rsidP="003C6F9D">
      <w:pPr>
        <w:pStyle w:val="BT1BodyTextI1"/>
        <w:rPr>
          <w:rFonts w:cs="Arial"/>
          <w:i/>
          <w:color w:val="2312FA"/>
          <w:highlight w:val="yellow"/>
        </w:rPr>
      </w:pPr>
      <w:r w:rsidRPr="00FE3FE5">
        <w:rPr>
          <w:rFonts w:cs="Arial"/>
          <w:i/>
          <w:color w:val="2312FA"/>
          <w:highlight w:val="yellow"/>
        </w:rPr>
        <w:t>&lt;Describe/list the specific data sources for the clinical evaluation and provide the location within the CER that details the appraisal of each source.&gt;</w:t>
      </w:r>
    </w:p>
    <w:p w14:paraId="6D330076" w14:textId="77777777" w:rsidR="003C6F9D" w:rsidRPr="00FE3FE5" w:rsidRDefault="003C6F9D" w:rsidP="003C6F9D">
      <w:pPr>
        <w:pStyle w:val="BT1BodyTextI1"/>
        <w:rPr>
          <w:rFonts w:cs="Arial"/>
          <w:i/>
          <w:color w:val="00B050"/>
          <w:highlight w:val="yellow"/>
        </w:rPr>
      </w:pPr>
      <w:r w:rsidRPr="00FE3FE5">
        <w:rPr>
          <w:rFonts w:cs="Arial"/>
          <w:i/>
          <w:color w:val="00B050"/>
          <w:highlight w:val="yellow"/>
        </w:rPr>
        <w:t>Sample text:</w:t>
      </w:r>
    </w:p>
    <w:p w14:paraId="58A59DFC" w14:textId="76D3D43F" w:rsidR="003C6F9D" w:rsidRPr="00FE3FE5" w:rsidRDefault="003C6F9D" w:rsidP="003C6F9D">
      <w:pPr>
        <w:pStyle w:val="BT1BodyTextI1"/>
        <w:rPr>
          <w:rFonts w:cs="Arial"/>
          <w:i/>
          <w:color w:val="00B050"/>
          <w:highlight w:val="yellow"/>
        </w:rPr>
      </w:pPr>
      <w:r w:rsidRPr="00FE3FE5">
        <w:rPr>
          <w:rFonts w:cs="Arial"/>
          <w:i/>
          <w:color w:val="00B050"/>
          <w:highlight w:val="yellow"/>
        </w:rPr>
        <w:t xml:space="preserve">Comprehensive methods were utilized to identify clinical and non-clinical data relevant for the clinical evaluation of &lt;&lt;subject device&gt;&gt;. These include non-clinical biocompatibility evaluation and bench-top testing data, data from critically evaluated scientific literature, clinical investigations, current knowledge / SOA; and post-market clinical experience data from patient-effect and device complaints, external vigilance data, post-market surveillance plans, and post-market clinical follow-up. </w:t>
      </w:r>
      <w:r w:rsidRPr="00FE3FE5">
        <w:rPr>
          <w:rFonts w:cs="Arial"/>
          <w:i/>
          <w:color w:val="00B050"/>
          <w:highlight w:val="yellow"/>
        </w:rPr>
        <w:fldChar w:fldCharType="begin"/>
      </w:r>
      <w:r w:rsidRPr="00FE3FE5">
        <w:rPr>
          <w:rFonts w:cs="Arial"/>
          <w:i/>
          <w:color w:val="00B050"/>
          <w:highlight w:val="yellow"/>
        </w:rPr>
        <w:instrText xml:space="preserve"> REF _Ref52441981 \h </w:instrText>
      </w:r>
      <w:r w:rsidRPr="00FE3FE5">
        <w:rPr>
          <w:rFonts w:cs="Arial"/>
          <w:i/>
          <w:color w:val="00B050"/>
          <w:highlight w:val="yellow"/>
        </w:rPr>
      </w:r>
      <w:r w:rsidR="00680483" w:rsidRPr="00FE3FE5">
        <w:rPr>
          <w:rFonts w:cs="Arial"/>
          <w:i/>
          <w:color w:val="00B050"/>
          <w:highlight w:val="yellow"/>
        </w:rPr>
        <w:instrText xml:space="preserve"> \* MERGEFORMAT </w:instrText>
      </w:r>
      <w:r w:rsidRPr="00FE3FE5">
        <w:rPr>
          <w:rFonts w:cs="Arial"/>
          <w:i/>
          <w:color w:val="00B050"/>
          <w:highlight w:val="yellow"/>
        </w:rPr>
        <w:fldChar w:fldCharType="separate"/>
      </w:r>
      <w:r w:rsidR="001C3899" w:rsidRPr="00FE3FE5">
        <w:rPr>
          <w:rFonts w:cs="Arial"/>
          <w:i/>
          <w:color w:val="00B050"/>
          <w:highlight w:val="yellow"/>
        </w:rPr>
        <w:t xml:space="preserve">Table </w:t>
      </w:r>
      <w:r w:rsidR="001C3899" w:rsidRPr="00FE3FE5">
        <w:rPr>
          <w:rFonts w:cs="Arial"/>
          <w:i/>
          <w:noProof/>
          <w:color w:val="00B050"/>
          <w:highlight w:val="yellow"/>
        </w:rPr>
        <w:t>18</w:t>
      </w:r>
      <w:r w:rsidRPr="00FE3FE5">
        <w:rPr>
          <w:rFonts w:cs="Arial"/>
          <w:i/>
          <w:color w:val="00B050"/>
          <w:highlight w:val="yellow"/>
        </w:rPr>
        <w:fldChar w:fldCharType="end"/>
      </w:r>
      <w:r w:rsidRPr="00FE3FE5">
        <w:rPr>
          <w:rFonts w:cs="Arial"/>
          <w:i/>
          <w:color w:val="00B050"/>
          <w:highlight w:val="yellow"/>
        </w:rPr>
        <w:t xml:space="preserve"> lists each data source and the sections detailing their </w:t>
      </w:r>
      <w:r w:rsidR="006B4DA2" w:rsidRPr="00FE3FE5">
        <w:rPr>
          <w:rFonts w:cs="Arial"/>
          <w:i/>
          <w:color w:val="00B050"/>
          <w:highlight w:val="yellow"/>
        </w:rPr>
        <w:t>description</w:t>
      </w:r>
      <w:r w:rsidRPr="00FE3FE5">
        <w:rPr>
          <w:rFonts w:cs="Arial"/>
          <w:i/>
          <w:color w:val="00B050"/>
          <w:highlight w:val="yellow"/>
        </w:rPr>
        <w:t>.</w:t>
      </w:r>
    </w:p>
    <w:p w14:paraId="64AAB4C5" w14:textId="3776FF39" w:rsidR="003C6F9D" w:rsidRPr="00FE3FE5" w:rsidRDefault="003C6F9D" w:rsidP="003C6F9D">
      <w:pPr>
        <w:pStyle w:val="Caption"/>
        <w:rPr>
          <w:rFonts w:cs="Arial"/>
          <w:i/>
          <w:color w:val="00B050"/>
          <w:szCs w:val="24"/>
          <w:highlight w:val="yellow"/>
        </w:rPr>
      </w:pPr>
      <w:bookmarkStart w:id="1996" w:name="_Ref52441981"/>
      <w:bookmarkStart w:id="1997" w:name="_Toc52463235"/>
      <w:bookmarkStart w:id="1998" w:name="_Toc54010732"/>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1C3899" w:rsidRPr="00FE3FE5">
        <w:rPr>
          <w:rFonts w:cs="Arial"/>
          <w:i/>
          <w:noProof/>
          <w:color w:val="00B050"/>
          <w:szCs w:val="24"/>
          <w:highlight w:val="yellow"/>
        </w:rPr>
        <w:t>18</w:t>
      </w:r>
      <w:r w:rsidRPr="00FE3FE5">
        <w:rPr>
          <w:rFonts w:cs="Arial"/>
          <w:i/>
          <w:color w:val="00B050"/>
          <w:szCs w:val="24"/>
          <w:highlight w:val="yellow"/>
        </w:rPr>
        <w:fldChar w:fldCharType="end"/>
      </w:r>
      <w:bookmarkEnd w:id="1996"/>
      <w:r w:rsidRPr="00FE3FE5">
        <w:rPr>
          <w:rFonts w:cs="Arial"/>
          <w:i/>
          <w:color w:val="00B050"/>
          <w:szCs w:val="24"/>
          <w:highlight w:val="yellow"/>
        </w:rPr>
        <w:t>. CER Data Sources</w:t>
      </w:r>
      <w:bookmarkEnd w:id="1997"/>
      <w:bookmarkEnd w:id="199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1"/>
        <w:gridCol w:w="4779"/>
      </w:tblGrid>
      <w:tr w:rsidR="003C6F9D" w:rsidRPr="00FE3FE5" w14:paraId="6054FA77" w14:textId="77777777" w:rsidTr="00AA223A">
        <w:trPr>
          <w:trHeight w:val="308"/>
          <w:jc w:val="center"/>
        </w:trPr>
        <w:tc>
          <w:tcPr>
            <w:tcW w:w="2627" w:type="pct"/>
            <w:tcBorders>
              <w:bottom w:val="single" w:sz="4" w:space="0" w:color="auto"/>
            </w:tcBorders>
            <w:shd w:val="clear" w:color="auto" w:fill="D9D9D9" w:themeFill="background1" w:themeFillShade="D9"/>
            <w:vAlign w:val="center"/>
          </w:tcPr>
          <w:p w14:paraId="03E5DCCF" w14:textId="77777777" w:rsidR="003C6F9D" w:rsidRPr="00FE3FE5" w:rsidRDefault="003C6F9D" w:rsidP="00AA223A">
            <w:pPr>
              <w:pStyle w:val="TableHeader"/>
              <w:rPr>
                <w:rFonts w:cs="Arial"/>
                <w:sz w:val="24"/>
                <w:szCs w:val="24"/>
                <w:highlight w:val="yellow"/>
              </w:rPr>
            </w:pPr>
            <w:r w:rsidRPr="00FE3FE5">
              <w:rPr>
                <w:rFonts w:cs="Arial"/>
                <w:sz w:val="24"/>
                <w:szCs w:val="24"/>
                <w:highlight w:val="yellow"/>
              </w:rPr>
              <w:t>Data Source</w:t>
            </w:r>
          </w:p>
        </w:tc>
        <w:tc>
          <w:tcPr>
            <w:tcW w:w="2373" w:type="pct"/>
            <w:tcBorders>
              <w:bottom w:val="single" w:sz="4" w:space="0" w:color="auto"/>
            </w:tcBorders>
            <w:shd w:val="clear" w:color="auto" w:fill="D9D9D9" w:themeFill="background1" w:themeFillShade="D9"/>
            <w:vAlign w:val="center"/>
          </w:tcPr>
          <w:p w14:paraId="2454B29D" w14:textId="1431527A" w:rsidR="003C6F9D" w:rsidRPr="00FE3FE5" w:rsidRDefault="003C6F9D" w:rsidP="00AA223A">
            <w:pPr>
              <w:pStyle w:val="TableHeader"/>
              <w:rPr>
                <w:rFonts w:cs="Arial"/>
                <w:sz w:val="24"/>
                <w:szCs w:val="24"/>
                <w:highlight w:val="yellow"/>
              </w:rPr>
            </w:pPr>
            <w:r w:rsidRPr="00FE3FE5">
              <w:rPr>
                <w:rFonts w:cs="Arial"/>
                <w:sz w:val="24"/>
                <w:szCs w:val="24"/>
                <w:highlight w:val="yellow"/>
              </w:rPr>
              <w:t>Section</w:t>
            </w:r>
            <w:r w:rsidRPr="00FE3FE5">
              <w:rPr>
                <w:rFonts w:cs="Arial"/>
                <w:sz w:val="24"/>
                <w:szCs w:val="24"/>
                <w:highlight w:val="yellow"/>
              </w:rPr>
              <w:br/>
              <w:t>(Detailed Description)</w:t>
            </w:r>
          </w:p>
        </w:tc>
      </w:tr>
      <w:tr w:rsidR="003C6F9D" w:rsidRPr="00FE3FE5" w14:paraId="1D8A11C4" w14:textId="77777777" w:rsidTr="00AA223A">
        <w:trPr>
          <w:trHeight w:val="445"/>
          <w:jc w:val="center"/>
        </w:trPr>
        <w:tc>
          <w:tcPr>
            <w:tcW w:w="2627" w:type="pct"/>
            <w:shd w:val="clear" w:color="auto" w:fill="auto"/>
            <w:vAlign w:val="center"/>
          </w:tcPr>
          <w:p w14:paraId="3719815F"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 xml:space="preserve">Non-clinical data </w:t>
            </w:r>
          </w:p>
          <w:p w14:paraId="6884E0B1"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(Bench-Top Testing Data, Biocompatibility Testing, Pre-clinical Studies)</w:t>
            </w:r>
          </w:p>
        </w:tc>
        <w:tc>
          <w:tcPr>
            <w:tcW w:w="2373" w:type="pct"/>
            <w:shd w:val="clear" w:color="auto" w:fill="auto"/>
            <w:vAlign w:val="center"/>
          </w:tcPr>
          <w:p w14:paraId="4CACD592"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Section XX</w:t>
            </w:r>
          </w:p>
        </w:tc>
      </w:tr>
      <w:tr w:rsidR="003C6F9D" w:rsidRPr="00FE3FE5" w14:paraId="18DC43A0" w14:textId="77777777" w:rsidTr="00AA223A">
        <w:trPr>
          <w:trHeight w:val="445"/>
          <w:jc w:val="center"/>
        </w:trPr>
        <w:tc>
          <w:tcPr>
            <w:tcW w:w="2627" w:type="pct"/>
            <w:shd w:val="clear" w:color="auto" w:fill="auto"/>
            <w:vAlign w:val="center"/>
          </w:tcPr>
          <w:p w14:paraId="54D849DE"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Clinical Investigation Data</w:t>
            </w:r>
          </w:p>
        </w:tc>
        <w:tc>
          <w:tcPr>
            <w:tcW w:w="2373" w:type="pct"/>
            <w:shd w:val="clear" w:color="auto" w:fill="auto"/>
            <w:vAlign w:val="center"/>
          </w:tcPr>
          <w:p w14:paraId="0896B64C" w14:textId="77777777" w:rsidR="003C6F9D" w:rsidRPr="00FE3FE5" w:rsidRDefault="003C6F9D" w:rsidP="00AA223A">
            <w:pPr>
              <w:pStyle w:val="TableEntry"/>
              <w:rPr>
                <w:rFonts w:eastAsia="Calibri" w:cs="Arial"/>
                <w:i/>
                <w:color w:val="00B050"/>
                <w:sz w:val="24"/>
                <w:szCs w:val="24"/>
                <w:highlight w:val="yellow"/>
              </w:rPr>
            </w:pPr>
            <w:r w:rsidRPr="00FE3FE5">
              <w:rPr>
                <w:rFonts w:cs="Arial"/>
                <w:i/>
                <w:color w:val="00B050"/>
                <w:sz w:val="24"/>
                <w:szCs w:val="24"/>
                <w:highlight w:val="yellow"/>
              </w:rPr>
              <w:t>Section XX</w:t>
            </w:r>
          </w:p>
        </w:tc>
      </w:tr>
      <w:tr w:rsidR="003C6F9D" w:rsidRPr="00FE3FE5" w14:paraId="24EA3C5E" w14:textId="77777777" w:rsidTr="00AA223A">
        <w:trPr>
          <w:trHeight w:val="445"/>
          <w:jc w:val="center"/>
        </w:trPr>
        <w:tc>
          <w:tcPr>
            <w:tcW w:w="2627" w:type="pct"/>
            <w:shd w:val="clear" w:color="auto" w:fill="auto"/>
            <w:vAlign w:val="center"/>
          </w:tcPr>
          <w:p w14:paraId="551B0593"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Literature</w:t>
            </w:r>
          </w:p>
        </w:tc>
        <w:tc>
          <w:tcPr>
            <w:tcW w:w="2373" w:type="pct"/>
            <w:shd w:val="clear" w:color="auto" w:fill="auto"/>
            <w:vAlign w:val="center"/>
          </w:tcPr>
          <w:p w14:paraId="08B1B7F1" w14:textId="77777777" w:rsidR="003C6F9D" w:rsidRPr="00FE3FE5" w:rsidRDefault="003C6F9D" w:rsidP="00AA223A">
            <w:pPr>
              <w:pStyle w:val="TableEntry"/>
              <w:rPr>
                <w:rFonts w:eastAsia="Calibri" w:cs="Arial"/>
                <w:i/>
                <w:color w:val="00B050"/>
                <w:sz w:val="24"/>
                <w:szCs w:val="24"/>
                <w:highlight w:val="yellow"/>
              </w:rPr>
            </w:pPr>
            <w:r w:rsidRPr="00FE3FE5">
              <w:rPr>
                <w:rFonts w:eastAsia="Calibri" w:cs="Arial"/>
                <w:i/>
                <w:color w:val="00B050"/>
                <w:sz w:val="24"/>
                <w:szCs w:val="24"/>
                <w:highlight w:val="yellow"/>
              </w:rPr>
              <w:t>Section XX</w:t>
            </w:r>
          </w:p>
        </w:tc>
      </w:tr>
      <w:tr w:rsidR="003C6F9D" w:rsidRPr="00FE3FE5" w14:paraId="669DB55B" w14:textId="77777777" w:rsidTr="00AA223A">
        <w:trPr>
          <w:trHeight w:val="445"/>
          <w:jc w:val="center"/>
        </w:trPr>
        <w:tc>
          <w:tcPr>
            <w:tcW w:w="2627" w:type="pct"/>
            <w:shd w:val="clear" w:color="auto" w:fill="auto"/>
            <w:vAlign w:val="center"/>
          </w:tcPr>
          <w:p w14:paraId="491AB53E"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PMCF Data</w:t>
            </w:r>
          </w:p>
        </w:tc>
        <w:tc>
          <w:tcPr>
            <w:tcW w:w="2373" w:type="pct"/>
            <w:shd w:val="clear" w:color="auto" w:fill="auto"/>
            <w:vAlign w:val="center"/>
          </w:tcPr>
          <w:p w14:paraId="20A7F639" w14:textId="77777777" w:rsidR="003C6F9D" w:rsidRPr="00FE3FE5" w:rsidRDefault="003C6F9D" w:rsidP="00AA223A">
            <w:pPr>
              <w:pStyle w:val="TableEntry"/>
              <w:rPr>
                <w:rFonts w:eastAsia="Calibri" w:cs="Arial"/>
                <w:i/>
                <w:color w:val="00B050"/>
                <w:sz w:val="24"/>
                <w:szCs w:val="24"/>
                <w:highlight w:val="yellow"/>
              </w:rPr>
            </w:pPr>
            <w:r w:rsidRPr="00FE3FE5">
              <w:rPr>
                <w:rFonts w:eastAsia="Calibri" w:cs="Arial"/>
                <w:i/>
                <w:color w:val="00B050"/>
                <w:sz w:val="24"/>
                <w:szCs w:val="24"/>
                <w:highlight w:val="yellow"/>
              </w:rPr>
              <w:t>Section XX</w:t>
            </w:r>
          </w:p>
        </w:tc>
      </w:tr>
      <w:tr w:rsidR="003C6F9D" w:rsidRPr="00FE3FE5" w14:paraId="3C2C44A6" w14:textId="77777777" w:rsidTr="00AA223A">
        <w:trPr>
          <w:trHeight w:val="445"/>
          <w:jc w:val="center"/>
        </w:trPr>
        <w:tc>
          <w:tcPr>
            <w:tcW w:w="2627" w:type="pct"/>
            <w:shd w:val="clear" w:color="auto" w:fill="auto"/>
            <w:vAlign w:val="center"/>
          </w:tcPr>
          <w:p w14:paraId="4B435D4B"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Customer Complaint Data</w:t>
            </w:r>
          </w:p>
        </w:tc>
        <w:tc>
          <w:tcPr>
            <w:tcW w:w="2373" w:type="pct"/>
            <w:shd w:val="clear" w:color="auto" w:fill="auto"/>
            <w:vAlign w:val="center"/>
          </w:tcPr>
          <w:p w14:paraId="725EDC09" w14:textId="77777777" w:rsidR="003C6F9D" w:rsidRPr="00FE3FE5" w:rsidRDefault="003C6F9D" w:rsidP="00AA223A">
            <w:pPr>
              <w:pStyle w:val="TableEntry"/>
              <w:rPr>
                <w:rFonts w:eastAsia="Calibri" w:cs="Arial"/>
                <w:i/>
                <w:color w:val="00B050"/>
                <w:sz w:val="24"/>
                <w:szCs w:val="24"/>
                <w:highlight w:val="yellow"/>
              </w:rPr>
            </w:pPr>
            <w:r w:rsidRPr="00FE3FE5">
              <w:rPr>
                <w:rFonts w:eastAsia="Calibri" w:cs="Arial"/>
                <w:i/>
                <w:color w:val="00B050"/>
                <w:sz w:val="24"/>
                <w:szCs w:val="24"/>
                <w:highlight w:val="yellow"/>
              </w:rPr>
              <w:t>Section XX</w:t>
            </w:r>
          </w:p>
        </w:tc>
      </w:tr>
      <w:tr w:rsidR="003C6F9D" w:rsidRPr="00FE3FE5" w14:paraId="63C4ACBB" w14:textId="77777777" w:rsidTr="00AA223A">
        <w:trPr>
          <w:trHeight w:val="445"/>
          <w:jc w:val="center"/>
        </w:trPr>
        <w:tc>
          <w:tcPr>
            <w:tcW w:w="2627" w:type="pct"/>
            <w:shd w:val="clear" w:color="auto" w:fill="auto"/>
            <w:vAlign w:val="center"/>
          </w:tcPr>
          <w:p w14:paraId="0952660E" w14:textId="77777777" w:rsidR="003C6F9D" w:rsidRPr="00FE3FE5" w:rsidRDefault="003C6F9D" w:rsidP="00AA223A">
            <w:pPr>
              <w:pStyle w:val="TableEntry"/>
              <w:rPr>
                <w:rFonts w:cs="Arial"/>
                <w:i/>
                <w:color w:val="00B050"/>
                <w:sz w:val="24"/>
                <w:szCs w:val="24"/>
                <w:highlight w:val="yellow"/>
              </w:rPr>
            </w:pPr>
            <w:r w:rsidRPr="00FE3FE5">
              <w:rPr>
                <w:rFonts w:cs="Arial"/>
                <w:i/>
                <w:color w:val="00B050"/>
                <w:sz w:val="24"/>
                <w:szCs w:val="24"/>
                <w:highlight w:val="yellow"/>
              </w:rPr>
              <w:t>Physician Preference Testing</w:t>
            </w:r>
          </w:p>
        </w:tc>
        <w:tc>
          <w:tcPr>
            <w:tcW w:w="2373" w:type="pct"/>
            <w:shd w:val="clear" w:color="auto" w:fill="auto"/>
            <w:vAlign w:val="center"/>
          </w:tcPr>
          <w:p w14:paraId="3921E115" w14:textId="77777777" w:rsidR="003C6F9D" w:rsidRPr="00FE3FE5" w:rsidRDefault="003C6F9D" w:rsidP="00AA223A">
            <w:pPr>
              <w:pStyle w:val="TableEntry"/>
              <w:rPr>
                <w:rFonts w:eastAsia="Calibri" w:cs="Arial"/>
                <w:i/>
                <w:color w:val="00B050"/>
                <w:sz w:val="24"/>
                <w:szCs w:val="24"/>
              </w:rPr>
            </w:pPr>
            <w:r w:rsidRPr="00FE3FE5">
              <w:rPr>
                <w:rFonts w:eastAsia="Calibri" w:cs="Arial"/>
                <w:i/>
                <w:color w:val="00B050"/>
                <w:sz w:val="24"/>
                <w:szCs w:val="24"/>
                <w:highlight w:val="yellow"/>
              </w:rPr>
              <w:t>Section XX</w:t>
            </w:r>
          </w:p>
        </w:tc>
      </w:tr>
    </w:tbl>
    <w:p w14:paraId="5C1B3740" w14:textId="1D315796" w:rsidR="00792B9F" w:rsidRPr="00FE3FE5" w:rsidRDefault="00FB51F1" w:rsidP="00FB51F1">
      <w:pPr>
        <w:pStyle w:val="Heading2"/>
        <w:rPr>
          <w:szCs w:val="24"/>
        </w:rPr>
      </w:pPr>
      <w:bookmarkStart w:id="1999" w:name="_Toc519254405"/>
      <w:bookmarkStart w:id="2000" w:name="_Toc519504202"/>
      <w:bookmarkStart w:id="2001" w:name="_Toc519510000"/>
      <w:bookmarkStart w:id="2002" w:name="_Toc519511171"/>
      <w:bookmarkStart w:id="2003" w:name="_Toc533167720"/>
      <w:bookmarkStart w:id="2004" w:name="_Toc535221896"/>
      <w:bookmarkStart w:id="2005" w:name="_Toc54010673"/>
      <w:bookmarkEnd w:id="1991"/>
      <w:bookmarkEnd w:id="1992"/>
      <w:bookmarkEnd w:id="1999"/>
      <w:bookmarkEnd w:id="2000"/>
      <w:bookmarkEnd w:id="2001"/>
      <w:bookmarkEnd w:id="2002"/>
      <w:bookmarkEnd w:id="2003"/>
      <w:bookmarkEnd w:id="2004"/>
      <w:r w:rsidRPr="00FE3FE5">
        <w:rPr>
          <w:szCs w:val="24"/>
        </w:rPr>
        <w:lastRenderedPageBreak/>
        <w:t>Non</w:t>
      </w:r>
      <w:r w:rsidR="00792B9F" w:rsidRPr="00FE3FE5">
        <w:rPr>
          <w:szCs w:val="24"/>
        </w:rPr>
        <w:t xml:space="preserve">-Clinical </w:t>
      </w:r>
      <w:bookmarkStart w:id="2006" w:name="_Toc519254407"/>
      <w:bookmarkEnd w:id="2006"/>
      <w:r w:rsidRPr="00FE3FE5">
        <w:rPr>
          <w:szCs w:val="24"/>
        </w:rPr>
        <w:t>Data</w:t>
      </w:r>
      <w:bookmarkEnd w:id="2005"/>
    </w:p>
    <w:p w14:paraId="5A09B58F" w14:textId="0E86410F" w:rsidR="00E97ED6" w:rsidRPr="00FE3FE5" w:rsidRDefault="00792B9F" w:rsidP="00FB51F1">
      <w:pPr>
        <w:pStyle w:val="Heading2"/>
        <w:rPr>
          <w:szCs w:val="24"/>
        </w:rPr>
      </w:pPr>
      <w:bookmarkStart w:id="2007" w:name="_Toc54010674"/>
      <w:r w:rsidRPr="00FE3FE5">
        <w:rPr>
          <w:szCs w:val="24"/>
        </w:rPr>
        <w:t>Clinical Investigations</w:t>
      </w:r>
      <w:bookmarkStart w:id="2008" w:name="_Toc519254409"/>
      <w:bookmarkEnd w:id="2008"/>
      <w:r w:rsidR="00CF0B5E" w:rsidRPr="00FE3FE5">
        <w:rPr>
          <w:szCs w:val="24"/>
        </w:rPr>
        <w:t xml:space="preserve"> (or Justification for No Clinical Investigation)</w:t>
      </w:r>
      <w:bookmarkEnd w:id="2007"/>
    </w:p>
    <w:p w14:paraId="7124A318" w14:textId="77777777" w:rsidR="005A0384" w:rsidRPr="00FE3FE5" w:rsidRDefault="005A0384" w:rsidP="005A0384">
      <w:pPr>
        <w:pStyle w:val="Heading2"/>
        <w:keepLines w:val="0"/>
        <w:numPr>
          <w:ilvl w:val="2"/>
          <w:numId w:val="66"/>
        </w:numPr>
        <w:spacing w:after="120"/>
        <w:rPr>
          <w:ins w:id="2009" w:author="Madhura Ramojwar" w:date="2021-04-22T14:27:00Z"/>
          <w:b w:val="0"/>
          <w:szCs w:val="24"/>
        </w:rPr>
      </w:pPr>
      <w:bookmarkStart w:id="2010" w:name="_Toc264211"/>
      <w:bookmarkStart w:id="2011" w:name="_Toc41489721"/>
      <w:ins w:id="2012" w:author="Madhura Ramojwar" w:date="2021-04-22T14:27:00Z">
        <w:r w:rsidRPr="00FE3FE5">
          <w:rPr>
            <w:b w:val="0"/>
            <w:szCs w:val="24"/>
          </w:rPr>
          <w:t>Pre-Clinical Studies</w:t>
        </w:r>
        <w:bookmarkEnd w:id="2010"/>
        <w:bookmarkEnd w:id="2011"/>
      </w:ins>
    </w:p>
    <w:p w14:paraId="2591BD31" w14:textId="77777777" w:rsidR="005A0384" w:rsidRPr="00FE3FE5" w:rsidRDefault="005A0384" w:rsidP="005A0384">
      <w:pPr>
        <w:pStyle w:val="BT1BodyTextI1"/>
        <w:ind w:left="0"/>
        <w:rPr>
          <w:ins w:id="2013" w:author="Madhura Ramojwar" w:date="2021-04-22T14:27:00Z"/>
          <w:rFonts w:cs="Arial"/>
        </w:rPr>
      </w:pPr>
      <w:ins w:id="2014" w:author="Madhura Ramojwar" w:date="2021-04-22T14:27:00Z">
        <w:r w:rsidRPr="00FE3FE5">
          <w:rPr>
            <w:rFonts w:eastAsia="Calibri" w:cs="Arial"/>
          </w:rPr>
          <w:t xml:space="preserve">There are no new pre-clinical studies during this clinical evaluation. All pre-clinical studies for the products in scope of this evaluation are covered in the existing CER CR002. All products described in the CER have successfully passed formal verification and validation. </w:t>
        </w:r>
      </w:ins>
    </w:p>
    <w:p w14:paraId="6313C2D0" w14:textId="77777777" w:rsidR="005A0384" w:rsidRPr="00FE3FE5" w:rsidRDefault="005A0384" w:rsidP="005A0384">
      <w:pPr>
        <w:pStyle w:val="Heading2"/>
        <w:keepLines w:val="0"/>
        <w:numPr>
          <w:ilvl w:val="2"/>
          <w:numId w:val="66"/>
        </w:numPr>
        <w:spacing w:after="120"/>
        <w:rPr>
          <w:ins w:id="2015" w:author="Madhura Ramojwar" w:date="2021-04-22T14:27:00Z"/>
          <w:b w:val="0"/>
          <w:szCs w:val="24"/>
        </w:rPr>
      </w:pPr>
      <w:bookmarkStart w:id="2016" w:name="_Toc264212"/>
      <w:bookmarkStart w:id="2017" w:name="_Toc41489722"/>
      <w:ins w:id="2018" w:author="Madhura Ramojwar" w:date="2021-04-22T14:27:00Z">
        <w:r w:rsidRPr="00FE3FE5">
          <w:rPr>
            <w:b w:val="0"/>
            <w:szCs w:val="24"/>
          </w:rPr>
          <w:t>Pre-Market Clinical Investigations</w:t>
        </w:r>
        <w:bookmarkEnd w:id="2016"/>
        <w:bookmarkEnd w:id="2017"/>
      </w:ins>
    </w:p>
    <w:p w14:paraId="08258061" w14:textId="77777777" w:rsidR="005A0384" w:rsidRPr="00FE3FE5" w:rsidRDefault="005A0384" w:rsidP="005A0384">
      <w:pPr>
        <w:pStyle w:val="BT1BodyTextI1"/>
        <w:ind w:left="0"/>
        <w:rPr>
          <w:ins w:id="2019" w:author="Madhura Ramojwar" w:date="2021-04-22T14:27:00Z"/>
          <w:rFonts w:cs="Arial"/>
        </w:rPr>
      </w:pPr>
      <w:ins w:id="2020" w:author="Madhura Ramojwar" w:date="2021-04-22T14:27:00Z">
        <w:r w:rsidRPr="00FE3FE5">
          <w:rPr>
            <w:rFonts w:eastAsia="Calibri" w:cs="Arial"/>
          </w:rPr>
          <w:t xml:space="preserve">There are no new pre-market clinical investigations during this clinical evaluation. The completed pre-market clinical investigation studies are covered in CER CR002. </w:t>
        </w:r>
      </w:ins>
    </w:p>
    <w:p w14:paraId="21BAC269" w14:textId="77777777" w:rsidR="005A0384" w:rsidRPr="00FE3FE5" w:rsidRDefault="005A0384" w:rsidP="005A0384">
      <w:pPr>
        <w:pStyle w:val="Heading2"/>
        <w:keepLines w:val="0"/>
        <w:numPr>
          <w:ilvl w:val="2"/>
          <w:numId w:val="66"/>
        </w:numPr>
        <w:spacing w:after="120"/>
        <w:rPr>
          <w:ins w:id="2021" w:author="Madhura Ramojwar" w:date="2021-04-22T14:27:00Z"/>
          <w:b w:val="0"/>
          <w:szCs w:val="24"/>
        </w:rPr>
      </w:pPr>
      <w:bookmarkStart w:id="2022" w:name="_Toc519254412"/>
      <w:bookmarkStart w:id="2023" w:name="_Toc1724160"/>
      <w:bookmarkStart w:id="2024" w:name="_Toc1724177"/>
      <w:bookmarkStart w:id="2025" w:name="_Toc1724178"/>
      <w:bookmarkStart w:id="2026" w:name="_Toc1724179"/>
      <w:bookmarkStart w:id="2027" w:name="_Toc502130003"/>
      <w:bookmarkStart w:id="2028" w:name="_Toc1724188"/>
      <w:bookmarkStart w:id="2029" w:name="_Toc1724189"/>
      <w:bookmarkStart w:id="2030" w:name="_Toc502130047"/>
      <w:bookmarkStart w:id="2031" w:name="_Toc502130048"/>
      <w:bookmarkStart w:id="2032" w:name="_Toc41489723"/>
      <w:bookmarkEnd w:id="2022"/>
      <w:bookmarkEnd w:id="2023"/>
      <w:bookmarkEnd w:id="2024"/>
      <w:bookmarkEnd w:id="2025"/>
      <w:bookmarkEnd w:id="2026"/>
      <w:bookmarkEnd w:id="2027"/>
      <w:bookmarkEnd w:id="2028"/>
      <w:bookmarkEnd w:id="2029"/>
      <w:bookmarkEnd w:id="2030"/>
      <w:bookmarkEnd w:id="2031"/>
      <w:ins w:id="2033" w:author="Madhura Ramojwar" w:date="2021-04-22T14:27:00Z">
        <w:r w:rsidRPr="00FE3FE5">
          <w:rPr>
            <w:b w:val="0"/>
            <w:szCs w:val="24"/>
          </w:rPr>
          <w:t>Post-Market Clinical Follow-Up</w:t>
        </w:r>
        <w:bookmarkEnd w:id="2032"/>
      </w:ins>
    </w:p>
    <w:p w14:paraId="14C10054" w14:textId="77777777" w:rsidR="005A0384" w:rsidRPr="00FE3FE5" w:rsidRDefault="005A0384" w:rsidP="005A0384">
      <w:pPr>
        <w:pStyle w:val="BT1BodyTextI1"/>
        <w:ind w:left="0"/>
        <w:rPr>
          <w:ins w:id="2034" w:author="Madhura Ramojwar" w:date="2021-04-22T14:27:00Z"/>
          <w:rFonts w:cs="Arial"/>
          <w:color w:val="000000" w:themeColor="text1"/>
        </w:rPr>
      </w:pPr>
      <w:ins w:id="2035" w:author="Madhura Ramojwar" w:date="2021-04-22T14:27:00Z">
        <w:r w:rsidRPr="00FE3FE5">
          <w:rPr>
            <w:rFonts w:cs="Arial"/>
            <w:color w:val="000000" w:themeColor="text1"/>
          </w:rPr>
          <w:t xml:space="preserve">Completed Post market studies involving Axium products are summarized in the current CER, CR002, Rev P and will also be included in the Rev Q CER. Updates and any available data from the following active PMCF activities will be analyzed in the CER: </w:t>
        </w:r>
      </w:ins>
    </w:p>
    <w:p w14:paraId="4B36433F" w14:textId="77777777" w:rsidR="005A0384" w:rsidRPr="00FE3FE5" w:rsidRDefault="005A0384" w:rsidP="005A0384">
      <w:pPr>
        <w:pStyle w:val="BT1BodyTextI1"/>
        <w:numPr>
          <w:ilvl w:val="0"/>
          <w:numId w:val="59"/>
        </w:numPr>
        <w:jc w:val="left"/>
        <w:rPr>
          <w:ins w:id="2036" w:author="Madhura Ramojwar" w:date="2021-04-22T14:27:00Z"/>
          <w:rFonts w:cs="Arial"/>
        </w:rPr>
      </w:pPr>
      <w:ins w:id="2037" w:author="Madhura Ramojwar" w:date="2021-04-22T14:27:00Z">
        <w:r w:rsidRPr="00FE3FE5">
          <w:rPr>
            <w:rFonts w:cs="Arial"/>
          </w:rPr>
          <w:t xml:space="preserve">TARGET (Targeted SCS (DRG) Stimulation) post-approval study (PAS; CRD 810; Protocol SJM-CIP-10113). The TARGET study is a post market study is </w:t>
        </w:r>
        <w:r w:rsidRPr="00FE3FE5">
          <w:rPr>
            <w:rFonts w:eastAsiaTheme="minorEastAsia" w:cs="Arial"/>
          </w:rPr>
          <w:t xml:space="preserve">designed to demonstrate continued safety of spinal cord stimulation of the dorsal root ganglion (DRG) for the treatment of chronic, intractable lower extremity neuropathic pain associated with a diagnosis of complex regional pain syndrome (CRPS) and peripheral causalgia. </w:t>
        </w:r>
        <w:r w:rsidRPr="00FE3FE5">
          <w:rPr>
            <w:rFonts w:cs="Arial"/>
          </w:rPr>
          <w:t xml:space="preserve">NOTE: This study is a follow on from the ACCURATE study and includes data for both Axium and Proclaim devices.   Current AIMDD certified Axium devices Auxiliary Magnet Kit (MN23300) and Programmer Charger Kit (MN23400) are in the TARGET study.  The study includes US models of Axium devices. </w:t>
        </w:r>
      </w:ins>
    </w:p>
    <w:p w14:paraId="4F7AA6EE" w14:textId="7BBEB295" w:rsidR="005A0384" w:rsidRPr="00FE3FE5" w:rsidRDefault="005A0384" w:rsidP="005A0384">
      <w:pPr>
        <w:pStyle w:val="BT1BodyTextI1"/>
        <w:rPr>
          <w:rFonts w:cs="Arial"/>
        </w:rPr>
      </w:pPr>
      <w:ins w:id="2038" w:author="Madhura Ramojwar" w:date="2021-04-22T14:27:00Z">
        <w:r w:rsidRPr="00FE3FE5">
          <w:rPr>
            <w:rFonts w:cs="Arial"/>
          </w:rPr>
          <w:t>REALITY (CRD 959; Protocol ABT-CIP-10279 which includes the current AIMDD certified and commercially available Axium Clinician and Patient Programmers and other accessories</w:t>
        </w:r>
      </w:ins>
    </w:p>
    <w:p w14:paraId="51F203B7" w14:textId="75A9864F" w:rsidR="00792B9F" w:rsidRPr="00FE3FE5" w:rsidRDefault="00C6217B" w:rsidP="0013467E">
      <w:pPr>
        <w:pStyle w:val="Heading2"/>
        <w:rPr>
          <w:szCs w:val="24"/>
        </w:rPr>
      </w:pPr>
      <w:bookmarkStart w:id="2039" w:name="_Toc519254415"/>
      <w:bookmarkStart w:id="2040" w:name="_Toc533167724"/>
      <w:bookmarkStart w:id="2041" w:name="_Toc535221900"/>
      <w:bookmarkStart w:id="2042" w:name="_Toc519254423"/>
      <w:bookmarkStart w:id="2043" w:name="_Toc533167736"/>
      <w:bookmarkStart w:id="2044" w:name="_Toc535221912"/>
      <w:bookmarkStart w:id="2045" w:name="_Toc533167737"/>
      <w:bookmarkStart w:id="2046" w:name="_Toc535221913"/>
      <w:bookmarkStart w:id="2047" w:name="_Toc493263881"/>
      <w:bookmarkStart w:id="2048" w:name="_Toc519254189"/>
      <w:bookmarkStart w:id="2049" w:name="_Toc54010675"/>
      <w:bookmarkEnd w:id="2039"/>
      <w:bookmarkEnd w:id="2040"/>
      <w:bookmarkEnd w:id="2041"/>
      <w:bookmarkEnd w:id="2042"/>
      <w:bookmarkEnd w:id="2043"/>
      <w:bookmarkEnd w:id="2044"/>
      <w:bookmarkEnd w:id="2045"/>
      <w:bookmarkEnd w:id="2046"/>
      <w:r w:rsidRPr="00FE3FE5">
        <w:rPr>
          <w:szCs w:val="24"/>
        </w:rPr>
        <w:t>Data Retrieved from</w:t>
      </w:r>
      <w:r w:rsidR="00792B9F" w:rsidRPr="00FE3FE5">
        <w:rPr>
          <w:szCs w:val="24"/>
        </w:rPr>
        <w:t xml:space="preserve"> Literature</w:t>
      </w:r>
      <w:bookmarkStart w:id="2050" w:name="_Toc519254424"/>
      <w:bookmarkEnd w:id="2047"/>
      <w:bookmarkEnd w:id="2048"/>
      <w:bookmarkEnd w:id="2049"/>
      <w:bookmarkEnd w:id="2050"/>
    </w:p>
    <w:p w14:paraId="03A91A13" w14:textId="0ECBFB62" w:rsidR="00776C0F" w:rsidRPr="00FE3FE5" w:rsidRDefault="00776C0F" w:rsidP="00776C0F">
      <w:pPr>
        <w:pStyle w:val="Heading3"/>
        <w:rPr>
          <w:rFonts w:ascii="Arial" w:hAnsi="Arial"/>
        </w:rPr>
      </w:pPr>
      <w:bookmarkStart w:id="2051" w:name="_Toc519254425"/>
      <w:bookmarkStart w:id="2052" w:name="_Toc493263882"/>
      <w:bookmarkStart w:id="2053" w:name="_Toc519254190"/>
      <w:bookmarkStart w:id="2054" w:name="_Toc52201891"/>
      <w:bookmarkStart w:id="2055" w:name="_Toc52463169"/>
      <w:bookmarkStart w:id="2056" w:name="_Toc54010676"/>
      <w:bookmarkEnd w:id="2051"/>
      <w:r w:rsidRPr="00FE3FE5">
        <w:rPr>
          <w:rFonts w:ascii="Arial" w:hAnsi="Arial"/>
        </w:rPr>
        <w:t xml:space="preserve">Literature Search </w:t>
      </w:r>
      <w:bookmarkEnd w:id="2054"/>
      <w:bookmarkEnd w:id="2055"/>
      <w:r w:rsidR="002679AA" w:rsidRPr="00FE3FE5">
        <w:rPr>
          <w:rFonts w:ascii="Arial" w:hAnsi="Arial"/>
        </w:rPr>
        <w:t>Protocol</w:t>
      </w:r>
      <w:bookmarkEnd w:id="2056"/>
    </w:p>
    <w:p w14:paraId="5F5B58A7" w14:textId="004C1406" w:rsidR="00776C0F" w:rsidRPr="00FE3FE5" w:rsidRDefault="00776C0F" w:rsidP="00776C0F">
      <w:pPr>
        <w:pStyle w:val="Heading4"/>
        <w:rPr>
          <w:rFonts w:ascii="Arial" w:hAnsi="Arial"/>
        </w:rPr>
      </w:pPr>
      <w:bookmarkStart w:id="2057" w:name="_Ref52388557"/>
      <w:r w:rsidRPr="00FE3FE5">
        <w:rPr>
          <w:rFonts w:ascii="Arial" w:hAnsi="Arial"/>
        </w:rPr>
        <w:t>Background</w:t>
      </w:r>
      <w:bookmarkEnd w:id="2057"/>
    </w:p>
    <w:p w14:paraId="3A5C8E6F" w14:textId="77777777" w:rsidR="00465E9E" w:rsidRPr="00FE3FE5" w:rsidRDefault="00465E9E" w:rsidP="00465E9E">
      <w:pPr>
        <w:pStyle w:val="BT1BodyTextI1"/>
        <w:ind w:left="0"/>
        <w:rPr>
          <w:ins w:id="2058" w:author="Madhura Ramojwar" w:date="2021-04-22T12:58:00Z"/>
          <w:rFonts w:cs="Arial"/>
          <w:color w:val="000000" w:themeColor="text1"/>
        </w:rPr>
      </w:pPr>
      <w:ins w:id="2059" w:author="Madhura Ramojwar" w:date="2021-04-22T12:58:00Z">
        <w:r w:rsidRPr="00FE3FE5">
          <w:rPr>
            <w:rFonts w:cs="Arial"/>
            <w:color w:val="000000" w:themeColor="text1"/>
          </w:rPr>
          <w:t xml:space="preserve">A systematic search of the literature will be conducted to identify clinical data relevant to the state of the art regarding the management of chronic intractable pain, and relevant to the safety and performance of the Axium. The review of published literature will describe the clinical background and current knowledge in the relevant medical fields and disciplines relating to the Axium. Data on the safety and performance, risk/benefit profile, and acceptability of undesirable </w:t>
        </w:r>
        <w:r w:rsidRPr="00FE3FE5">
          <w:rPr>
            <w:rFonts w:cs="Arial"/>
            <w:color w:val="000000" w:themeColor="text1"/>
          </w:rPr>
          <w:lastRenderedPageBreak/>
          <w:t>side-effects of the management of chronic intractable pain will be used to characterize the state of the art. Medical alternatives to the management of chronic intractable pain will be evaluated, to determine if alternatives with lower risks or more extensive benefits are available. This data will be used to inform on what is currently considered to provide a high level of protection of health and safety, and what are considered acceptable side effects. Special attention will be given to the recognition and identification of potential new risks, including hazards due to substances and technologies.</w:t>
        </w:r>
      </w:ins>
    </w:p>
    <w:p w14:paraId="01A8D9EA" w14:textId="77777777" w:rsidR="00465E9E" w:rsidRPr="00FE3FE5" w:rsidRDefault="00465E9E" w:rsidP="00465E9E">
      <w:pPr>
        <w:pStyle w:val="BT1BodyTextI1"/>
        <w:rPr>
          <w:rFonts w:cs="Arial"/>
        </w:rPr>
      </w:pPr>
    </w:p>
    <w:p w14:paraId="10484894" w14:textId="533F4358" w:rsidR="00776C0F" w:rsidRPr="00FE3FE5" w:rsidRDefault="00776C0F" w:rsidP="00776C0F">
      <w:pPr>
        <w:pStyle w:val="Heading4"/>
        <w:rPr>
          <w:rFonts w:ascii="Arial" w:hAnsi="Arial"/>
        </w:rPr>
      </w:pPr>
      <w:r w:rsidRPr="00FE3FE5">
        <w:rPr>
          <w:rFonts w:ascii="Arial" w:hAnsi="Arial"/>
        </w:rPr>
        <w:t>Objective</w:t>
      </w:r>
    </w:p>
    <w:p w14:paraId="2F052A79" w14:textId="77777777" w:rsidR="00D3293D" w:rsidRPr="00FE3FE5" w:rsidRDefault="00D3293D" w:rsidP="00D3293D">
      <w:pPr>
        <w:pStyle w:val="BT1BodyTextI1"/>
        <w:ind w:left="0"/>
        <w:rPr>
          <w:ins w:id="2060" w:author="Madhura Ramojwar" w:date="2021-04-21T19:05:00Z"/>
          <w:rFonts w:cs="Arial"/>
          <w:color w:val="000000" w:themeColor="text1"/>
        </w:rPr>
      </w:pPr>
      <w:ins w:id="2061" w:author="Madhura Ramojwar" w:date="2021-04-21T19:05:00Z">
        <w:r w:rsidRPr="00FE3FE5">
          <w:rPr>
            <w:rFonts w:cs="Arial"/>
            <w:color w:val="000000" w:themeColor="text1"/>
          </w:rPr>
          <w:t>The objective of the literature search is to identify clinical data from the scientific literature informing on the safety and performance of Axium and to identify literature informing on the state of the art regarding the management of chronic intractable pain.</w:t>
        </w:r>
      </w:ins>
    </w:p>
    <w:p w14:paraId="743B3CE5" w14:textId="77777777" w:rsidR="00D3293D" w:rsidRPr="00FE3FE5" w:rsidRDefault="00D3293D" w:rsidP="00D3293D">
      <w:pPr>
        <w:pStyle w:val="BT1BodyTextI1"/>
        <w:ind w:left="0"/>
        <w:rPr>
          <w:ins w:id="2062" w:author="Madhura Ramojwar" w:date="2021-04-21T19:05:00Z"/>
          <w:rFonts w:cs="Arial"/>
          <w:color w:val="000000" w:themeColor="text1"/>
        </w:rPr>
      </w:pPr>
      <w:ins w:id="2063" w:author="Madhura Ramojwar" w:date="2021-04-21T19:05:00Z">
        <w:r w:rsidRPr="00FE3FE5">
          <w:rPr>
            <w:rFonts w:cs="Arial"/>
            <w:color w:val="000000" w:themeColor="text1"/>
          </w:rPr>
          <w:t>To identify information, including both positive and negative findings, relevant for the clinical evaluation of the devices under assessment in the CER, key questions include:</w:t>
        </w:r>
      </w:ins>
    </w:p>
    <w:p w14:paraId="1F9C0E56" w14:textId="77777777" w:rsidR="00D3293D" w:rsidRPr="00FE3FE5" w:rsidRDefault="00D3293D" w:rsidP="00D3293D">
      <w:pPr>
        <w:pStyle w:val="BT1BodyTextI1"/>
        <w:numPr>
          <w:ilvl w:val="0"/>
          <w:numId w:val="59"/>
        </w:numPr>
        <w:jc w:val="left"/>
        <w:rPr>
          <w:ins w:id="2064" w:author="Madhura Ramojwar" w:date="2021-04-21T19:05:00Z"/>
          <w:rFonts w:cs="Arial"/>
          <w:color w:val="000000" w:themeColor="text1"/>
        </w:rPr>
      </w:pPr>
      <w:ins w:id="2065" w:author="Madhura Ramojwar" w:date="2021-04-21T19:05:00Z">
        <w:r w:rsidRPr="00FE3FE5">
          <w:rPr>
            <w:rFonts w:cs="Arial"/>
            <w:color w:val="000000" w:themeColor="text1"/>
          </w:rPr>
          <w:t>What are the proper safety and performance outcome measures associated with the use of the Axium?</w:t>
        </w:r>
      </w:ins>
    </w:p>
    <w:p w14:paraId="40DEB782" w14:textId="77777777" w:rsidR="00D3293D" w:rsidRPr="00FE3FE5" w:rsidRDefault="00D3293D" w:rsidP="00D3293D">
      <w:pPr>
        <w:pStyle w:val="BT1BodyTextI1"/>
        <w:numPr>
          <w:ilvl w:val="0"/>
          <w:numId w:val="59"/>
        </w:numPr>
        <w:jc w:val="left"/>
        <w:rPr>
          <w:ins w:id="2066" w:author="Madhura Ramojwar" w:date="2021-04-21T19:05:00Z"/>
          <w:rFonts w:cs="Arial"/>
          <w:color w:val="000000" w:themeColor="text1"/>
        </w:rPr>
      </w:pPr>
      <w:ins w:id="2067" w:author="Madhura Ramojwar" w:date="2021-04-21T19:05:00Z">
        <w:r w:rsidRPr="00FE3FE5">
          <w:rPr>
            <w:rFonts w:cs="Arial"/>
            <w:color w:val="000000" w:themeColor="text1"/>
          </w:rPr>
          <w:t xml:space="preserve">What are the clinical results associated with the use of </w:t>
        </w:r>
        <w:proofErr w:type="gramStart"/>
        <w:r w:rsidRPr="00FE3FE5">
          <w:rPr>
            <w:rFonts w:cs="Arial"/>
            <w:color w:val="000000" w:themeColor="text1"/>
          </w:rPr>
          <w:t>the Axium</w:t>
        </w:r>
        <w:proofErr w:type="gramEnd"/>
      </w:ins>
    </w:p>
    <w:p w14:paraId="3B32CDE5" w14:textId="77777777" w:rsidR="00D3293D" w:rsidRPr="00FE3FE5" w:rsidRDefault="00D3293D" w:rsidP="00D3293D">
      <w:pPr>
        <w:pStyle w:val="BT1BodyTextI1"/>
        <w:numPr>
          <w:ilvl w:val="0"/>
          <w:numId w:val="59"/>
        </w:numPr>
        <w:jc w:val="left"/>
        <w:rPr>
          <w:ins w:id="2068" w:author="Madhura Ramojwar" w:date="2021-04-21T19:05:00Z"/>
          <w:rFonts w:cs="Arial"/>
          <w:color w:val="000000" w:themeColor="text1"/>
        </w:rPr>
      </w:pPr>
      <w:ins w:id="2069" w:author="Madhura Ramojwar" w:date="2021-04-21T19:05:00Z">
        <w:r w:rsidRPr="00FE3FE5">
          <w:rPr>
            <w:rFonts w:cs="Arial"/>
            <w:color w:val="000000" w:themeColor="text1"/>
          </w:rPr>
          <w:t>What are the complications or adverse events associated with the use of the Axium?</w:t>
        </w:r>
      </w:ins>
    </w:p>
    <w:p w14:paraId="2711919A" w14:textId="378267C1" w:rsidR="00D3293D" w:rsidRPr="00FE3FE5" w:rsidRDefault="00D3293D" w:rsidP="00D3293D">
      <w:pPr>
        <w:pStyle w:val="BT1BodyTextI1"/>
        <w:ind w:left="0"/>
        <w:rPr>
          <w:ins w:id="2070" w:author="Madhura Ramojwar" w:date="2021-04-21T19:05:00Z"/>
          <w:rFonts w:cs="Arial"/>
          <w:color w:val="000000" w:themeColor="text1"/>
        </w:rPr>
      </w:pPr>
      <w:ins w:id="2071" w:author="Madhura Ramojwar" w:date="2021-04-21T19:05:00Z">
        <w:r w:rsidRPr="00FE3FE5">
          <w:rPr>
            <w:rFonts w:cs="Arial"/>
            <w:color w:val="000000" w:themeColor="text1"/>
          </w:rPr>
          <w:t xml:space="preserve">Literature searches targeting device name keywords will be conducted regarding the following subject to support the evaluation of safety and performance. See </w:t>
        </w:r>
        <w:r w:rsidRPr="00FE3FE5">
          <w:rPr>
            <w:rFonts w:cs="Arial"/>
            <w:color w:val="000000" w:themeColor="text1"/>
          </w:rPr>
          <w:fldChar w:fldCharType="begin"/>
        </w:r>
        <w:r w:rsidRPr="00FE3FE5">
          <w:rPr>
            <w:rFonts w:cs="Arial"/>
            <w:color w:val="000000" w:themeColor="text1"/>
          </w:rPr>
          <w:instrText xml:space="preserve"> REF _Ref40169269 \h </w:instrText>
        </w:r>
        <w:r w:rsidRPr="00FE3FE5">
          <w:rPr>
            <w:rFonts w:cs="Arial"/>
            <w:color w:val="000000" w:themeColor="text1"/>
          </w:rPr>
        </w:r>
      </w:ins>
      <w:r w:rsidR="00680483" w:rsidRPr="00FE3FE5">
        <w:rPr>
          <w:rFonts w:cs="Arial"/>
          <w:color w:val="000000" w:themeColor="text1"/>
        </w:rPr>
        <w:instrText xml:space="preserve"> \* MERGEFORMAT </w:instrText>
      </w:r>
      <w:ins w:id="2072" w:author="Madhura Ramojwar" w:date="2021-04-21T19:05:00Z">
        <w:r w:rsidRPr="00FE3FE5">
          <w:rPr>
            <w:rFonts w:cs="Arial"/>
            <w:color w:val="000000" w:themeColor="text1"/>
          </w:rPr>
          <w:fldChar w:fldCharType="separate"/>
        </w:r>
        <w:r w:rsidRPr="00FE3FE5">
          <w:rPr>
            <w:rFonts w:cs="Arial"/>
            <w:color w:val="000000" w:themeColor="text1"/>
          </w:rPr>
          <w:t>Appendix B: Literature Search Protocol</w:t>
        </w:r>
        <w:r w:rsidRPr="00FE3FE5">
          <w:rPr>
            <w:rFonts w:cs="Arial"/>
            <w:color w:val="000000" w:themeColor="text1"/>
          </w:rPr>
          <w:fldChar w:fldCharType="end"/>
        </w:r>
        <w:r w:rsidRPr="00FE3FE5">
          <w:rPr>
            <w:rFonts w:cs="Arial"/>
            <w:color w:val="000000" w:themeColor="text1"/>
          </w:rPr>
          <w:t xml:space="preserve"> for the literature search protocol including literature search strings. </w:t>
        </w:r>
      </w:ins>
    </w:p>
    <w:p w14:paraId="680B7864" w14:textId="77777777" w:rsidR="00D3293D" w:rsidRPr="00FE3FE5" w:rsidRDefault="00D3293D" w:rsidP="00D3293D">
      <w:pPr>
        <w:pStyle w:val="BT1BodyTextI1"/>
        <w:ind w:left="0"/>
        <w:rPr>
          <w:ins w:id="2073" w:author="Madhura Ramojwar" w:date="2021-04-21T19:05:00Z"/>
          <w:rFonts w:cs="Arial"/>
          <w:color w:val="000000" w:themeColor="text1"/>
        </w:rPr>
      </w:pPr>
      <w:ins w:id="2074" w:author="Madhura Ramojwar" w:date="2021-04-21T19:05:00Z">
        <w:r w:rsidRPr="00FE3FE5">
          <w:rPr>
            <w:rFonts w:cs="Arial"/>
            <w:color w:val="000000" w:themeColor="text1"/>
          </w:rPr>
          <w:t>The following assumptions are made:</w:t>
        </w:r>
      </w:ins>
    </w:p>
    <w:p w14:paraId="1B167E0E" w14:textId="77777777" w:rsidR="00D3293D" w:rsidRPr="00FE3FE5" w:rsidRDefault="00D3293D" w:rsidP="00D3293D">
      <w:pPr>
        <w:pStyle w:val="BT1BodyTextI1"/>
        <w:numPr>
          <w:ilvl w:val="0"/>
          <w:numId w:val="58"/>
        </w:numPr>
        <w:ind w:left="360"/>
        <w:jc w:val="left"/>
        <w:rPr>
          <w:ins w:id="2075" w:author="Madhura Ramojwar" w:date="2021-04-21T19:05:00Z"/>
          <w:rFonts w:cs="Arial"/>
          <w:color w:val="000000" w:themeColor="text1"/>
        </w:rPr>
      </w:pPr>
      <w:ins w:id="2076" w:author="Madhura Ramojwar" w:date="2021-04-21T19:05:00Z">
        <w:r w:rsidRPr="00FE3FE5">
          <w:rPr>
            <w:rFonts w:cs="Arial"/>
            <w:color w:val="000000" w:themeColor="text1"/>
          </w:rPr>
          <w:t>Keyword search of peer-reviewed journals through electronic databases will provide required information to address literature review questions.</w:t>
        </w:r>
      </w:ins>
    </w:p>
    <w:p w14:paraId="48EE9DE0" w14:textId="77777777" w:rsidR="00D3293D" w:rsidRPr="00FE3FE5" w:rsidRDefault="00D3293D" w:rsidP="00D3293D">
      <w:pPr>
        <w:pStyle w:val="BT1BodyTextI1"/>
        <w:numPr>
          <w:ilvl w:val="0"/>
          <w:numId w:val="58"/>
        </w:numPr>
        <w:ind w:left="360"/>
        <w:jc w:val="left"/>
        <w:rPr>
          <w:ins w:id="2077" w:author="Madhura Ramojwar" w:date="2021-04-21T19:05:00Z"/>
          <w:rFonts w:cs="Arial"/>
          <w:color w:val="000000" w:themeColor="text1"/>
        </w:rPr>
      </w:pPr>
      <w:ins w:id="2078" w:author="Madhura Ramojwar" w:date="2021-04-21T19:05:00Z">
        <w:r w:rsidRPr="00FE3FE5">
          <w:rPr>
            <w:rFonts w:cs="Arial"/>
            <w:color w:val="000000" w:themeColor="text1"/>
          </w:rPr>
          <w:t>Keyword search of peer-reviewed journals through electronic databases will provide valid scientific evidence to address the literature review questions.</w:t>
        </w:r>
      </w:ins>
    </w:p>
    <w:p w14:paraId="052B7C76" w14:textId="77777777" w:rsidR="00D3293D" w:rsidRPr="00FE3FE5" w:rsidRDefault="00D3293D" w:rsidP="00D3293D">
      <w:pPr>
        <w:pStyle w:val="BT1BodyTextI1"/>
        <w:numPr>
          <w:ilvl w:val="0"/>
          <w:numId w:val="58"/>
        </w:numPr>
        <w:ind w:left="360"/>
        <w:jc w:val="left"/>
        <w:rPr>
          <w:ins w:id="2079" w:author="Madhura Ramojwar" w:date="2021-04-21T19:05:00Z"/>
          <w:rFonts w:cs="Arial"/>
          <w:color w:val="000000" w:themeColor="text1"/>
        </w:rPr>
      </w:pPr>
      <w:ins w:id="2080" w:author="Madhura Ramojwar" w:date="2021-04-21T19:05:00Z">
        <w:r w:rsidRPr="00FE3FE5">
          <w:rPr>
            <w:rFonts w:cs="Arial"/>
            <w:color w:val="000000" w:themeColor="text1"/>
          </w:rPr>
          <w:t>Keywords selected in conjunction with other review methods will adequately capture relevant clinical literature for the review.</w:t>
        </w:r>
      </w:ins>
    </w:p>
    <w:p w14:paraId="3D075D23" w14:textId="77777777" w:rsidR="00D3293D" w:rsidRPr="00FE3FE5" w:rsidRDefault="00D3293D" w:rsidP="00D3293D">
      <w:pPr>
        <w:pStyle w:val="BT1BodyTextI1"/>
        <w:rPr>
          <w:rFonts w:cs="Arial"/>
        </w:rPr>
      </w:pPr>
    </w:p>
    <w:p w14:paraId="04B9A28D" w14:textId="77777777" w:rsidR="00776C0F" w:rsidRPr="00FE3FE5" w:rsidRDefault="00776C0F" w:rsidP="00776C0F">
      <w:pPr>
        <w:pStyle w:val="Heading4"/>
        <w:rPr>
          <w:rFonts w:ascii="Arial" w:hAnsi="Arial"/>
        </w:rPr>
      </w:pPr>
      <w:r w:rsidRPr="00FE3FE5">
        <w:rPr>
          <w:rFonts w:ascii="Arial" w:hAnsi="Arial"/>
        </w:rPr>
        <w:t>Methods</w:t>
      </w:r>
    </w:p>
    <w:p w14:paraId="40EF06CD" w14:textId="77777777" w:rsidR="00D3293D" w:rsidRPr="00FE3FE5" w:rsidRDefault="00D3293D" w:rsidP="00D3293D">
      <w:pPr>
        <w:pStyle w:val="BT1BodyTextI1"/>
        <w:ind w:left="0"/>
        <w:rPr>
          <w:ins w:id="2081" w:author="Madhura Ramojwar" w:date="2021-04-21T19:06:00Z"/>
          <w:rFonts w:eastAsia="Arial Unicode MS" w:cs="Arial"/>
          <w:color w:val="000000" w:themeColor="text1"/>
        </w:rPr>
      </w:pPr>
      <w:ins w:id="2082" w:author="Madhura Ramojwar" w:date="2021-04-21T19:06:00Z">
        <w:r w:rsidRPr="00FE3FE5">
          <w:rPr>
            <w:rFonts w:cs="Arial"/>
            <w:color w:val="000000" w:themeColor="text1"/>
          </w:rPr>
          <w:t xml:space="preserve">Using the device name and competitor device name keywords, the Boolean search strings to search multiple databases for relevant literature will be developed in collaboration with </w:t>
        </w:r>
        <w:proofErr w:type="gramStart"/>
        <w:r w:rsidRPr="00FE3FE5">
          <w:rPr>
            <w:rFonts w:cs="Arial"/>
            <w:color w:val="000000" w:themeColor="text1"/>
          </w:rPr>
          <w:t>an</w:t>
        </w:r>
        <w:proofErr w:type="gramEnd"/>
        <w:r w:rsidRPr="00FE3FE5">
          <w:rPr>
            <w:rFonts w:cs="Arial"/>
            <w:color w:val="000000" w:themeColor="text1"/>
          </w:rPr>
          <w:t xml:space="preserve"> qualified information scientist. </w:t>
        </w:r>
      </w:ins>
    </w:p>
    <w:p w14:paraId="2CE4B06E" w14:textId="77777777" w:rsidR="00D3293D" w:rsidRPr="00FE3FE5" w:rsidRDefault="00D3293D" w:rsidP="00D3293D">
      <w:pPr>
        <w:pStyle w:val="BT1BodyTextI1"/>
        <w:ind w:left="0"/>
        <w:rPr>
          <w:ins w:id="2083" w:author="Madhura Ramojwar" w:date="2021-04-21T19:06:00Z"/>
          <w:rFonts w:cs="Arial"/>
          <w:color w:val="000000" w:themeColor="text1"/>
        </w:rPr>
      </w:pPr>
      <w:ins w:id="2084" w:author="Madhura Ramojwar" w:date="2021-04-21T19:06:00Z">
        <w:r w:rsidRPr="00FE3FE5">
          <w:rPr>
            <w:rFonts w:cs="Arial"/>
            <w:color w:val="000000" w:themeColor="text1"/>
          </w:rPr>
          <w:lastRenderedPageBreak/>
          <w:t>Parameters for the literature searches will be defined as the following:</w:t>
        </w:r>
      </w:ins>
    </w:p>
    <w:p w14:paraId="5C512A26" w14:textId="77777777" w:rsidR="00D3293D" w:rsidRPr="00FE3FE5" w:rsidRDefault="00D3293D" w:rsidP="00D3293D">
      <w:pPr>
        <w:pStyle w:val="ListParagraph"/>
        <w:numPr>
          <w:ilvl w:val="0"/>
          <w:numId w:val="60"/>
        </w:numPr>
        <w:spacing w:after="200" w:line="276" w:lineRule="auto"/>
        <w:contextualSpacing/>
        <w:jc w:val="both"/>
        <w:rPr>
          <w:ins w:id="2085" w:author="Madhura Ramojwar" w:date="2021-04-21T19:06:00Z"/>
          <w:rFonts w:ascii="Arial" w:eastAsia="Times New Roman" w:hAnsi="Arial"/>
          <w:color w:val="000000" w:themeColor="text1"/>
        </w:rPr>
      </w:pPr>
      <w:ins w:id="2086" w:author="Madhura Ramojwar" w:date="2021-04-21T19:06:00Z">
        <w:r w:rsidRPr="00FE3FE5">
          <w:rPr>
            <w:rFonts w:ascii="Arial" w:eastAsia="Times New Roman" w:hAnsi="Arial"/>
            <w:color w:val="000000" w:themeColor="text1"/>
          </w:rPr>
          <w:t>Searches targeting the subject devices will be conducted from 01 December 2018 –31 December 2019</w:t>
        </w:r>
      </w:ins>
    </w:p>
    <w:p w14:paraId="30CAEADE" w14:textId="77777777" w:rsidR="00D3293D" w:rsidRPr="00FE3FE5" w:rsidRDefault="00D3293D" w:rsidP="00D3293D">
      <w:pPr>
        <w:pStyle w:val="BT1BodyTextI1"/>
        <w:rPr>
          <w:ins w:id="2087" w:author="Madhura Ramojwar" w:date="2021-04-21T19:06:00Z"/>
          <w:rFonts w:cs="Arial"/>
          <w:color w:val="000000" w:themeColor="text1"/>
        </w:rPr>
      </w:pPr>
      <w:ins w:id="2088" w:author="Madhura Ramojwar" w:date="2021-04-21T19:06:00Z">
        <w:r w:rsidRPr="00FE3FE5">
          <w:rPr>
            <w:rFonts w:cs="Arial"/>
            <w:color w:val="000000" w:themeColor="text1"/>
          </w:rPr>
          <w:t xml:space="preserve">The information scientist will execute the searches per the protocol and compile a report of the literature citations obtained from all databases for screening. The literature citations resulting from the searches will be reviewed using a two-pass process. During the first pass, the titles and abstracts will be reviewed to identify potentially relevant articles. During the second pass, full-text articles of citations identified in the first pass will be obtained and reviewed. Articles considered for inclusion in the analysis of safety and performance of Axium will be screened against the inclusion and exclusion criteria in </w:t>
        </w:r>
        <w:r w:rsidRPr="00FE3FE5">
          <w:rPr>
            <w:rFonts w:cs="Arial"/>
            <w:color w:val="000000" w:themeColor="text1"/>
          </w:rPr>
          <w:fldChar w:fldCharType="begin"/>
        </w:r>
        <w:r w:rsidRPr="00FE3FE5">
          <w:rPr>
            <w:rFonts w:cs="Arial"/>
            <w:color w:val="000000" w:themeColor="text1"/>
          </w:rPr>
          <w:instrText xml:space="preserve"> REF _Ref492839379 \h  \* MERGEFORMAT </w:instrText>
        </w:r>
        <w:r w:rsidRPr="00FE3FE5">
          <w:rPr>
            <w:rFonts w:cs="Arial"/>
            <w:color w:val="000000" w:themeColor="text1"/>
          </w:rPr>
        </w:r>
        <w:r w:rsidRPr="00FE3FE5">
          <w:rPr>
            <w:rFonts w:cs="Arial"/>
            <w:color w:val="000000" w:themeColor="text1"/>
          </w:rPr>
          <w:fldChar w:fldCharType="separate"/>
        </w:r>
        <w:r w:rsidRPr="00FE3FE5">
          <w:rPr>
            <w:rFonts w:cs="Arial"/>
            <w:color w:val="000000" w:themeColor="text1"/>
          </w:rPr>
          <w:t>Table 9</w:t>
        </w:r>
        <w:r w:rsidRPr="00FE3FE5">
          <w:rPr>
            <w:rFonts w:cs="Arial"/>
            <w:color w:val="000000" w:themeColor="text1"/>
          </w:rPr>
          <w:fldChar w:fldCharType="end"/>
        </w:r>
        <w:r w:rsidRPr="00FE3FE5">
          <w:rPr>
            <w:rFonts w:cs="Arial"/>
            <w:color w:val="000000" w:themeColor="text1"/>
          </w:rPr>
          <w:t xml:space="preserve">. </w:t>
        </w:r>
      </w:ins>
    </w:p>
    <w:p w14:paraId="73A1122C" w14:textId="77777777" w:rsidR="00D3293D" w:rsidRPr="00FE3FE5" w:rsidRDefault="00D3293D" w:rsidP="00D3293D">
      <w:pPr>
        <w:pStyle w:val="Caption"/>
        <w:rPr>
          <w:ins w:id="2089" w:author="Madhura Ramojwar" w:date="2021-04-21T19:06:00Z"/>
          <w:rFonts w:cs="Arial"/>
          <w:color w:val="000000" w:themeColor="text1"/>
          <w:szCs w:val="24"/>
        </w:rPr>
      </w:pPr>
      <w:bookmarkStart w:id="2090" w:name="_Ref492839379"/>
      <w:bookmarkStart w:id="2091" w:name="_Toc267686"/>
      <w:bookmarkStart w:id="2092" w:name="_Toc41489753"/>
      <w:ins w:id="2093" w:author="Madhura Ramojwar" w:date="2021-04-21T19:06:00Z">
        <w:r w:rsidRPr="00FE3FE5">
          <w:rPr>
            <w:rFonts w:cs="Arial"/>
            <w:color w:val="000000" w:themeColor="text1"/>
            <w:szCs w:val="24"/>
          </w:rPr>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9</w:t>
        </w:r>
        <w:r w:rsidRPr="00FE3FE5">
          <w:rPr>
            <w:rFonts w:cs="Arial"/>
            <w:color w:val="000000" w:themeColor="text1"/>
            <w:szCs w:val="24"/>
          </w:rPr>
          <w:fldChar w:fldCharType="end"/>
        </w:r>
        <w:bookmarkEnd w:id="2090"/>
        <w:r w:rsidRPr="00FE3FE5">
          <w:rPr>
            <w:rFonts w:cs="Arial"/>
            <w:color w:val="000000" w:themeColor="text1"/>
            <w:szCs w:val="24"/>
          </w:rPr>
          <w:t>. Subject Inclusion / Exclusion Criteria</w:t>
        </w:r>
        <w:bookmarkEnd w:id="2091"/>
        <w:bookmarkEnd w:id="2092"/>
        <w:r w:rsidRPr="00FE3FE5">
          <w:rPr>
            <w:rFonts w:cs="Arial"/>
            <w:color w:val="000000" w:themeColor="text1"/>
            <w:szCs w:val="24"/>
          </w:rPr>
          <w:t xml:space="preserve"> </w:t>
        </w:r>
      </w:ins>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685"/>
      </w:tblGrid>
      <w:tr w:rsidR="00D3293D" w:rsidRPr="00FE3FE5" w14:paraId="26CE8F30" w14:textId="77777777" w:rsidTr="000F2D37">
        <w:trPr>
          <w:cantSplit/>
          <w:trHeight w:val="432"/>
          <w:tblHeader/>
          <w:jc w:val="center"/>
          <w:ins w:id="2094" w:author="Madhura Ramojwar" w:date="2021-04-21T19:06:00Z"/>
        </w:trPr>
        <w:tc>
          <w:tcPr>
            <w:tcW w:w="395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054325CA" w14:textId="77777777" w:rsidR="00D3293D" w:rsidRPr="00FE3FE5" w:rsidRDefault="00D3293D" w:rsidP="000F2D37">
            <w:pPr>
              <w:pStyle w:val="TableHeader"/>
              <w:rPr>
                <w:ins w:id="2095" w:author="Madhura Ramojwar" w:date="2021-04-21T19:06:00Z"/>
                <w:rFonts w:cs="Arial"/>
                <w:color w:val="000000" w:themeColor="text1"/>
                <w:sz w:val="24"/>
                <w:szCs w:val="24"/>
              </w:rPr>
            </w:pPr>
            <w:bookmarkStart w:id="2096" w:name="_Toc519254479"/>
            <w:bookmarkStart w:id="2097" w:name="_Toc519504210"/>
            <w:bookmarkStart w:id="2098" w:name="_Toc519510008"/>
            <w:bookmarkStart w:id="2099" w:name="_Toc519511179"/>
            <w:bookmarkEnd w:id="2096"/>
            <w:bookmarkEnd w:id="2097"/>
            <w:bookmarkEnd w:id="2098"/>
            <w:bookmarkEnd w:id="2099"/>
            <w:ins w:id="2100" w:author="Madhura Ramojwar" w:date="2021-04-21T19:06:00Z">
              <w:r w:rsidRPr="00FE3FE5">
                <w:rPr>
                  <w:rFonts w:cs="Arial"/>
                  <w:color w:val="000000" w:themeColor="text1"/>
                  <w:sz w:val="24"/>
                  <w:szCs w:val="24"/>
                </w:rPr>
                <w:t>Exclusion Criteria</w:t>
              </w:r>
            </w:ins>
          </w:p>
        </w:tc>
        <w:tc>
          <w:tcPr>
            <w:tcW w:w="468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7C0D56F9" w14:textId="77777777" w:rsidR="00D3293D" w:rsidRPr="00FE3FE5" w:rsidRDefault="00D3293D" w:rsidP="000F2D37">
            <w:pPr>
              <w:pStyle w:val="TableHeader"/>
              <w:rPr>
                <w:ins w:id="2101" w:author="Madhura Ramojwar" w:date="2021-04-21T19:06:00Z"/>
                <w:rFonts w:cs="Arial"/>
                <w:color w:val="000000" w:themeColor="text1"/>
                <w:sz w:val="24"/>
                <w:szCs w:val="24"/>
              </w:rPr>
            </w:pPr>
            <w:ins w:id="2102" w:author="Madhura Ramojwar" w:date="2021-04-21T19:06:00Z">
              <w:r w:rsidRPr="00FE3FE5">
                <w:rPr>
                  <w:rFonts w:cs="Arial"/>
                  <w:color w:val="000000" w:themeColor="text1"/>
                  <w:sz w:val="24"/>
                  <w:szCs w:val="24"/>
                </w:rPr>
                <w:t>Inclusion Criteria</w:t>
              </w:r>
            </w:ins>
          </w:p>
        </w:tc>
      </w:tr>
      <w:tr w:rsidR="00D3293D" w:rsidRPr="00FE3FE5" w14:paraId="256FD430" w14:textId="77777777" w:rsidTr="000F2D37">
        <w:trPr>
          <w:cantSplit/>
          <w:trHeight w:val="3878"/>
          <w:jc w:val="center"/>
          <w:ins w:id="2103" w:author="Madhura Ramojwar" w:date="2021-04-21T19:06:00Z"/>
        </w:trPr>
        <w:tc>
          <w:tcPr>
            <w:tcW w:w="3955" w:type="dxa"/>
            <w:shd w:val="clear" w:color="auto" w:fill="auto"/>
            <w:hideMark/>
          </w:tcPr>
          <w:p w14:paraId="5D57DA4F" w14:textId="77777777" w:rsidR="00D3293D" w:rsidRPr="00FE3FE5" w:rsidRDefault="00D3293D" w:rsidP="000F2D37">
            <w:pPr>
              <w:pStyle w:val="TableEntry"/>
              <w:rPr>
                <w:ins w:id="2104" w:author="Madhura Ramojwar" w:date="2021-04-21T19:06:00Z"/>
                <w:rFonts w:eastAsia="Calibri" w:cs="Arial"/>
                <w:color w:val="000000" w:themeColor="text1"/>
                <w:sz w:val="24"/>
                <w:szCs w:val="24"/>
              </w:rPr>
            </w:pPr>
            <w:ins w:id="2105" w:author="Madhura Ramojwar" w:date="2021-04-21T19:06:00Z">
              <w:r w:rsidRPr="00FE3FE5">
                <w:rPr>
                  <w:rFonts w:eastAsia="Calibri" w:cs="Arial"/>
                  <w:color w:val="000000" w:themeColor="text1"/>
                  <w:sz w:val="24"/>
                  <w:szCs w:val="24"/>
                </w:rPr>
                <w:t xml:space="preserve">(E1) The article does not report clinical outcomes relevant to the safety and performance in humans of </w:t>
              </w:r>
              <w:r w:rsidRPr="00FE3FE5">
                <w:rPr>
                  <w:rFonts w:cs="Arial"/>
                  <w:color w:val="000000" w:themeColor="text1"/>
                  <w:sz w:val="24"/>
                  <w:szCs w:val="24"/>
                </w:rPr>
                <w:t>the Axium Neurostimulator systems</w:t>
              </w:r>
            </w:ins>
          </w:p>
          <w:p w14:paraId="0E5EF98B" w14:textId="77777777" w:rsidR="00D3293D" w:rsidRPr="00FE3FE5" w:rsidRDefault="00D3293D" w:rsidP="000F2D37">
            <w:pPr>
              <w:pStyle w:val="TableEntry"/>
              <w:rPr>
                <w:ins w:id="2106" w:author="Madhura Ramojwar" w:date="2021-04-21T19:06:00Z"/>
                <w:rFonts w:eastAsia="Calibri" w:cs="Arial"/>
                <w:color w:val="000000" w:themeColor="text1"/>
                <w:sz w:val="24"/>
                <w:szCs w:val="24"/>
              </w:rPr>
            </w:pPr>
            <w:ins w:id="2107" w:author="Madhura Ramojwar" w:date="2021-04-21T19:06:00Z">
              <w:r w:rsidRPr="00FE3FE5">
                <w:rPr>
                  <w:rFonts w:eastAsia="Calibri" w:cs="Arial"/>
                  <w:color w:val="000000" w:themeColor="text1"/>
                  <w:sz w:val="24"/>
                  <w:szCs w:val="24"/>
                </w:rPr>
                <w:t>(E2) Commentary, review articles, methods papers, editorials, and letters without original data</w:t>
              </w:r>
            </w:ins>
          </w:p>
          <w:p w14:paraId="6C981219" w14:textId="77777777" w:rsidR="00D3293D" w:rsidRPr="00FE3FE5" w:rsidRDefault="00D3293D" w:rsidP="000F2D37">
            <w:pPr>
              <w:pStyle w:val="TableEntry"/>
              <w:rPr>
                <w:ins w:id="2108" w:author="Madhura Ramojwar" w:date="2021-04-21T19:06:00Z"/>
                <w:rFonts w:eastAsia="Calibri" w:cs="Arial"/>
                <w:color w:val="000000" w:themeColor="text1"/>
                <w:sz w:val="24"/>
                <w:szCs w:val="24"/>
              </w:rPr>
            </w:pPr>
            <w:ins w:id="2109" w:author="Madhura Ramojwar" w:date="2021-04-21T19:06:00Z">
              <w:r w:rsidRPr="00FE3FE5">
                <w:rPr>
                  <w:rFonts w:eastAsia="Calibri" w:cs="Arial"/>
                  <w:color w:val="000000" w:themeColor="text1"/>
                  <w:sz w:val="24"/>
                  <w:szCs w:val="24"/>
                </w:rPr>
                <w:t xml:space="preserve">(E4) Not published in </w:t>
              </w:r>
              <w:proofErr w:type="gramStart"/>
              <w:r w:rsidRPr="00FE3FE5">
                <w:rPr>
                  <w:rFonts w:eastAsia="Calibri" w:cs="Arial"/>
                  <w:color w:val="000000" w:themeColor="text1"/>
                  <w:sz w:val="24"/>
                  <w:szCs w:val="24"/>
                </w:rPr>
                <w:t>English</w:t>
              </w:r>
              <w:proofErr w:type="gramEnd"/>
            </w:ins>
          </w:p>
          <w:p w14:paraId="20FB49A9" w14:textId="77777777" w:rsidR="00D3293D" w:rsidRPr="00FE3FE5" w:rsidRDefault="00D3293D" w:rsidP="000F2D37">
            <w:pPr>
              <w:pStyle w:val="TableEntry"/>
              <w:rPr>
                <w:ins w:id="2110" w:author="Madhura Ramojwar" w:date="2021-04-21T19:06:00Z"/>
                <w:rFonts w:eastAsia="Calibri" w:cs="Arial"/>
                <w:color w:val="000000" w:themeColor="text1"/>
                <w:sz w:val="24"/>
                <w:szCs w:val="24"/>
              </w:rPr>
            </w:pPr>
            <w:ins w:id="2111" w:author="Madhura Ramojwar" w:date="2021-04-21T19:06:00Z">
              <w:r w:rsidRPr="00FE3FE5">
                <w:rPr>
                  <w:rFonts w:eastAsia="Calibri" w:cs="Arial"/>
                  <w:color w:val="000000" w:themeColor="text1"/>
                  <w:sz w:val="24"/>
                  <w:szCs w:val="24"/>
                </w:rPr>
                <w:t>(E5) Case reports with no safety data</w:t>
              </w:r>
            </w:ins>
          </w:p>
          <w:p w14:paraId="6345A68B" w14:textId="77777777" w:rsidR="00D3293D" w:rsidRPr="00FE3FE5" w:rsidRDefault="00D3293D" w:rsidP="000F2D37">
            <w:pPr>
              <w:pStyle w:val="TableEntry"/>
              <w:rPr>
                <w:ins w:id="2112" w:author="Madhura Ramojwar" w:date="2021-04-21T19:06:00Z"/>
                <w:rFonts w:eastAsia="Calibri" w:cs="Arial"/>
                <w:color w:val="000000" w:themeColor="text1"/>
                <w:sz w:val="24"/>
                <w:szCs w:val="24"/>
              </w:rPr>
            </w:pPr>
            <w:ins w:id="2113" w:author="Madhura Ramojwar" w:date="2021-04-21T19:06:00Z">
              <w:r w:rsidRPr="00FE3FE5">
                <w:rPr>
                  <w:rFonts w:eastAsia="Calibri" w:cs="Arial"/>
                  <w:color w:val="000000" w:themeColor="text1"/>
                  <w:sz w:val="24"/>
                  <w:szCs w:val="24"/>
                </w:rPr>
                <w:t>(E6) Preclinical studies</w:t>
              </w:r>
            </w:ins>
          </w:p>
          <w:p w14:paraId="02130DA6" w14:textId="77777777" w:rsidR="00D3293D" w:rsidRPr="00FE3FE5" w:rsidRDefault="00D3293D" w:rsidP="000F2D37">
            <w:pPr>
              <w:pStyle w:val="TableEntry"/>
              <w:rPr>
                <w:ins w:id="2114" w:author="Madhura Ramojwar" w:date="2021-04-21T19:06:00Z"/>
                <w:rFonts w:eastAsia="Calibri" w:cs="Arial"/>
                <w:color w:val="000000" w:themeColor="text1"/>
                <w:sz w:val="24"/>
                <w:szCs w:val="24"/>
              </w:rPr>
            </w:pPr>
            <w:ins w:id="2115" w:author="Madhura Ramojwar" w:date="2021-04-21T19:06:00Z">
              <w:r w:rsidRPr="00FE3FE5">
                <w:rPr>
                  <w:rFonts w:eastAsia="Calibri" w:cs="Arial"/>
                  <w:color w:val="000000" w:themeColor="text1"/>
                  <w:sz w:val="24"/>
                  <w:szCs w:val="24"/>
                </w:rPr>
                <w:t>(E7) Multiple devices used from different manufacturers and safety and performance results reported are not device-</w:t>
              </w:r>
              <w:proofErr w:type="gramStart"/>
              <w:r w:rsidRPr="00FE3FE5">
                <w:rPr>
                  <w:rFonts w:eastAsia="Calibri" w:cs="Arial"/>
                  <w:color w:val="000000" w:themeColor="text1"/>
                  <w:sz w:val="24"/>
                  <w:szCs w:val="24"/>
                </w:rPr>
                <w:t>specific</w:t>
              </w:r>
              <w:proofErr w:type="gramEnd"/>
            </w:ins>
          </w:p>
          <w:p w14:paraId="2FFF430B" w14:textId="77777777" w:rsidR="00D3293D" w:rsidRPr="00FE3FE5" w:rsidRDefault="00D3293D" w:rsidP="000F2D37">
            <w:pPr>
              <w:pStyle w:val="TableEntry"/>
              <w:rPr>
                <w:ins w:id="2116" w:author="Madhura Ramojwar" w:date="2021-04-21T19:06:00Z"/>
                <w:rFonts w:eastAsia="Calibri" w:cs="Arial"/>
                <w:color w:val="000000" w:themeColor="text1"/>
                <w:sz w:val="24"/>
                <w:szCs w:val="24"/>
              </w:rPr>
            </w:pPr>
            <w:ins w:id="2117" w:author="Madhura Ramojwar" w:date="2021-04-21T19:06:00Z">
              <w:r w:rsidRPr="00FE3FE5">
                <w:rPr>
                  <w:rFonts w:eastAsia="Calibri" w:cs="Arial"/>
                  <w:color w:val="000000" w:themeColor="text1"/>
                  <w:sz w:val="24"/>
                  <w:szCs w:val="24"/>
                </w:rPr>
                <w:t>(E8) Duplicated references</w:t>
              </w:r>
            </w:ins>
          </w:p>
          <w:p w14:paraId="6EBBB724" w14:textId="77777777" w:rsidR="00D3293D" w:rsidRPr="00FE3FE5" w:rsidRDefault="00D3293D" w:rsidP="000F2D37">
            <w:pPr>
              <w:pStyle w:val="TableEntry"/>
              <w:rPr>
                <w:ins w:id="2118" w:author="Madhura Ramojwar" w:date="2021-04-21T19:06:00Z"/>
                <w:rFonts w:eastAsia="Calibri" w:cs="Arial"/>
                <w:color w:val="000000" w:themeColor="text1"/>
                <w:sz w:val="24"/>
                <w:szCs w:val="24"/>
              </w:rPr>
            </w:pPr>
            <w:ins w:id="2119" w:author="Madhura Ramojwar" w:date="2021-04-21T19:06:00Z">
              <w:r w:rsidRPr="00FE3FE5">
                <w:rPr>
                  <w:rFonts w:eastAsia="Calibri" w:cs="Arial"/>
                  <w:color w:val="000000" w:themeColor="text1"/>
                  <w:sz w:val="24"/>
                  <w:szCs w:val="24"/>
                </w:rPr>
                <w:t>(E9) Conference abstracts</w:t>
              </w:r>
            </w:ins>
          </w:p>
        </w:tc>
        <w:tc>
          <w:tcPr>
            <w:tcW w:w="4685" w:type="dxa"/>
            <w:tcBorders>
              <w:bottom w:val="single" w:sz="4" w:space="0" w:color="auto"/>
            </w:tcBorders>
            <w:shd w:val="clear" w:color="auto" w:fill="auto"/>
            <w:hideMark/>
          </w:tcPr>
          <w:p w14:paraId="326DCF1F" w14:textId="77777777" w:rsidR="00D3293D" w:rsidRPr="00FE3FE5" w:rsidRDefault="00D3293D" w:rsidP="000F2D37">
            <w:pPr>
              <w:pStyle w:val="TableEntry"/>
              <w:rPr>
                <w:ins w:id="2120" w:author="Madhura Ramojwar" w:date="2021-04-21T19:06:00Z"/>
                <w:rFonts w:eastAsia="Calibri" w:cs="Arial"/>
                <w:color w:val="000000" w:themeColor="text1"/>
                <w:sz w:val="24"/>
                <w:szCs w:val="24"/>
              </w:rPr>
            </w:pPr>
            <w:ins w:id="2121" w:author="Madhura Ramojwar" w:date="2021-04-21T19:06:00Z">
              <w:r w:rsidRPr="00FE3FE5">
                <w:rPr>
                  <w:rFonts w:eastAsia="Calibri" w:cs="Arial"/>
                  <w:color w:val="000000" w:themeColor="text1"/>
                  <w:sz w:val="24"/>
                  <w:szCs w:val="24"/>
                </w:rPr>
                <w:t xml:space="preserve">(I1) Articles reporting clinical outcomes on safety and performance of </w:t>
              </w:r>
              <w:r w:rsidRPr="00FE3FE5">
                <w:rPr>
                  <w:rFonts w:cs="Arial"/>
                  <w:color w:val="000000" w:themeColor="text1"/>
                  <w:sz w:val="24"/>
                  <w:szCs w:val="24"/>
                </w:rPr>
                <w:t xml:space="preserve">the Axium Neurostimulator systems </w:t>
              </w:r>
              <w:r w:rsidRPr="00FE3FE5">
                <w:rPr>
                  <w:rFonts w:eastAsia="Calibri" w:cs="Arial"/>
                  <w:color w:val="000000" w:themeColor="text1"/>
                  <w:sz w:val="24"/>
                  <w:szCs w:val="24"/>
                </w:rPr>
                <w:t xml:space="preserve">when used as intended, with information about device safety and/or </w:t>
              </w:r>
              <w:proofErr w:type="gramStart"/>
              <w:r w:rsidRPr="00FE3FE5">
                <w:rPr>
                  <w:rFonts w:eastAsia="Calibri" w:cs="Arial"/>
                  <w:color w:val="000000" w:themeColor="text1"/>
                  <w:sz w:val="24"/>
                  <w:szCs w:val="24"/>
                </w:rPr>
                <w:t>performance</w:t>
              </w:r>
              <w:proofErr w:type="gramEnd"/>
            </w:ins>
          </w:p>
          <w:p w14:paraId="39AFB998" w14:textId="77777777" w:rsidR="00D3293D" w:rsidRPr="00FE3FE5" w:rsidRDefault="00D3293D" w:rsidP="000F2D37">
            <w:pPr>
              <w:pStyle w:val="TableEntry"/>
              <w:rPr>
                <w:ins w:id="2122" w:author="Madhura Ramojwar" w:date="2021-04-21T19:06:00Z"/>
                <w:rFonts w:eastAsia="Calibri" w:cs="Arial"/>
                <w:color w:val="000000" w:themeColor="text1"/>
                <w:sz w:val="24"/>
                <w:szCs w:val="24"/>
              </w:rPr>
            </w:pPr>
            <w:ins w:id="2123" w:author="Madhura Ramojwar" w:date="2021-04-21T19:06:00Z">
              <w:r w:rsidRPr="00FE3FE5" w:rsidDel="00362D5D">
                <w:rPr>
                  <w:rFonts w:eastAsia="Calibri" w:cs="Arial"/>
                  <w:color w:val="000000" w:themeColor="text1"/>
                  <w:sz w:val="24"/>
                  <w:szCs w:val="24"/>
                </w:rPr>
                <w:t xml:space="preserve"> </w:t>
              </w:r>
              <w:r w:rsidRPr="00FE3FE5">
                <w:rPr>
                  <w:rFonts w:eastAsia="Calibri" w:cs="Arial"/>
                  <w:color w:val="000000" w:themeColor="text1"/>
                  <w:sz w:val="24"/>
                  <w:szCs w:val="24"/>
                </w:rPr>
                <w:t xml:space="preserve">(I2) Case reports presenting data on adverse events related to the use of </w:t>
              </w:r>
              <w:r w:rsidRPr="00FE3FE5">
                <w:rPr>
                  <w:rFonts w:cs="Arial"/>
                  <w:color w:val="000000" w:themeColor="text1"/>
                  <w:sz w:val="24"/>
                  <w:szCs w:val="24"/>
                </w:rPr>
                <w:t>the Axium Neurostimulator systems</w:t>
              </w:r>
            </w:ins>
          </w:p>
        </w:tc>
      </w:tr>
    </w:tbl>
    <w:p w14:paraId="4E2BF25B" w14:textId="77777777" w:rsidR="00D3293D" w:rsidRPr="00FE3FE5" w:rsidRDefault="00D3293D" w:rsidP="00D3293D">
      <w:pPr>
        <w:pStyle w:val="BT1BodyTextI1"/>
        <w:rPr>
          <w:ins w:id="2124" w:author="Madhura Ramojwar" w:date="2021-04-21T19:06:00Z"/>
          <w:rFonts w:cs="Arial"/>
          <w:color w:val="000000" w:themeColor="text1"/>
        </w:rPr>
      </w:pPr>
    </w:p>
    <w:p w14:paraId="06FD5A63" w14:textId="77777777" w:rsidR="00D3293D" w:rsidRPr="00FE3FE5" w:rsidRDefault="00D3293D" w:rsidP="00D3293D">
      <w:pPr>
        <w:pStyle w:val="BT1BodyTextI1"/>
        <w:rPr>
          <w:ins w:id="2125" w:author="Madhura Ramojwar" w:date="2021-04-21T19:06:00Z"/>
          <w:rFonts w:cs="Arial"/>
          <w:color w:val="000000" w:themeColor="text1"/>
        </w:rPr>
      </w:pPr>
      <w:ins w:id="2126" w:author="Madhura Ramojwar" w:date="2021-04-21T19:06:00Z">
        <w:r w:rsidRPr="00FE3FE5">
          <w:rPr>
            <w:rFonts w:cs="Arial"/>
            <w:color w:val="000000" w:themeColor="text1"/>
          </w:rPr>
          <w:t xml:space="preserve">Articles considered for inclusion in the analysis of the state of the art will be screened against the inclusion and exclusion criteria in Table 10. </w:t>
        </w:r>
      </w:ins>
    </w:p>
    <w:p w14:paraId="40814CD3" w14:textId="77777777" w:rsidR="00D3293D" w:rsidRPr="00FE3FE5" w:rsidRDefault="00D3293D" w:rsidP="00D3293D">
      <w:pPr>
        <w:rPr>
          <w:ins w:id="2127" w:author="Madhura Ramojwar" w:date="2021-04-21T19:06:00Z"/>
          <w:rFonts w:cs="Arial"/>
          <w:b/>
          <w:bCs/>
          <w:color w:val="000000" w:themeColor="text1"/>
        </w:rPr>
      </w:pPr>
      <w:bookmarkStart w:id="2128" w:name="_Ref533166684"/>
      <w:bookmarkStart w:id="2129" w:name="_Ref531954838"/>
      <w:bookmarkStart w:id="2130" w:name="_Toc531632021"/>
      <w:bookmarkStart w:id="2131" w:name="_Toc267687"/>
      <w:ins w:id="2132" w:author="Madhura Ramojwar" w:date="2021-04-21T19:06:00Z">
        <w:r w:rsidRPr="00FE3FE5">
          <w:rPr>
            <w:rFonts w:cs="Arial"/>
            <w:color w:val="000000" w:themeColor="text1"/>
          </w:rPr>
          <w:br w:type="page"/>
        </w:r>
      </w:ins>
    </w:p>
    <w:p w14:paraId="3B6D11B8" w14:textId="77777777" w:rsidR="00D3293D" w:rsidRPr="00FE3FE5" w:rsidRDefault="00D3293D" w:rsidP="00D3293D">
      <w:pPr>
        <w:pStyle w:val="Caption"/>
        <w:rPr>
          <w:ins w:id="2133" w:author="Madhura Ramojwar" w:date="2021-04-21T19:06:00Z"/>
          <w:rFonts w:cs="Arial"/>
          <w:color w:val="000000" w:themeColor="text1"/>
          <w:szCs w:val="24"/>
        </w:rPr>
      </w:pPr>
      <w:bookmarkStart w:id="2134" w:name="_Toc41489754"/>
      <w:ins w:id="2135" w:author="Madhura Ramojwar" w:date="2021-04-21T19:06:00Z">
        <w:r w:rsidRPr="00FE3FE5">
          <w:rPr>
            <w:rFonts w:cs="Arial"/>
            <w:color w:val="000000" w:themeColor="text1"/>
            <w:szCs w:val="24"/>
          </w:rPr>
          <w:lastRenderedPageBreak/>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10</w:t>
        </w:r>
        <w:r w:rsidRPr="00FE3FE5">
          <w:rPr>
            <w:rFonts w:cs="Arial"/>
            <w:color w:val="000000" w:themeColor="text1"/>
            <w:szCs w:val="24"/>
          </w:rPr>
          <w:fldChar w:fldCharType="end"/>
        </w:r>
        <w:bookmarkEnd w:id="2128"/>
        <w:bookmarkEnd w:id="2129"/>
        <w:r w:rsidRPr="00FE3FE5">
          <w:rPr>
            <w:rFonts w:cs="Arial"/>
            <w:color w:val="000000" w:themeColor="text1"/>
            <w:szCs w:val="24"/>
          </w:rPr>
          <w:t>. State of the Art Inclusion / Exclusion Criteria</w:t>
        </w:r>
        <w:bookmarkEnd w:id="2130"/>
        <w:bookmarkEnd w:id="2131"/>
        <w:bookmarkEnd w:id="2134"/>
      </w:ins>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685"/>
      </w:tblGrid>
      <w:tr w:rsidR="00D3293D" w:rsidRPr="00FE3FE5" w14:paraId="09237A90" w14:textId="77777777" w:rsidTr="000F2D37">
        <w:trPr>
          <w:trHeight w:val="432"/>
          <w:tblHeader/>
          <w:jc w:val="center"/>
          <w:ins w:id="2136" w:author="Madhura Ramojwar" w:date="2021-04-21T19:06:00Z"/>
        </w:trPr>
        <w:tc>
          <w:tcPr>
            <w:tcW w:w="395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624D9C3B" w14:textId="77777777" w:rsidR="00D3293D" w:rsidRPr="00FE3FE5" w:rsidRDefault="00D3293D" w:rsidP="000F2D37">
            <w:pPr>
              <w:pStyle w:val="TableHeader"/>
              <w:rPr>
                <w:ins w:id="2137" w:author="Madhura Ramojwar" w:date="2021-04-21T19:06:00Z"/>
                <w:rFonts w:cs="Arial"/>
                <w:color w:val="000000" w:themeColor="text1"/>
                <w:sz w:val="24"/>
                <w:szCs w:val="24"/>
              </w:rPr>
            </w:pPr>
            <w:ins w:id="2138" w:author="Madhura Ramojwar" w:date="2021-04-21T19:06:00Z">
              <w:r w:rsidRPr="00FE3FE5">
                <w:rPr>
                  <w:rFonts w:cs="Arial"/>
                  <w:color w:val="000000" w:themeColor="text1"/>
                  <w:sz w:val="24"/>
                  <w:szCs w:val="24"/>
                </w:rPr>
                <w:t>Exclusion Criteria</w:t>
              </w:r>
            </w:ins>
          </w:p>
        </w:tc>
        <w:tc>
          <w:tcPr>
            <w:tcW w:w="4685" w:type="dxa"/>
            <w:tcBorders>
              <w:top w:val="single" w:sz="4" w:space="0" w:color="auto"/>
              <w:left w:val="single" w:sz="4" w:space="0" w:color="auto"/>
              <w:bottom w:val="single" w:sz="4" w:space="0" w:color="auto"/>
              <w:right w:val="single" w:sz="4" w:space="0" w:color="auto"/>
              <w:tl2br w:val="nil"/>
              <w:tr2bl w:val="nil"/>
            </w:tcBorders>
            <w:shd w:val="clear" w:color="auto" w:fill="F2F2F2" w:themeFill="background1" w:themeFillShade="F2"/>
            <w:vAlign w:val="center"/>
            <w:hideMark/>
          </w:tcPr>
          <w:p w14:paraId="566F5BD9" w14:textId="77777777" w:rsidR="00D3293D" w:rsidRPr="00FE3FE5" w:rsidRDefault="00D3293D" w:rsidP="000F2D37">
            <w:pPr>
              <w:pStyle w:val="TableHeader"/>
              <w:rPr>
                <w:ins w:id="2139" w:author="Madhura Ramojwar" w:date="2021-04-21T19:06:00Z"/>
                <w:rFonts w:cs="Arial"/>
                <w:color w:val="000000" w:themeColor="text1"/>
                <w:sz w:val="24"/>
                <w:szCs w:val="24"/>
              </w:rPr>
            </w:pPr>
            <w:ins w:id="2140" w:author="Madhura Ramojwar" w:date="2021-04-21T19:06:00Z">
              <w:r w:rsidRPr="00FE3FE5">
                <w:rPr>
                  <w:rFonts w:cs="Arial"/>
                  <w:color w:val="000000" w:themeColor="text1"/>
                  <w:sz w:val="24"/>
                  <w:szCs w:val="24"/>
                </w:rPr>
                <w:t>Inclusion Criteria</w:t>
              </w:r>
            </w:ins>
          </w:p>
        </w:tc>
      </w:tr>
      <w:tr w:rsidR="00D3293D" w:rsidRPr="00FE3FE5" w14:paraId="7B24D997" w14:textId="77777777" w:rsidTr="000F2D37">
        <w:trPr>
          <w:trHeight w:val="386"/>
          <w:jc w:val="center"/>
          <w:ins w:id="2141" w:author="Madhura Ramojwar" w:date="2021-04-21T19:06:00Z"/>
        </w:trPr>
        <w:tc>
          <w:tcPr>
            <w:tcW w:w="3955" w:type="dxa"/>
            <w:shd w:val="clear" w:color="auto" w:fill="auto"/>
            <w:hideMark/>
          </w:tcPr>
          <w:p w14:paraId="31219AEA" w14:textId="77777777" w:rsidR="00D3293D" w:rsidRPr="00FE3FE5" w:rsidRDefault="00D3293D" w:rsidP="000F2D37">
            <w:pPr>
              <w:pStyle w:val="TableEntry"/>
              <w:rPr>
                <w:ins w:id="2142" w:author="Madhura Ramojwar" w:date="2021-04-21T19:06:00Z"/>
                <w:rFonts w:eastAsia="Calibri" w:cs="Arial"/>
                <w:color w:val="000000" w:themeColor="text1"/>
                <w:sz w:val="24"/>
                <w:szCs w:val="24"/>
              </w:rPr>
            </w:pPr>
            <w:ins w:id="2143" w:author="Madhura Ramojwar" w:date="2021-04-21T19:06:00Z">
              <w:r w:rsidRPr="00FE3FE5">
                <w:rPr>
                  <w:rFonts w:eastAsia="Calibri" w:cs="Arial"/>
                  <w:color w:val="000000" w:themeColor="text1"/>
                  <w:sz w:val="24"/>
                  <w:szCs w:val="24"/>
                </w:rPr>
                <w:t xml:space="preserve">(E1) The article does not inform on the state of the art regarding </w:t>
              </w:r>
              <w:r w:rsidRPr="00FE3FE5">
                <w:rPr>
                  <w:rFonts w:eastAsia="Calibri" w:cs="Arial"/>
                  <w:sz w:val="24"/>
                  <w:szCs w:val="24"/>
                </w:rPr>
                <w:t>Neuromodulation, Neurostimulation, Dorsal Root Ganglion Stimulation, DRG Stimulation</w:t>
              </w:r>
              <w:r w:rsidRPr="00FE3FE5">
                <w:rPr>
                  <w:rFonts w:eastAsia="Calibri" w:cs="Arial"/>
                  <w:color w:val="000000" w:themeColor="text1"/>
                  <w:sz w:val="24"/>
                  <w:szCs w:val="24"/>
                </w:rPr>
                <w:t xml:space="preserve"> , the relevant patient population, or treatment alternatives OR report clinical outcomes of </w:t>
              </w:r>
              <w:r w:rsidRPr="00FE3FE5">
                <w:rPr>
                  <w:rFonts w:cs="Arial"/>
                  <w:color w:val="000000" w:themeColor="text1"/>
                  <w:sz w:val="24"/>
                  <w:szCs w:val="24"/>
                </w:rPr>
                <w:t>the benchmark competitor devices</w:t>
              </w:r>
              <w:r w:rsidRPr="00FE3FE5">
                <w:rPr>
                  <w:rFonts w:eastAsia="Calibri" w:cs="Arial"/>
                  <w:color w:val="000000" w:themeColor="text1"/>
                  <w:sz w:val="24"/>
                  <w:szCs w:val="24"/>
                </w:rPr>
                <w:t xml:space="preserve"> with information about device safety and/or performance relevant to the state of the art</w:t>
              </w:r>
            </w:ins>
          </w:p>
          <w:p w14:paraId="7140CA1D" w14:textId="77777777" w:rsidR="00D3293D" w:rsidRPr="00FE3FE5" w:rsidRDefault="00D3293D" w:rsidP="000F2D37">
            <w:pPr>
              <w:pStyle w:val="TableEntry"/>
              <w:rPr>
                <w:ins w:id="2144" w:author="Madhura Ramojwar" w:date="2021-04-21T19:06:00Z"/>
                <w:rFonts w:eastAsia="Calibri" w:cs="Arial"/>
                <w:color w:val="000000" w:themeColor="text1"/>
                <w:sz w:val="24"/>
                <w:szCs w:val="24"/>
              </w:rPr>
            </w:pPr>
            <w:ins w:id="2145" w:author="Madhura Ramojwar" w:date="2021-04-21T19:06:00Z">
              <w:r w:rsidRPr="00FE3FE5">
                <w:rPr>
                  <w:rFonts w:eastAsia="Calibri" w:cs="Arial"/>
                  <w:color w:val="000000" w:themeColor="text1"/>
                  <w:sz w:val="24"/>
                  <w:szCs w:val="24"/>
                </w:rPr>
                <w:t>(E2) Article presents information covered in another included source (duplicate information)</w:t>
              </w:r>
            </w:ins>
          </w:p>
          <w:p w14:paraId="5D96A2D5" w14:textId="77777777" w:rsidR="00D3293D" w:rsidRPr="00FE3FE5" w:rsidRDefault="00D3293D" w:rsidP="000F2D37">
            <w:pPr>
              <w:pStyle w:val="TableEntry"/>
              <w:rPr>
                <w:ins w:id="2146" w:author="Madhura Ramojwar" w:date="2021-04-21T19:06:00Z"/>
                <w:rFonts w:eastAsia="Calibri" w:cs="Arial"/>
                <w:color w:val="000000" w:themeColor="text1"/>
                <w:sz w:val="24"/>
                <w:szCs w:val="24"/>
              </w:rPr>
            </w:pPr>
            <w:ins w:id="2147" w:author="Madhura Ramojwar" w:date="2021-04-21T19:06:00Z">
              <w:r w:rsidRPr="00FE3FE5">
                <w:rPr>
                  <w:rFonts w:eastAsia="Calibri" w:cs="Arial"/>
                  <w:color w:val="000000" w:themeColor="text1"/>
                  <w:sz w:val="24"/>
                  <w:szCs w:val="24"/>
                </w:rPr>
                <w:t>(E3) Commentary, methods papers, editorials, and letters without original data</w:t>
              </w:r>
            </w:ins>
          </w:p>
          <w:p w14:paraId="76F1BF95" w14:textId="77777777" w:rsidR="00D3293D" w:rsidRPr="00FE3FE5" w:rsidRDefault="00D3293D" w:rsidP="000F2D37">
            <w:pPr>
              <w:pStyle w:val="TableEntry"/>
              <w:rPr>
                <w:ins w:id="2148" w:author="Madhura Ramojwar" w:date="2021-04-21T19:06:00Z"/>
                <w:rFonts w:eastAsia="Calibri" w:cs="Arial"/>
                <w:color w:val="000000" w:themeColor="text1"/>
                <w:sz w:val="24"/>
                <w:szCs w:val="24"/>
              </w:rPr>
            </w:pPr>
            <w:ins w:id="2149" w:author="Madhura Ramojwar" w:date="2021-04-21T19:06:00Z">
              <w:r w:rsidRPr="00FE3FE5">
                <w:rPr>
                  <w:rFonts w:eastAsia="Calibri" w:cs="Arial"/>
                  <w:color w:val="000000" w:themeColor="text1"/>
                  <w:sz w:val="24"/>
                  <w:szCs w:val="24"/>
                </w:rPr>
                <w:t xml:space="preserve">(E4) Not published in </w:t>
              </w:r>
              <w:proofErr w:type="gramStart"/>
              <w:r w:rsidRPr="00FE3FE5">
                <w:rPr>
                  <w:rFonts w:eastAsia="Calibri" w:cs="Arial"/>
                  <w:color w:val="000000" w:themeColor="text1"/>
                  <w:sz w:val="24"/>
                  <w:szCs w:val="24"/>
                </w:rPr>
                <w:t>English</w:t>
              </w:r>
              <w:proofErr w:type="gramEnd"/>
            </w:ins>
          </w:p>
          <w:p w14:paraId="334FC126" w14:textId="77777777" w:rsidR="00D3293D" w:rsidRPr="00FE3FE5" w:rsidRDefault="00D3293D" w:rsidP="000F2D37">
            <w:pPr>
              <w:pStyle w:val="TableEntry"/>
              <w:rPr>
                <w:ins w:id="2150" w:author="Madhura Ramojwar" w:date="2021-04-21T19:06:00Z"/>
                <w:rFonts w:eastAsia="Calibri" w:cs="Arial"/>
                <w:color w:val="000000" w:themeColor="text1"/>
                <w:sz w:val="24"/>
                <w:szCs w:val="24"/>
              </w:rPr>
            </w:pPr>
            <w:ins w:id="2151" w:author="Madhura Ramojwar" w:date="2021-04-21T19:06:00Z">
              <w:r w:rsidRPr="00FE3FE5">
                <w:rPr>
                  <w:rFonts w:eastAsia="Calibri" w:cs="Arial"/>
                  <w:color w:val="000000" w:themeColor="text1"/>
                  <w:sz w:val="24"/>
                  <w:szCs w:val="24"/>
                </w:rPr>
                <w:t>(E5) Case reports without safety data</w:t>
              </w:r>
            </w:ins>
          </w:p>
          <w:p w14:paraId="15B198C3" w14:textId="77777777" w:rsidR="00D3293D" w:rsidRPr="00FE3FE5" w:rsidRDefault="00D3293D" w:rsidP="000F2D37">
            <w:pPr>
              <w:pStyle w:val="TableEntry"/>
              <w:rPr>
                <w:ins w:id="2152" w:author="Madhura Ramojwar" w:date="2021-04-21T19:06:00Z"/>
                <w:rFonts w:eastAsia="Calibri" w:cs="Arial"/>
                <w:color w:val="000000" w:themeColor="text1"/>
                <w:sz w:val="24"/>
                <w:szCs w:val="24"/>
              </w:rPr>
            </w:pPr>
            <w:ins w:id="2153" w:author="Madhura Ramojwar" w:date="2021-04-21T19:06:00Z">
              <w:r w:rsidRPr="00FE3FE5">
                <w:rPr>
                  <w:rFonts w:eastAsia="Calibri" w:cs="Arial"/>
                  <w:color w:val="000000" w:themeColor="text1"/>
                  <w:sz w:val="24"/>
                  <w:szCs w:val="24"/>
                </w:rPr>
                <w:t>(E6) Preclinical studies</w:t>
              </w:r>
            </w:ins>
          </w:p>
          <w:p w14:paraId="593E2F07" w14:textId="77777777" w:rsidR="00D3293D" w:rsidRPr="00FE3FE5" w:rsidRDefault="00D3293D" w:rsidP="000F2D37">
            <w:pPr>
              <w:pStyle w:val="TableEntry"/>
              <w:rPr>
                <w:ins w:id="2154" w:author="Madhura Ramojwar" w:date="2021-04-21T19:06:00Z"/>
                <w:rFonts w:eastAsia="Calibri" w:cs="Arial"/>
                <w:color w:val="000000" w:themeColor="text1"/>
                <w:sz w:val="24"/>
                <w:szCs w:val="24"/>
              </w:rPr>
            </w:pPr>
            <w:ins w:id="2155" w:author="Madhura Ramojwar" w:date="2021-04-21T19:06:00Z">
              <w:r w:rsidRPr="00FE3FE5">
                <w:rPr>
                  <w:rFonts w:eastAsia="Calibri" w:cs="Arial"/>
                  <w:color w:val="000000" w:themeColor="text1"/>
                  <w:sz w:val="24"/>
                  <w:szCs w:val="24"/>
                </w:rPr>
                <w:t>(E7) Duplicated references</w:t>
              </w:r>
            </w:ins>
          </w:p>
          <w:p w14:paraId="419F169B" w14:textId="77777777" w:rsidR="00D3293D" w:rsidRPr="00FE3FE5" w:rsidRDefault="00D3293D" w:rsidP="000F2D37">
            <w:pPr>
              <w:pStyle w:val="TableEntry"/>
              <w:rPr>
                <w:ins w:id="2156" w:author="Madhura Ramojwar" w:date="2021-04-21T19:06:00Z"/>
                <w:rFonts w:eastAsia="Calibri" w:cs="Arial"/>
                <w:color w:val="000000" w:themeColor="text1"/>
                <w:sz w:val="24"/>
                <w:szCs w:val="24"/>
              </w:rPr>
            </w:pPr>
            <w:ins w:id="2157" w:author="Madhura Ramojwar" w:date="2021-04-21T19:06:00Z">
              <w:r w:rsidRPr="00FE3FE5">
                <w:rPr>
                  <w:rFonts w:eastAsia="Calibri" w:cs="Arial"/>
                  <w:color w:val="000000" w:themeColor="text1"/>
                  <w:sz w:val="24"/>
                  <w:szCs w:val="24"/>
                </w:rPr>
                <w:t>(E8) Conference abstracts</w:t>
              </w:r>
            </w:ins>
          </w:p>
        </w:tc>
        <w:tc>
          <w:tcPr>
            <w:tcW w:w="4685" w:type="dxa"/>
            <w:tcBorders>
              <w:bottom w:val="single" w:sz="4" w:space="0" w:color="auto"/>
            </w:tcBorders>
            <w:shd w:val="clear" w:color="auto" w:fill="auto"/>
            <w:hideMark/>
          </w:tcPr>
          <w:p w14:paraId="0F3303D7" w14:textId="77777777" w:rsidR="00D3293D" w:rsidRPr="00FE3FE5" w:rsidRDefault="00D3293D" w:rsidP="000F2D37">
            <w:pPr>
              <w:pStyle w:val="TableEntry"/>
              <w:rPr>
                <w:ins w:id="2158" w:author="Madhura Ramojwar" w:date="2021-04-21T19:06:00Z"/>
                <w:rFonts w:eastAsia="Calibri" w:cs="Arial"/>
                <w:color w:val="000000" w:themeColor="text1"/>
                <w:sz w:val="24"/>
                <w:szCs w:val="24"/>
              </w:rPr>
            </w:pPr>
            <w:ins w:id="2159" w:author="Madhura Ramojwar" w:date="2021-04-21T19:06:00Z">
              <w:r w:rsidRPr="00FE3FE5">
                <w:rPr>
                  <w:rFonts w:eastAsia="Calibri" w:cs="Arial"/>
                  <w:color w:val="000000" w:themeColor="text1"/>
                  <w:sz w:val="24"/>
                  <w:szCs w:val="24"/>
                </w:rPr>
                <w:t xml:space="preserve">(I1) Articles informing on the state of the art regarding &lt;&lt;medical therapy/device type&gt;&gt;, the relevant patient population, or treatment </w:t>
              </w:r>
              <w:proofErr w:type="gramStart"/>
              <w:r w:rsidRPr="00FE3FE5">
                <w:rPr>
                  <w:rFonts w:eastAsia="Calibri" w:cs="Arial"/>
                  <w:color w:val="000000" w:themeColor="text1"/>
                  <w:sz w:val="24"/>
                  <w:szCs w:val="24"/>
                </w:rPr>
                <w:t>alternatives</w:t>
              </w:r>
              <w:proofErr w:type="gramEnd"/>
            </w:ins>
          </w:p>
          <w:p w14:paraId="3327062E" w14:textId="77777777" w:rsidR="00D3293D" w:rsidRPr="00FE3FE5" w:rsidRDefault="00D3293D" w:rsidP="000F2D37">
            <w:pPr>
              <w:pStyle w:val="TableEntry"/>
              <w:rPr>
                <w:ins w:id="2160" w:author="Madhura Ramojwar" w:date="2021-04-21T19:06:00Z"/>
                <w:rFonts w:eastAsia="Calibri" w:cs="Arial"/>
                <w:color w:val="000000" w:themeColor="text1"/>
                <w:sz w:val="24"/>
                <w:szCs w:val="24"/>
              </w:rPr>
            </w:pPr>
            <w:ins w:id="2161" w:author="Madhura Ramojwar" w:date="2021-04-21T19:06:00Z">
              <w:r w:rsidRPr="00FE3FE5">
                <w:rPr>
                  <w:rFonts w:eastAsia="Calibri" w:cs="Arial"/>
                  <w:color w:val="000000" w:themeColor="text1"/>
                  <w:sz w:val="24"/>
                  <w:szCs w:val="24"/>
                </w:rPr>
                <w:t xml:space="preserve">(I2) Articles reporting clinical outcomes of </w:t>
              </w:r>
              <w:r w:rsidRPr="00FE3FE5">
                <w:rPr>
                  <w:rFonts w:cs="Arial"/>
                  <w:color w:val="000000" w:themeColor="text1"/>
                  <w:sz w:val="24"/>
                  <w:szCs w:val="24"/>
                </w:rPr>
                <w:t>the benchmark competitor devices</w:t>
              </w:r>
              <w:r w:rsidRPr="00FE3FE5">
                <w:rPr>
                  <w:rFonts w:eastAsia="Calibri" w:cs="Arial"/>
                  <w:color w:val="000000" w:themeColor="text1"/>
                  <w:sz w:val="24"/>
                  <w:szCs w:val="24"/>
                </w:rPr>
                <w:t xml:space="preserve"> with information about device safety and/or performance relevant to the state of the art</w:t>
              </w:r>
            </w:ins>
          </w:p>
        </w:tc>
      </w:tr>
    </w:tbl>
    <w:p w14:paraId="4FBC6F9D" w14:textId="77777777" w:rsidR="00D3293D" w:rsidRPr="00FE3FE5" w:rsidRDefault="00D3293D" w:rsidP="00D3293D">
      <w:pPr>
        <w:pStyle w:val="BT1BodyTextI1"/>
        <w:rPr>
          <w:ins w:id="2162" w:author="Madhura Ramojwar" w:date="2021-04-21T19:06:00Z"/>
          <w:rFonts w:cs="Arial"/>
          <w:color w:val="000000" w:themeColor="text1"/>
        </w:rPr>
      </w:pPr>
    </w:p>
    <w:p w14:paraId="0B12BA52" w14:textId="77777777" w:rsidR="00D3293D" w:rsidRPr="00FE3FE5" w:rsidRDefault="00D3293D" w:rsidP="00D3293D">
      <w:pPr>
        <w:pStyle w:val="BT1BodyTextI1"/>
        <w:rPr>
          <w:ins w:id="2163" w:author="Madhura Ramojwar" w:date="2021-04-21T19:06:00Z"/>
          <w:rFonts w:cs="Arial"/>
          <w:color w:val="000000" w:themeColor="text1"/>
        </w:rPr>
      </w:pPr>
      <w:bookmarkStart w:id="2164" w:name="_Hlk531098255"/>
      <w:ins w:id="2165" w:author="Madhura Ramojwar" w:date="2021-04-21T19:06:00Z">
        <w:r w:rsidRPr="00FE3FE5">
          <w:rPr>
            <w:rFonts w:cs="Arial"/>
            <w:color w:val="000000" w:themeColor="text1"/>
          </w:rPr>
          <w:t>Articles excluded from the clinical evaluation will be documented with the reason for exclusion</w:t>
        </w:r>
        <w:bookmarkEnd w:id="2164"/>
        <w:r w:rsidRPr="00FE3FE5">
          <w:rPr>
            <w:rFonts w:cs="Arial"/>
            <w:color w:val="000000" w:themeColor="text1"/>
          </w:rPr>
          <w:t xml:space="preserve"> in the CER, CR002 Rev Q. </w:t>
        </w:r>
      </w:ins>
    </w:p>
    <w:p w14:paraId="62BFD43D" w14:textId="7C502AC9" w:rsidR="00A859A3" w:rsidRPr="00FE3FE5" w:rsidRDefault="00A859A3" w:rsidP="00DD5887">
      <w:pPr>
        <w:pStyle w:val="Heading2"/>
        <w:rPr>
          <w:szCs w:val="24"/>
        </w:rPr>
      </w:pPr>
      <w:bookmarkStart w:id="2166" w:name="_Toc54010677"/>
      <w:r w:rsidRPr="00FE3FE5">
        <w:rPr>
          <w:szCs w:val="24"/>
        </w:rPr>
        <w:t>Post-Market Surveillance Data</w:t>
      </w:r>
      <w:bookmarkEnd w:id="2166"/>
    </w:p>
    <w:p w14:paraId="4488D136" w14:textId="77777777" w:rsidR="00EE2C00" w:rsidRPr="00FE3FE5" w:rsidRDefault="00EE2C00" w:rsidP="00EE2C00">
      <w:pPr>
        <w:pStyle w:val="BT1BodyTextI1"/>
        <w:rPr>
          <w:ins w:id="2167" w:author="Madhura Ramojwar" w:date="2021-04-21T19:06:00Z"/>
          <w:rFonts w:cs="Arial"/>
          <w:color w:val="000000" w:themeColor="text1"/>
        </w:rPr>
        <w:pPrChange w:id="2168" w:author="Madhura Ramojwar" w:date="2021-04-21T19:06:00Z">
          <w:pPr>
            <w:pStyle w:val="BT1BodyTextI1"/>
            <w:ind w:left="0"/>
          </w:pPr>
        </w:pPrChange>
      </w:pPr>
      <w:ins w:id="2169" w:author="Madhura Ramojwar" w:date="2021-04-21T19:06:00Z">
        <w:r w:rsidRPr="00FE3FE5">
          <w:rPr>
            <w:rFonts w:cs="Arial"/>
            <w:color w:val="000000" w:themeColor="text1"/>
          </w:rPr>
          <w:t>Post-market surveillance (PMS) data generated from EU and world-wide complaints and reportable vigilance incidents associated with the Axium received through December 31, 2019 will be analyzed in the CER.</w:t>
        </w:r>
      </w:ins>
    </w:p>
    <w:p w14:paraId="2A866C2A" w14:textId="4FCED850" w:rsidR="00EE2C00" w:rsidRPr="00FE3FE5" w:rsidRDefault="00EE2C00" w:rsidP="00EE2C00">
      <w:pPr>
        <w:pStyle w:val="BT1BodyTextI1"/>
        <w:rPr>
          <w:rFonts w:cs="Arial"/>
        </w:rPr>
      </w:pPr>
      <w:ins w:id="2170" w:author="Madhura Ramojwar" w:date="2021-04-21T19:06:00Z">
        <w:r w:rsidRPr="00FE3FE5">
          <w:rPr>
            <w:rFonts w:cs="Arial"/>
            <w:color w:val="000000" w:themeColor="text1"/>
          </w:rPr>
          <w:t xml:space="preserve">PMS data generated from corrective and preventative actions (CAPAs) and field safety corrective actions (FSCAs) associated with the Axium through December 31, 2019 will be analyzed in the </w:t>
        </w:r>
        <w:proofErr w:type="gramStart"/>
        <w:r w:rsidRPr="00FE3FE5">
          <w:rPr>
            <w:rFonts w:cs="Arial"/>
            <w:color w:val="000000" w:themeColor="text1"/>
          </w:rPr>
          <w:t>CER</w:t>
        </w:r>
      </w:ins>
      <w:proofErr w:type="gramEnd"/>
    </w:p>
    <w:p w14:paraId="03BC1F96" w14:textId="0DE9E4AF" w:rsidR="002F3B4D" w:rsidRPr="00FE3FE5" w:rsidRDefault="002F3B4D" w:rsidP="00DD5887">
      <w:pPr>
        <w:pStyle w:val="Heading2"/>
        <w:rPr>
          <w:szCs w:val="24"/>
        </w:rPr>
      </w:pPr>
      <w:bookmarkStart w:id="2171" w:name="_Toc54010678"/>
      <w:r w:rsidRPr="00FE3FE5">
        <w:rPr>
          <w:szCs w:val="24"/>
        </w:rPr>
        <w:lastRenderedPageBreak/>
        <w:t>Post-Market Clinical Follow-Up Data</w:t>
      </w:r>
      <w:bookmarkEnd w:id="2171"/>
    </w:p>
    <w:p w14:paraId="4A3ED64D" w14:textId="22544CE7" w:rsidR="009C54F1" w:rsidRPr="00FE3FE5" w:rsidRDefault="009C54F1" w:rsidP="004D34A2">
      <w:pPr>
        <w:pStyle w:val="Heading1"/>
        <w:rPr>
          <w:rFonts w:eastAsiaTheme="majorEastAsia"/>
          <w:szCs w:val="24"/>
        </w:rPr>
      </w:pPr>
      <w:bookmarkStart w:id="2172" w:name="_Toc519254490"/>
      <w:bookmarkStart w:id="2173" w:name="_Toc533167751"/>
      <w:bookmarkStart w:id="2174" w:name="_Toc535221927"/>
      <w:bookmarkStart w:id="2175" w:name="_Toc519254491"/>
      <w:bookmarkStart w:id="2176" w:name="_Toc519254492"/>
      <w:bookmarkStart w:id="2177" w:name="_Toc519254499"/>
      <w:bookmarkStart w:id="2178" w:name="_Toc519254503"/>
      <w:bookmarkStart w:id="2179" w:name="_Toc519254507"/>
      <w:bookmarkStart w:id="2180" w:name="_Toc519254508"/>
      <w:bookmarkStart w:id="2181" w:name="_Toc519254194"/>
      <w:bookmarkStart w:id="2182" w:name="_Toc54010679"/>
      <w:bookmarkStart w:id="2183" w:name="_Toc477941505"/>
      <w:bookmarkStart w:id="2184" w:name="_Toc478132011"/>
      <w:bookmarkEnd w:id="2052"/>
      <w:bookmarkEnd w:id="2053"/>
      <w:bookmarkEnd w:id="2172"/>
      <w:bookmarkEnd w:id="2173"/>
      <w:bookmarkEnd w:id="2174"/>
      <w:bookmarkEnd w:id="2175"/>
      <w:bookmarkEnd w:id="2176"/>
      <w:bookmarkEnd w:id="2177"/>
      <w:bookmarkEnd w:id="2178"/>
      <w:bookmarkEnd w:id="2179"/>
      <w:bookmarkEnd w:id="2180"/>
      <w:r w:rsidRPr="00FE3FE5">
        <w:rPr>
          <w:rFonts w:eastAsiaTheme="majorEastAsia"/>
          <w:szCs w:val="24"/>
        </w:rPr>
        <w:t xml:space="preserve">Appraisal of </w:t>
      </w:r>
      <w:r w:rsidR="002508A6" w:rsidRPr="00FE3FE5">
        <w:rPr>
          <w:rFonts w:eastAsiaTheme="majorEastAsia"/>
          <w:szCs w:val="24"/>
        </w:rPr>
        <w:t>P</w:t>
      </w:r>
      <w:r w:rsidRPr="00FE3FE5">
        <w:rPr>
          <w:rFonts w:eastAsiaTheme="majorEastAsia"/>
          <w:szCs w:val="24"/>
        </w:rPr>
        <w:t xml:space="preserve">ertinent </w:t>
      </w:r>
      <w:r w:rsidR="002508A6" w:rsidRPr="00FE3FE5">
        <w:rPr>
          <w:rFonts w:eastAsiaTheme="majorEastAsia"/>
          <w:szCs w:val="24"/>
        </w:rPr>
        <w:t>D</w:t>
      </w:r>
      <w:r w:rsidRPr="00FE3FE5">
        <w:rPr>
          <w:rFonts w:eastAsiaTheme="majorEastAsia"/>
          <w:szCs w:val="24"/>
        </w:rPr>
        <w:t xml:space="preserve">ata for </w:t>
      </w:r>
      <w:r w:rsidR="002508A6" w:rsidRPr="00FE3FE5">
        <w:rPr>
          <w:rFonts w:eastAsiaTheme="majorEastAsia"/>
          <w:szCs w:val="24"/>
        </w:rPr>
        <w:t>C</w:t>
      </w:r>
      <w:r w:rsidRPr="00FE3FE5">
        <w:rPr>
          <w:rFonts w:eastAsiaTheme="majorEastAsia"/>
          <w:szCs w:val="24"/>
        </w:rPr>
        <w:t xml:space="preserve">linical </w:t>
      </w:r>
      <w:r w:rsidR="002508A6" w:rsidRPr="00FE3FE5">
        <w:rPr>
          <w:rFonts w:eastAsiaTheme="majorEastAsia"/>
          <w:szCs w:val="24"/>
        </w:rPr>
        <w:t>E</w:t>
      </w:r>
      <w:r w:rsidRPr="00FE3FE5">
        <w:rPr>
          <w:rFonts w:eastAsiaTheme="majorEastAsia"/>
          <w:szCs w:val="24"/>
        </w:rPr>
        <w:t>valuation</w:t>
      </w:r>
      <w:r w:rsidR="00C32E25" w:rsidRPr="00FE3FE5">
        <w:rPr>
          <w:szCs w:val="24"/>
        </w:rPr>
        <w:t xml:space="preserve"> (</w:t>
      </w:r>
      <w:r w:rsidR="002508A6" w:rsidRPr="00FE3FE5">
        <w:rPr>
          <w:szCs w:val="24"/>
        </w:rPr>
        <w:t>S</w:t>
      </w:r>
      <w:r w:rsidR="00C32E25" w:rsidRPr="00FE3FE5">
        <w:rPr>
          <w:szCs w:val="24"/>
        </w:rPr>
        <w:t>TAGE 2)</w:t>
      </w:r>
      <w:bookmarkEnd w:id="2181"/>
      <w:bookmarkEnd w:id="2182"/>
      <w:r w:rsidR="00C32E25" w:rsidRPr="00FE3FE5">
        <w:rPr>
          <w:rFonts w:eastAsiaTheme="majorEastAsia"/>
          <w:szCs w:val="24"/>
        </w:rPr>
        <w:t xml:space="preserve"> </w:t>
      </w:r>
      <w:bookmarkStart w:id="2185" w:name="_Toc519254509"/>
      <w:bookmarkEnd w:id="2185"/>
    </w:p>
    <w:p w14:paraId="3512B3D4" w14:textId="2A1C6480" w:rsidR="00D05239" w:rsidRPr="00FE3FE5" w:rsidRDefault="00D05239" w:rsidP="00D05239">
      <w:pPr>
        <w:pStyle w:val="Heading3"/>
        <w:rPr>
          <w:rFonts w:ascii="Arial" w:hAnsi="Arial"/>
        </w:rPr>
      </w:pPr>
      <w:bookmarkStart w:id="2186" w:name="_Toc52463161"/>
      <w:bookmarkStart w:id="2187" w:name="_Ref52456279"/>
      <w:bookmarkStart w:id="2188" w:name="_Toc54010680"/>
      <w:r w:rsidRPr="00FE3FE5">
        <w:rPr>
          <w:rFonts w:ascii="Arial" w:hAnsi="Arial"/>
        </w:rPr>
        <w:t>Appraisal Criteria</w:t>
      </w:r>
      <w:bookmarkEnd w:id="2186"/>
      <w:bookmarkEnd w:id="2187"/>
      <w:bookmarkEnd w:id="2188"/>
    </w:p>
    <w:p w14:paraId="22042495" w14:textId="77777777" w:rsidR="002A6A93" w:rsidRPr="00FE3FE5" w:rsidRDefault="002A6A93" w:rsidP="002A6A93">
      <w:pPr>
        <w:pStyle w:val="BT1BodyTextI1"/>
        <w:ind w:left="0"/>
        <w:rPr>
          <w:ins w:id="2189" w:author="Madhura Ramojwar" w:date="2021-04-22T14:23:00Z"/>
          <w:rFonts w:cs="Arial"/>
          <w:color w:val="000000" w:themeColor="text1"/>
        </w:rPr>
      </w:pPr>
      <w:ins w:id="2190" w:author="Madhura Ramojwar" w:date="2021-04-22T14:23:00Z">
        <w:r w:rsidRPr="00FE3FE5">
          <w:rPr>
            <w:rFonts w:cs="Arial"/>
            <w:color w:val="000000" w:themeColor="text1"/>
          </w:rPr>
          <w:t xml:space="preserve">Each of the identified clinical data sets will be appraised for their suitability and data contribution toward the clinical evaluation, according to the Global Harmonization Task Force SG5/N2R8 guideline and MEDDEV 2.7/1 Rev 4. The appraisal criteria are presented in </w:t>
        </w:r>
        <w:r w:rsidRPr="00FE3FE5">
          <w:rPr>
            <w:rFonts w:cs="Arial"/>
            <w:color w:val="000000" w:themeColor="text1"/>
          </w:rPr>
          <w:fldChar w:fldCharType="begin"/>
        </w:r>
        <w:r w:rsidRPr="00FE3FE5">
          <w:rPr>
            <w:rFonts w:cs="Arial"/>
            <w:color w:val="000000" w:themeColor="text1"/>
          </w:rPr>
          <w:instrText xml:space="preserve"> REF _Ref267655 \h  \* MERGEFORMAT </w:instrText>
        </w:r>
        <w:r w:rsidRPr="00FE3FE5">
          <w:rPr>
            <w:rFonts w:cs="Arial"/>
            <w:color w:val="000000" w:themeColor="text1"/>
          </w:rPr>
        </w:r>
        <w:r w:rsidRPr="00FE3FE5">
          <w:rPr>
            <w:rFonts w:cs="Arial"/>
            <w:color w:val="000000" w:themeColor="text1"/>
          </w:rPr>
          <w:fldChar w:fldCharType="separate"/>
        </w:r>
        <w:r w:rsidRPr="00FE3FE5">
          <w:rPr>
            <w:rFonts w:cs="Arial"/>
            <w:color w:val="000000" w:themeColor="text1"/>
          </w:rPr>
          <w:t>Table 11</w:t>
        </w:r>
        <w:r w:rsidRPr="00FE3FE5">
          <w:rPr>
            <w:rFonts w:cs="Arial"/>
            <w:color w:val="000000" w:themeColor="text1"/>
          </w:rPr>
          <w:fldChar w:fldCharType="end"/>
        </w:r>
        <w:r w:rsidRPr="00FE3FE5">
          <w:rPr>
            <w:rFonts w:cs="Arial"/>
            <w:color w:val="000000" w:themeColor="text1"/>
          </w:rPr>
          <w:t>.</w:t>
        </w:r>
      </w:ins>
    </w:p>
    <w:p w14:paraId="13FC3A2E" w14:textId="77777777" w:rsidR="002A6A93" w:rsidRPr="00FE3FE5" w:rsidRDefault="002A6A93" w:rsidP="002A6A93">
      <w:pPr>
        <w:pStyle w:val="Caption"/>
        <w:rPr>
          <w:ins w:id="2191" w:author="Madhura Ramojwar" w:date="2021-04-22T14:23:00Z"/>
          <w:rFonts w:cs="Arial"/>
          <w:color w:val="000000" w:themeColor="text1"/>
          <w:szCs w:val="24"/>
        </w:rPr>
      </w:pPr>
      <w:bookmarkStart w:id="2192" w:name="_Ref267655"/>
      <w:bookmarkStart w:id="2193" w:name="_Toc267688"/>
      <w:bookmarkStart w:id="2194" w:name="_Toc41489755"/>
      <w:bookmarkStart w:id="2195" w:name="_Ref531164896"/>
      <w:bookmarkStart w:id="2196" w:name="_Toc531687225"/>
      <w:ins w:id="2197" w:author="Madhura Ramojwar" w:date="2021-04-22T14:23:00Z">
        <w:r w:rsidRPr="00FE3FE5">
          <w:rPr>
            <w:rFonts w:cs="Arial"/>
            <w:color w:val="000000" w:themeColor="text1"/>
            <w:szCs w:val="24"/>
          </w:rPr>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11</w:t>
        </w:r>
        <w:r w:rsidRPr="00FE3FE5">
          <w:rPr>
            <w:rFonts w:cs="Arial"/>
            <w:color w:val="000000" w:themeColor="text1"/>
            <w:szCs w:val="24"/>
          </w:rPr>
          <w:fldChar w:fldCharType="end"/>
        </w:r>
        <w:bookmarkEnd w:id="2192"/>
        <w:r w:rsidRPr="00FE3FE5">
          <w:rPr>
            <w:rFonts w:cs="Arial"/>
            <w:color w:val="000000" w:themeColor="text1"/>
            <w:szCs w:val="24"/>
          </w:rPr>
          <w:t>. Appraisal Criteria for Suitability and Data Contribution</w:t>
        </w:r>
        <w:bookmarkEnd w:id="2193"/>
        <w:bookmarkEnd w:id="2194"/>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694"/>
        <w:gridCol w:w="4411"/>
        <w:gridCol w:w="2965"/>
      </w:tblGrid>
      <w:tr w:rsidR="002A6A93" w:rsidRPr="00FE3FE5" w14:paraId="07056BF8" w14:textId="77777777" w:rsidTr="000F2D37">
        <w:trPr>
          <w:tblHeader/>
          <w:ins w:id="2198" w:author="Madhura Ramojwar" w:date="2021-04-22T14:23:00Z"/>
        </w:trPr>
        <w:tc>
          <w:tcPr>
            <w:tcW w:w="5000" w:type="pct"/>
            <w:gridSpan w:val="3"/>
            <w:shd w:val="clear" w:color="auto" w:fill="F2F2F2" w:themeFill="background1" w:themeFillShade="F2"/>
          </w:tcPr>
          <w:bookmarkEnd w:id="2195"/>
          <w:bookmarkEnd w:id="2196"/>
          <w:p w14:paraId="4E50A637" w14:textId="77777777" w:rsidR="002A6A93" w:rsidRPr="00FE3FE5" w:rsidRDefault="002A6A93" w:rsidP="000F2D37">
            <w:pPr>
              <w:pStyle w:val="TableHeader"/>
              <w:rPr>
                <w:ins w:id="2199" w:author="Madhura Ramojwar" w:date="2021-04-22T14:23:00Z"/>
                <w:rFonts w:cs="Arial"/>
                <w:color w:val="000000" w:themeColor="text1"/>
                <w:sz w:val="24"/>
                <w:szCs w:val="24"/>
              </w:rPr>
            </w:pPr>
            <w:ins w:id="2200" w:author="Madhura Ramojwar" w:date="2021-04-22T14:23:00Z">
              <w:r w:rsidRPr="00FE3FE5">
                <w:rPr>
                  <w:rFonts w:cs="Arial"/>
                  <w:color w:val="000000" w:themeColor="text1"/>
                  <w:sz w:val="24"/>
                  <w:szCs w:val="24"/>
                </w:rPr>
                <w:t>Appraisal Criteria for Suitability</w:t>
              </w:r>
            </w:ins>
          </w:p>
        </w:tc>
      </w:tr>
      <w:tr w:rsidR="002A6A93" w:rsidRPr="00FE3FE5" w14:paraId="7A7BC945" w14:textId="77777777" w:rsidTr="000F2D37">
        <w:trPr>
          <w:ins w:id="2201" w:author="Madhura Ramojwar" w:date="2021-04-22T14:23:00Z"/>
        </w:trPr>
        <w:tc>
          <w:tcPr>
            <w:tcW w:w="1338" w:type="pct"/>
            <w:shd w:val="clear" w:color="auto" w:fill="F2F2F2" w:themeFill="background1" w:themeFillShade="F2"/>
            <w:vAlign w:val="center"/>
          </w:tcPr>
          <w:p w14:paraId="760BB05A" w14:textId="77777777" w:rsidR="002A6A93" w:rsidRPr="00FE3FE5" w:rsidRDefault="002A6A93" w:rsidP="000F2D37">
            <w:pPr>
              <w:pStyle w:val="TableHeader"/>
              <w:rPr>
                <w:ins w:id="2202" w:author="Madhura Ramojwar" w:date="2021-04-22T14:23:00Z"/>
                <w:rFonts w:cs="Arial"/>
                <w:color w:val="000000" w:themeColor="text1"/>
                <w:sz w:val="24"/>
                <w:szCs w:val="24"/>
              </w:rPr>
            </w:pPr>
            <w:ins w:id="2203" w:author="Madhura Ramojwar" w:date="2021-04-22T14:23:00Z">
              <w:r w:rsidRPr="00FE3FE5">
                <w:rPr>
                  <w:rFonts w:cs="Arial"/>
                  <w:color w:val="000000" w:themeColor="text1"/>
                  <w:sz w:val="24"/>
                  <w:szCs w:val="24"/>
                </w:rPr>
                <w:t>Suitability Criteria</w:t>
              </w:r>
            </w:ins>
          </w:p>
        </w:tc>
        <w:tc>
          <w:tcPr>
            <w:tcW w:w="2190" w:type="pct"/>
            <w:shd w:val="clear" w:color="auto" w:fill="F2F2F2" w:themeFill="background1" w:themeFillShade="F2"/>
            <w:vAlign w:val="center"/>
          </w:tcPr>
          <w:p w14:paraId="397973CB" w14:textId="77777777" w:rsidR="002A6A93" w:rsidRPr="00FE3FE5" w:rsidRDefault="002A6A93" w:rsidP="000F2D37">
            <w:pPr>
              <w:pStyle w:val="TableHeader"/>
              <w:rPr>
                <w:ins w:id="2204" w:author="Madhura Ramojwar" w:date="2021-04-22T14:23:00Z"/>
                <w:rFonts w:cs="Arial"/>
                <w:color w:val="000000" w:themeColor="text1"/>
                <w:sz w:val="24"/>
                <w:szCs w:val="24"/>
              </w:rPr>
            </w:pPr>
            <w:ins w:id="2205" w:author="Madhura Ramojwar" w:date="2021-04-22T14:23:00Z">
              <w:r w:rsidRPr="00FE3FE5">
                <w:rPr>
                  <w:rFonts w:cs="Arial"/>
                  <w:color w:val="000000" w:themeColor="text1"/>
                  <w:sz w:val="24"/>
                  <w:szCs w:val="24"/>
                </w:rPr>
                <w:t>Description</w:t>
              </w:r>
            </w:ins>
          </w:p>
        </w:tc>
        <w:tc>
          <w:tcPr>
            <w:tcW w:w="1472" w:type="pct"/>
            <w:shd w:val="clear" w:color="auto" w:fill="F2F2F2" w:themeFill="background1" w:themeFillShade="F2"/>
            <w:vAlign w:val="center"/>
          </w:tcPr>
          <w:p w14:paraId="035BF968" w14:textId="77777777" w:rsidR="002A6A93" w:rsidRPr="00FE3FE5" w:rsidRDefault="002A6A93" w:rsidP="000F2D37">
            <w:pPr>
              <w:pStyle w:val="TableHeader"/>
              <w:rPr>
                <w:ins w:id="2206" w:author="Madhura Ramojwar" w:date="2021-04-22T14:23:00Z"/>
                <w:rFonts w:cs="Arial"/>
                <w:color w:val="000000" w:themeColor="text1"/>
                <w:sz w:val="24"/>
                <w:szCs w:val="24"/>
              </w:rPr>
            </w:pPr>
            <w:ins w:id="2207" w:author="Madhura Ramojwar" w:date="2021-04-22T14:23:00Z">
              <w:r w:rsidRPr="00FE3FE5">
                <w:rPr>
                  <w:rFonts w:cs="Arial"/>
                  <w:color w:val="000000" w:themeColor="text1"/>
                  <w:sz w:val="24"/>
                  <w:szCs w:val="24"/>
                </w:rPr>
                <w:t>Grading System</w:t>
              </w:r>
            </w:ins>
          </w:p>
        </w:tc>
      </w:tr>
      <w:tr w:rsidR="002A6A93" w:rsidRPr="00FE3FE5" w14:paraId="41E624DC" w14:textId="77777777" w:rsidTr="000F2D37">
        <w:trPr>
          <w:trHeight w:val="504"/>
          <w:ins w:id="2208" w:author="Madhura Ramojwar" w:date="2021-04-22T14:23:00Z"/>
        </w:trPr>
        <w:tc>
          <w:tcPr>
            <w:tcW w:w="1338" w:type="pct"/>
            <w:vAlign w:val="center"/>
          </w:tcPr>
          <w:p w14:paraId="79E548A2" w14:textId="77777777" w:rsidR="002A6A93" w:rsidRPr="00FE3FE5" w:rsidRDefault="002A6A93" w:rsidP="000F2D37">
            <w:pPr>
              <w:pStyle w:val="TableEntry"/>
              <w:rPr>
                <w:ins w:id="2209" w:author="Madhura Ramojwar" w:date="2021-04-22T14:23:00Z"/>
                <w:rFonts w:cs="Arial"/>
                <w:color w:val="000000" w:themeColor="text1"/>
                <w:sz w:val="24"/>
                <w:szCs w:val="24"/>
              </w:rPr>
            </w:pPr>
            <w:ins w:id="2210" w:author="Madhura Ramojwar" w:date="2021-04-22T14:23:00Z">
              <w:r w:rsidRPr="00FE3FE5">
                <w:rPr>
                  <w:rFonts w:cs="Arial"/>
                  <w:color w:val="000000" w:themeColor="text1"/>
                  <w:sz w:val="24"/>
                  <w:szCs w:val="24"/>
                </w:rPr>
                <w:t>Appropriate Device</w:t>
              </w:r>
            </w:ins>
          </w:p>
        </w:tc>
        <w:tc>
          <w:tcPr>
            <w:tcW w:w="2190" w:type="pct"/>
            <w:vAlign w:val="center"/>
          </w:tcPr>
          <w:p w14:paraId="6C2076B2" w14:textId="77777777" w:rsidR="002A6A93" w:rsidRPr="00FE3FE5" w:rsidRDefault="002A6A93" w:rsidP="000F2D37">
            <w:pPr>
              <w:pStyle w:val="TableEntry"/>
              <w:rPr>
                <w:ins w:id="2211" w:author="Madhura Ramojwar" w:date="2021-04-22T14:23:00Z"/>
                <w:rFonts w:cs="Arial"/>
                <w:color w:val="000000" w:themeColor="text1"/>
                <w:sz w:val="24"/>
                <w:szCs w:val="24"/>
              </w:rPr>
            </w:pPr>
            <w:ins w:id="2212" w:author="Madhura Ramojwar" w:date="2021-04-22T14:23:00Z">
              <w:r w:rsidRPr="00FE3FE5">
                <w:rPr>
                  <w:rFonts w:cs="Arial"/>
                  <w:color w:val="000000" w:themeColor="text1"/>
                  <w:sz w:val="24"/>
                  <w:szCs w:val="24"/>
                </w:rPr>
                <w:t>Were the data generated from the device in question?</w:t>
              </w:r>
            </w:ins>
          </w:p>
        </w:tc>
        <w:tc>
          <w:tcPr>
            <w:tcW w:w="1472" w:type="pct"/>
            <w:vAlign w:val="center"/>
          </w:tcPr>
          <w:p w14:paraId="347670A4" w14:textId="77777777" w:rsidR="002A6A93" w:rsidRPr="00FE3FE5" w:rsidRDefault="002A6A93" w:rsidP="000F2D37">
            <w:pPr>
              <w:pStyle w:val="TableEntry"/>
              <w:rPr>
                <w:ins w:id="2213" w:author="Madhura Ramojwar" w:date="2021-04-22T14:23:00Z"/>
                <w:rFonts w:cs="Arial"/>
                <w:color w:val="000000" w:themeColor="text1"/>
                <w:sz w:val="24"/>
                <w:szCs w:val="24"/>
              </w:rPr>
            </w:pPr>
            <w:ins w:id="2214" w:author="Madhura Ramojwar" w:date="2021-04-22T14:23:00Z">
              <w:r w:rsidRPr="00FE3FE5">
                <w:rPr>
                  <w:rFonts w:cs="Arial"/>
                  <w:color w:val="000000" w:themeColor="text1"/>
                  <w:sz w:val="24"/>
                  <w:szCs w:val="24"/>
                </w:rPr>
                <w:t>D1 = Actual device</w:t>
              </w:r>
            </w:ins>
          </w:p>
          <w:p w14:paraId="3ECC25A9" w14:textId="77777777" w:rsidR="002A6A93" w:rsidRPr="00FE3FE5" w:rsidRDefault="002A6A93" w:rsidP="000F2D37">
            <w:pPr>
              <w:pStyle w:val="TableEntry"/>
              <w:rPr>
                <w:ins w:id="2215" w:author="Madhura Ramojwar" w:date="2021-04-22T14:23:00Z"/>
                <w:rFonts w:cs="Arial"/>
                <w:color w:val="000000" w:themeColor="text1"/>
                <w:sz w:val="24"/>
                <w:szCs w:val="24"/>
              </w:rPr>
            </w:pPr>
            <w:ins w:id="2216" w:author="Madhura Ramojwar" w:date="2021-04-22T14:23:00Z">
              <w:r w:rsidRPr="00FE3FE5">
                <w:rPr>
                  <w:rFonts w:cs="Arial"/>
                  <w:color w:val="000000" w:themeColor="text1"/>
                  <w:sz w:val="24"/>
                  <w:szCs w:val="24"/>
                </w:rPr>
                <w:t>D2 = Comparable device</w:t>
              </w:r>
            </w:ins>
          </w:p>
          <w:p w14:paraId="38CD9551" w14:textId="77777777" w:rsidR="002A6A93" w:rsidRPr="00FE3FE5" w:rsidRDefault="002A6A93" w:rsidP="000F2D37">
            <w:pPr>
              <w:pStyle w:val="TableEntry"/>
              <w:rPr>
                <w:ins w:id="2217" w:author="Madhura Ramojwar" w:date="2021-04-22T14:23:00Z"/>
                <w:rFonts w:cs="Arial"/>
                <w:color w:val="000000" w:themeColor="text1"/>
                <w:sz w:val="24"/>
                <w:szCs w:val="24"/>
              </w:rPr>
            </w:pPr>
            <w:ins w:id="2218" w:author="Madhura Ramojwar" w:date="2021-04-22T14:23:00Z">
              <w:r w:rsidRPr="00FE3FE5">
                <w:rPr>
                  <w:rFonts w:cs="Arial"/>
                  <w:color w:val="000000" w:themeColor="text1"/>
                  <w:sz w:val="24"/>
                  <w:szCs w:val="24"/>
                </w:rPr>
                <w:t xml:space="preserve">D3 = </w:t>
              </w:r>
              <w:proofErr w:type="gramStart"/>
              <w:r w:rsidRPr="00FE3FE5">
                <w:rPr>
                  <w:rFonts w:cs="Arial"/>
                  <w:color w:val="000000" w:themeColor="text1"/>
                  <w:sz w:val="24"/>
                  <w:szCs w:val="24"/>
                </w:rPr>
                <w:t>Other</w:t>
              </w:r>
              <w:proofErr w:type="gramEnd"/>
              <w:r w:rsidRPr="00FE3FE5">
                <w:rPr>
                  <w:rFonts w:cs="Arial"/>
                  <w:color w:val="000000" w:themeColor="text1"/>
                  <w:sz w:val="24"/>
                  <w:szCs w:val="24"/>
                </w:rPr>
                <w:t xml:space="preserve"> device</w:t>
              </w:r>
            </w:ins>
          </w:p>
        </w:tc>
      </w:tr>
      <w:tr w:rsidR="002A6A93" w:rsidRPr="00FE3FE5" w14:paraId="4C594A7A" w14:textId="77777777" w:rsidTr="000F2D37">
        <w:trPr>
          <w:trHeight w:val="504"/>
          <w:ins w:id="2219" w:author="Madhura Ramojwar" w:date="2021-04-22T14:23:00Z"/>
        </w:trPr>
        <w:tc>
          <w:tcPr>
            <w:tcW w:w="1338" w:type="pct"/>
            <w:vAlign w:val="center"/>
            <w:hideMark/>
          </w:tcPr>
          <w:p w14:paraId="3520DCFF" w14:textId="77777777" w:rsidR="002A6A93" w:rsidRPr="00FE3FE5" w:rsidRDefault="002A6A93" w:rsidP="000F2D37">
            <w:pPr>
              <w:pStyle w:val="TableEntry"/>
              <w:rPr>
                <w:ins w:id="2220" w:author="Madhura Ramojwar" w:date="2021-04-22T14:23:00Z"/>
                <w:rFonts w:cs="Arial"/>
                <w:color w:val="000000" w:themeColor="text1"/>
                <w:sz w:val="24"/>
                <w:szCs w:val="24"/>
              </w:rPr>
            </w:pPr>
            <w:ins w:id="2221" w:author="Madhura Ramojwar" w:date="2021-04-22T14:23:00Z">
              <w:r w:rsidRPr="00FE3FE5">
                <w:rPr>
                  <w:rFonts w:cs="Arial"/>
                  <w:color w:val="000000" w:themeColor="text1"/>
                  <w:sz w:val="24"/>
                  <w:szCs w:val="24"/>
                </w:rPr>
                <w:t>Appropriate Device Application</w:t>
              </w:r>
            </w:ins>
          </w:p>
        </w:tc>
        <w:tc>
          <w:tcPr>
            <w:tcW w:w="2190" w:type="pct"/>
            <w:vAlign w:val="center"/>
          </w:tcPr>
          <w:p w14:paraId="48CAEAA5" w14:textId="77777777" w:rsidR="002A6A93" w:rsidRPr="00FE3FE5" w:rsidRDefault="002A6A93" w:rsidP="000F2D37">
            <w:pPr>
              <w:pStyle w:val="TableEntry"/>
              <w:rPr>
                <w:ins w:id="2222" w:author="Madhura Ramojwar" w:date="2021-04-22T14:23:00Z"/>
                <w:rFonts w:cs="Arial"/>
                <w:color w:val="000000" w:themeColor="text1"/>
                <w:sz w:val="24"/>
                <w:szCs w:val="24"/>
              </w:rPr>
            </w:pPr>
            <w:ins w:id="2223" w:author="Madhura Ramojwar" w:date="2021-04-22T14:23:00Z">
              <w:r w:rsidRPr="00FE3FE5">
                <w:rPr>
                  <w:rFonts w:cs="Arial"/>
                  <w:color w:val="000000" w:themeColor="text1"/>
                  <w:sz w:val="24"/>
                  <w:szCs w:val="24"/>
                </w:rPr>
                <w:t>Was the device used for the same intended use (e.g., methods of deployment, application, etc.)?</w:t>
              </w:r>
            </w:ins>
          </w:p>
        </w:tc>
        <w:tc>
          <w:tcPr>
            <w:tcW w:w="1472" w:type="pct"/>
            <w:vAlign w:val="center"/>
            <w:hideMark/>
          </w:tcPr>
          <w:p w14:paraId="2B9884C6" w14:textId="77777777" w:rsidR="002A6A93" w:rsidRPr="00FE3FE5" w:rsidRDefault="002A6A93" w:rsidP="000F2D37">
            <w:pPr>
              <w:pStyle w:val="TableEntry"/>
              <w:rPr>
                <w:ins w:id="2224" w:author="Madhura Ramojwar" w:date="2021-04-22T14:23:00Z"/>
                <w:rFonts w:cs="Arial"/>
                <w:color w:val="000000" w:themeColor="text1"/>
                <w:sz w:val="24"/>
                <w:szCs w:val="24"/>
              </w:rPr>
            </w:pPr>
            <w:ins w:id="2225" w:author="Madhura Ramojwar" w:date="2021-04-22T14:23:00Z">
              <w:r w:rsidRPr="00FE3FE5">
                <w:rPr>
                  <w:rFonts w:cs="Arial"/>
                  <w:color w:val="000000" w:themeColor="text1"/>
                  <w:sz w:val="24"/>
                  <w:szCs w:val="24"/>
                </w:rPr>
                <w:t>A1 = Same Use</w:t>
              </w:r>
            </w:ins>
          </w:p>
          <w:p w14:paraId="152A68B0" w14:textId="77777777" w:rsidR="002A6A93" w:rsidRPr="00FE3FE5" w:rsidRDefault="002A6A93" w:rsidP="000F2D37">
            <w:pPr>
              <w:pStyle w:val="TableEntry"/>
              <w:rPr>
                <w:ins w:id="2226" w:author="Madhura Ramojwar" w:date="2021-04-22T14:23:00Z"/>
                <w:rFonts w:cs="Arial"/>
                <w:color w:val="000000" w:themeColor="text1"/>
                <w:sz w:val="24"/>
                <w:szCs w:val="24"/>
              </w:rPr>
            </w:pPr>
            <w:ins w:id="2227" w:author="Madhura Ramojwar" w:date="2021-04-22T14:23:00Z">
              <w:r w:rsidRPr="00FE3FE5">
                <w:rPr>
                  <w:rFonts w:cs="Arial"/>
                  <w:color w:val="000000" w:themeColor="text1"/>
                  <w:sz w:val="24"/>
                  <w:szCs w:val="24"/>
                </w:rPr>
                <w:t>A2 = Minor deviation</w:t>
              </w:r>
            </w:ins>
          </w:p>
          <w:p w14:paraId="16FEE9BA" w14:textId="77777777" w:rsidR="002A6A93" w:rsidRPr="00FE3FE5" w:rsidRDefault="002A6A93" w:rsidP="000F2D37">
            <w:pPr>
              <w:pStyle w:val="TableEntry"/>
              <w:rPr>
                <w:ins w:id="2228" w:author="Madhura Ramojwar" w:date="2021-04-22T14:23:00Z"/>
                <w:rFonts w:cs="Arial"/>
                <w:color w:val="000000" w:themeColor="text1"/>
                <w:sz w:val="24"/>
                <w:szCs w:val="24"/>
              </w:rPr>
            </w:pPr>
            <w:ins w:id="2229" w:author="Madhura Ramojwar" w:date="2021-04-22T14:23:00Z">
              <w:r w:rsidRPr="00FE3FE5">
                <w:rPr>
                  <w:rFonts w:cs="Arial"/>
                  <w:color w:val="000000" w:themeColor="text1"/>
                  <w:sz w:val="24"/>
                  <w:szCs w:val="24"/>
                </w:rPr>
                <w:t>A3 = Major deviation</w:t>
              </w:r>
            </w:ins>
          </w:p>
        </w:tc>
      </w:tr>
      <w:tr w:rsidR="002A6A93" w:rsidRPr="00FE3FE5" w14:paraId="1242C74A" w14:textId="77777777" w:rsidTr="000F2D37">
        <w:trPr>
          <w:trHeight w:val="504"/>
          <w:ins w:id="2230" w:author="Madhura Ramojwar" w:date="2021-04-22T14:23:00Z"/>
        </w:trPr>
        <w:tc>
          <w:tcPr>
            <w:tcW w:w="1338" w:type="pct"/>
            <w:vAlign w:val="center"/>
            <w:hideMark/>
          </w:tcPr>
          <w:p w14:paraId="188B1638" w14:textId="77777777" w:rsidR="002A6A93" w:rsidRPr="00FE3FE5" w:rsidRDefault="002A6A93" w:rsidP="000F2D37">
            <w:pPr>
              <w:pStyle w:val="TableEntry"/>
              <w:rPr>
                <w:ins w:id="2231" w:author="Madhura Ramojwar" w:date="2021-04-22T14:23:00Z"/>
                <w:rFonts w:cs="Arial"/>
                <w:color w:val="000000" w:themeColor="text1"/>
                <w:sz w:val="24"/>
                <w:szCs w:val="24"/>
              </w:rPr>
            </w:pPr>
            <w:ins w:id="2232" w:author="Madhura Ramojwar" w:date="2021-04-22T14:23:00Z">
              <w:r w:rsidRPr="00FE3FE5">
                <w:rPr>
                  <w:rFonts w:cs="Arial"/>
                  <w:color w:val="000000" w:themeColor="text1"/>
                  <w:sz w:val="24"/>
                  <w:szCs w:val="24"/>
                </w:rPr>
                <w:t>Appropriate Patient Group</w:t>
              </w:r>
            </w:ins>
          </w:p>
        </w:tc>
        <w:tc>
          <w:tcPr>
            <w:tcW w:w="2190" w:type="pct"/>
            <w:vAlign w:val="center"/>
          </w:tcPr>
          <w:p w14:paraId="2AE02B67" w14:textId="77777777" w:rsidR="002A6A93" w:rsidRPr="00FE3FE5" w:rsidRDefault="002A6A93" w:rsidP="000F2D37">
            <w:pPr>
              <w:pStyle w:val="TableEntry"/>
              <w:rPr>
                <w:ins w:id="2233" w:author="Madhura Ramojwar" w:date="2021-04-22T14:23:00Z"/>
                <w:rFonts w:cs="Arial"/>
                <w:color w:val="000000" w:themeColor="text1"/>
                <w:sz w:val="24"/>
                <w:szCs w:val="24"/>
              </w:rPr>
            </w:pPr>
            <w:ins w:id="2234" w:author="Madhura Ramojwar" w:date="2021-04-22T14:23:00Z">
              <w:r w:rsidRPr="00FE3FE5">
                <w:rPr>
                  <w:rFonts w:cs="Arial"/>
                  <w:color w:val="000000" w:themeColor="text1"/>
                  <w:sz w:val="24"/>
                  <w:szCs w:val="24"/>
                </w:rPr>
                <w:t>Were the data generated from a patient group that is representative of the intended treatment population (e.g., age, sex, etc.) and clinical condition (i.e., disease, including state and severity)?</w:t>
              </w:r>
            </w:ins>
          </w:p>
        </w:tc>
        <w:tc>
          <w:tcPr>
            <w:tcW w:w="1472" w:type="pct"/>
            <w:vAlign w:val="center"/>
            <w:hideMark/>
          </w:tcPr>
          <w:p w14:paraId="74EDC5B6" w14:textId="77777777" w:rsidR="002A6A93" w:rsidRPr="00FE3FE5" w:rsidRDefault="002A6A93" w:rsidP="000F2D37">
            <w:pPr>
              <w:pStyle w:val="TableEntry"/>
              <w:rPr>
                <w:ins w:id="2235" w:author="Madhura Ramojwar" w:date="2021-04-22T14:23:00Z"/>
                <w:rFonts w:cs="Arial"/>
                <w:color w:val="000000" w:themeColor="text1"/>
                <w:sz w:val="24"/>
                <w:szCs w:val="24"/>
              </w:rPr>
            </w:pPr>
            <w:ins w:id="2236" w:author="Madhura Ramojwar" w:date="2021-04-22T14:23:00Z">
              <w:r w:rsidRPr="00FE3FE5">
                <w:rPr>
                  <w:rFonts w:cs="Arial"/>
                  <w:color w:val="000000" w:themeColor="text1"/>
                  <w:sz w:val="24"/>
                  <w:szCs w:val="24"/>
                </w:rPr>
                <w:t>P1 = Applicable</w:t>
              </w:r>
            </w:ins>
          </w:p>
          <w:p w14:paraId="60C6D944" w14:textId="77777777" w:rsidR="002A6A93" w:rsidRPr="00FE3FE5" w:rsidRDefault="002A6A93" w:rsidP="000F2D37">
            <w:pPr>
              <w:pStyle w:val="TableEntry"/>
              <w:rPr>
                <w:ins w:id="2237" w:author="Madhura Ramojwar" w:date="2021-04-22T14:23:00Z"/>
                <w:rFonts w:cs="Arial"/>
                <w:color w:val="000000" w:themeColor="text1"/>
                <w:sz w:val="24"/>
                <w:szCs w:val="24"/>
              </w:rPr>
            </w:pPr>
            <w:ins w:id="2238" w:author="Madhura Ramojwar" w:date="2021-04-22T14:23:00Z">
              <w:r w:rsidRPr="00FE3FE5">
                <w:rPr>
                  <w:rFonts w:cs="Arial"/>
                  <w:color w:val="000000" w:themeColor="text1"/>
                  <w:sz w:val="24"/>
                  <w:szCs w:val="24"/>
                </w:rPr>
                <w:t>P2 = Limited</w:t>
              </w:r>
            </w:ins>
          </w:p>
          <w:p w14:paraId="4789F32C" w14:textId="77777777" w:rsidR="002A6A93" w:rsidRPr="00FE3FE5" w:rsidRDefault="002A6A93" w:rsidP="000F2D37">
            <w:pPr>
              <w:pStyle w:val="TableEntry"/>
              <w:rPr>
                <w:ins w:id="2239" w:author="Madhura Ramojwar" w:date="2021-04-22T14:23:00Z"/>
                <w:rFonts w:cs="Arial"/>
                <w:color w:val="000000" w:themeColor="text1"/>
                <w:sz w:val="24"/>
                <w:szCs w:val="24"/>
              </w:rPr>
            </w:pPr>
            <w:ins w:id="2240" w:author="Madhura Ramojwar" w:date="2021-04-22T14:23:00Z">
              <w:r w:rsidRPr="00FE3FE5">
                <w:rPr>
                  <w:rFonts w:cs="Arial"/>
                  <w:color w:val="000000" w:themeColor="text1"/>
                  <w:sz w:val="24"/>
                  <w:szCs w:val="24"/>
                </w:rPr>
                <w:t>P3 = Different population</w:t>
              </w:r>
            </w:ins>
          </w:p>
        </w:tc>
      </w:tr>
      <w:tr w:rsidR="002A6A93" w:rsidRPr="00FE3FE5" w14:paraId="1EC662AA" w14:textId="77777777" w:rsidTr="000F2D37">
        <w:trPr>
          <w:trHeight w:val="504"/>
          <w:ins w:id="2241" w:author="Madhura Ramojwar" w:date="2021-04-22T14:23:00Z"/>
        </w:trPr>
        <w:tc>
          <w:tcPr>
            <w:tcW w:w="1338" w:type="pct"/>
            <w:vAlign w:val="center"/>
            <w:hideMark/>
          </w:tcPr>
          <w:p w14:paraId="26E40F5E" w14:textId="77777777" w:rsidR="002A6A93" w:rsidRPr="00FE3FE5" w:rsidRDefault="002A6A93" w:rsidP="000F2D37">
            <w:pPr>
              <w:pStyle w:val="TableEntry"/>
              <w:rPr>
                <w:ins w:id="2242" w:author="Madhura Ramojwar" w:date="2021-04-22T14:23:00Z"/>
                <w:rFonts w:cs="Arial"/>
                <w:color w:val="000000" w:themeColor="text1"/>
                <w:sz w:val="24"/>
                <w:szCs w:val="24"/>
              </w:rPr>
            </w:pPr>
            <w:ins w:id="2243" w:author="Madhura Ramojwar" w:date="2021-04-22T14:23:00Z">
              <w:r w:rsidRPr="00FE3FE5">
                <w:rPr>
                  <w:rFonts w:cs="Arial"/>
                  <w:color w:val="000000" w:themeColor="text1"/>
                  <w:sz w:val="24"/>
                  <w:szCs w:val="24"/>
                </w:rPr>
                <w:t>Acceptability of the Report / Data Collection</w:t>
              </w:r>
            </w:ins>
          </w:p>
        </w:tc>
        <w:tc>
          <w:tcPr>
            <w:tcW w:w="2190" w:type="pct"/>
            <w:vAlign w:val="center"/>
          </w:tcPr>
          <w:p w14:paraId="162E4671" w14:textId="77777777" w:rsidR="002A6A93" w:rsidRPr="00FE3FE5" w:rsidRDefault="002A6A93" w:rsidP="000F2D37">
            <w:pPr>
              <w:pStyle w:val="TableEntry"/>
              <w:rPr>
                <w:ins w:id="2244" w:author="Madhura Ramojwar" w:date="2021-04-22T14:23:00Z"/>
                <w:rFonts w:cs="Arial"/>
                <w:color w:val="000000" w:themeColor="text1"/>
                <w:sz w:val="24"/>
                <w:szCs w:val="24"/>
              </w:rPr>
            </w:pPr>
            <w:ins w:id="2245" w:author="Madhura Ramojwar" w:date="2021-04-22T14:23:00Z">
              <w:r w:rsidRPr="00FE3FE5">
                <w:rPr>
                  <w:rFonts w:cs="Arial"/>
                  <w:color w:val="000000" w:themeColor="text1"/>
                  <w:sz w:val="24"/>
                  <w:szCs w:val="24"/>
                </w:rPr>
                <w:t>Do the reports or collations of data contain sufficient information to be able to undertake a rational and objective assessment?</w:t>
              </w:r>
            </w:ins>
          </w:p>
        </w:tc>
        <w:tc>
          <w:tcPr>
            <w:tcW w:w="1472" w:type="pct"/>
            <w:vAlign w:val="center"/>
            <w:hideMark/>
          </w:tcPr>
          <w:p w14:paraId="085126DC" w14:textId="77777777" w:rsidR="002A6A93" w:rsidRPr="00FE3FE5" w:rsidRDefault="002A6A93" w:rsidP="000F2D37">
            <w:pPr>
              <w:pStyle w:val="TableEntry"/>
              <w:rPr>
                <w:ins w:id="2246" w:author="Madhura Ramojwar" w:date="2021-04-22T14:23:00Z"/>
                <w:rFonts w:cs="Arial"/>
                <w:color w:val="000000" w:themeColor="text1"/>
                <w:sz w:val="24"/>
                <w:szCs w:val="24"/>
              </w:rPr>
            </w:pPr>
            <w:ins w:id="2247" w:author="Madhura Ramojwar" w:date="2021-04-22T14:23:00Z">
              <w:r w:rsidRPr="00FE3FE5">
                <w:rPr>
                  <w:rFonts w:cs="Arial"/>
                  <w:color w:val="000000" w:themeColor="text1"/>
                  <w:sz w:val="24"/>
                  <w:szCs w:val="24"/>
                </w:rPr>
                <w:t>R1 = High quality</w:t>
              </w:r>
            </w:ins>
          </w:p>
          <w:p w14:paraId="2C4C762D" w14:textId="77777777" w:rsidR="002A6A93" w:rsidRPr="00FE3FE5" w:rsidRDefault="002A6A93" w:rsidP="000F2D37">
            <w:pPr>
              <w:pStyle w:val="TableEntry"/>
              <w:rPr>
                <w:ins w:id="2248" w:author="Madhura Ramojwar" w:date="2021-04-22T14:23:00Z"/>
                <w:rFonts w:cs="Arial"/>
                <w:color w:val="000000" w:themeColor="text1"/>
                <w:sz w:val="24"/>
                <w:szCs w:val="24"/>
              </w:rPr>
            </w:pPr>
            <w:ins w:id="2249" w:author="Madhura Ramojwar" w:date="2021-04-22T14:23:00Z">
              <w:r w:rsidRPr="00FE3FE5">
                <w:rPr>
                  <w:rFonts w:cs="Arial"/>
                  <w:color w:val="000000" w:themeColor="text1"/>
                  <w:sz w:val="24"/>
                  <w:szCs w:val="24"/>
                </w:rPr>
                <w:t>R2 = Minor deficiencies</w:t>
              </w:r>
            </w:ins>
          </w:p>
          <w:p w14:paraId="0C5E754B" w14:textId="77777777" w:rsidR="002A6A93" w:rsidRPr="00FE3FE5" w:rsidRDefault="002A6A93" w:rsidP="000F2D37">
            <w:pPr>
              <w:pStyle w:val="TableEntry"/>
              <w:rPr>
                <w:ins w:id="2250" w:author="Madhura Ramojwar" w:date="2021-04-22T14:23:00Z"/>
                <w:rFonts w:cs="Arial"/>
                <w:color w:val="000000" w:themeColor="text1"/>
                <w:sz w:val="24"/>
                <w:szCs w:val="24"/>
              </w:rPr>
            </w:pPr>
            <w:ins w:id="2251" w:author="Madhura Ramojwar" w:date="2021-04-22T14:23:00Z">
              <w:r w:rsidRPr="00FE3FE5">
                <w:rPr>
                  <w:rFonts w:cs="Arial"/>
                  <w:color w:val="000000" w:themeColor="text1"/>
                  <w:sz w:val="24"/>
                  <w:szCs w:val="24"/>
                </w:rPr>
                <w:t>R3 = Insufficient information</w:t>
              </w:r>
            </w:ins>
          </w:p>
        </w:tc>
      </w:tr>
      <w:tr w:rsidR="002A6A93" w:rsidRPr="00FE3FE5" w14:paraId="6257481A" w14:textId="77777777" w:rsidTr="000F2D37">
        <w:trPr>
          <w:ins w:id="2252" w:author="Madhura Ramojwar" w:date="2021-04-22T14:23:00Z"/>
        </w:trPr>
        <w:tc>
          <w:tcPr>
            <w:tcW w:w="5000" w:type="pct"/>
            <w:gridSpan w:val="3"/>
            <w:shd w:val="clear" w:color="auto" w:fill="F2F2F2" w:themeFill="background1" w:themeFillShade="F2"/>
          </w:tcPr>
          <w:p w14:paraId="3BC3D1E0" w14:textId="77777777" w:rsidR="002A6A93" w:rsidRPr="00FE3FE5" w:rsidRDefault="002A6A93" w:rsidP="000F2D37">
            <w:pPr>
              <w:pStyle w:val="TableHeader"/>
              <w:rPr>
                <w:ins w:id="2253" w:author="Madhura Ramojwar" w:date="2021-04-22T14:23:00Z"/>
                <w:rFonts w:cs="Arial"/>
                <w:color w:val="000000" w:themeColor="text1"/>
                <w:sz w:val="24"/>
                <w:szCs w:val="24"/>
              </w:rPr>
            </w:pPr>
            <w:ins w:id="2254" w:author="Madhura Ramojwar" w:date="2021-04-22T14:23:00Z">
              <w:r w:rsidRPr="00FE3FE5">
                <w:rPr>
                  <w:rFonts w:cs="Arial"/>
                  <w:color w:val="000000" w:themeColor="text1"/>
                  <w:sz w:val="24"/>
                  <w:szCs w:val="24"/>
                </w:rPr>
                <w:t>Appraisal Criteria for Data Contribution</w:t>
              </w:r>
            </w:ins>
          </w:p>
        </w:tc>
      </w:tr>
      <w:tr w:rsidR="002A6A93" w:rsidRPr="00FE3FE5" w14:paraId="476C9444" w14:textId="77777777" w:rsidTr="000F2D37">
        <w:trPr>
          <w:trHeight w:val="274"/>
          <w:ins w:id="2255" w:author="Madhura Ramojwar" w:date="2021-04-22T14:23:00Z"/>
        </w:trPr>
        <w:tc>
          <w:tcPr>
            <w:tcW w:w="1338" w:type="pct"/>
            <w:shd w:val="clear" w:color="auto" w:fill="F2F2F2" w:themeFill="background1" w:themeFillShade="F2"/>
            <w:vAlign w:val="center"/>
          </w:tcPr>
          <w:p w14:paraId="49760375" w14:textId="77777777" w:rsidR="002A6A93" w:rsidRPr="00FE3FE5" w:rsidRDefault="002A6A93" w:rsidP="000F2D37">
            <w:pPr>
              <w:pStyle w:val="TableHeader"/>
              <w:rPr>
                <w:ins w:id="2256" w:author="Madhura Ramojwar" w:date="2021-04-22T14:23:00Z"/>
                <w:rFonts w:cs="Arial"/>
                <w:color w:val="000000" w:themeColor="text1"/>
                <w:sz w:val="24"/>
                <w:szCs w:val="24"/>
              </w:rPr>
            </w:pPr>
            <w:ins w:id="2257" w:author="Madhura Ramojwar" w:date="2021-04-22T14:23:00Z">
              <w:r w:rsidRPr="00FE3FE5">
                <w:rPr>
                  <w:rFonts w:cs="Arial"/>
                  <w:color w:val="000000" w:themeColor="text1"/>
                  <w:sz w:val="24"/>
                  <w:szCs w:val="24"/>
                </w:rPr>
                <w:t>Data Contribution Criteria</w:t>
              </w:r>
            </w:ins>
          </w:p>
        </w:tc>
        <w:tc>
          <w:tcPr>
            <w:tcW w:w="2190" w:type="pct"/>
            <w:shd w:val="clear" w:color="auto" w:fill="F2F2F2" w:themeFill="background1" w:themeFillShade="F2"/>
            <w:vAlign w:val="center"/>
          </w:tcPr>
          <w:p w14:paraId="4F6F7C90" w14:textId="77777777" w:rsidR="002A6A93" w:rsidRPr="00FE3FE5" w:rsidRDefault="002A6A93" w:rsidP="000F2D37">
            <w:pPr>
              <w:pStyle w:val="TableHeader"/>
              <w:rPr>
                <w:ins w:id="2258" w:author="Madhura Ramojwar" w:date="2021-04-22T14:23:00Z"/>
                <w:rFonts w:cs="Arial"/>
                <w:color w:val="000000" w:themeColor="text1"/>
                <w:sz w:val="24"/>
                <w:szCs w:val="24"/>
              </w:rPr>
            </w:pPr>
            <w:ins w:id="2259" w:author="Madhura Ramojwar" w:date="2021-04-22T14:23:00Z">
              <w:r w:rsidRPr="00FE3FE5">
                <w:rPr>
                  <w:rFonts w:cs="Arial"/>
                  <w:color w:val="000000" w:themeColor="text1"/>
                  <w:sz w:val="24"/>
                  <w:szCs w:val="24"/>
                </w:rPr>
                <w:t>Description</w:t>
              </w:r>
            </w:ins>
          </w:p>
        </w:tc>
        <w:tc>
          <w:tcPr>
            <w:tcW w:w="1472" w:type="pct"/>
            <w:shd w:val="clear" w:color="auto" w:fill="F2F2F2" w:themeFill="background1" w:themeFillShade="F2"/>
            <w:vAlign w:val="center"/>
          </w:tcPr>
          <w:p w14:paraId="030A9115" w14:textId="77777777" w:rsidR="002A6A93" w:rsidRPr="00FE3FE5" w:rsidRDefault="002A6A93" w:rsidP="000F2D37">
            <w:pPr>
              <w:pStyle w:val="TableHeader"/>
              <w:rPr>
                <w:ins w:id="2260" w:author="Madhura Ramojwar" w:date="2021-04-22T14:23:00Z"/>
                <w:rFonts w:cs="Arial"/>
                <w:color w:val="000000" w:themeColor="text1"/>
                <w:sz w:val="24"/>
                <w:szCs w:val="24"/>
              </w:rPr>
            </w:pPr>
            <w:ins w:id="2261" w:author="Madhura Ramojwar" w:date="2021-04-22T14:23:00Z">
              <w:r w:rsidRPr="00FE3FE5">
                <w:rPr>
                  <w:rFonts w:cs="Arial"/>
                  <w:color w:val="000000" w:themeColor="text1"/>
                  <w:sz w:val="24"/>
                  <w:szCs w:val="24"/>
                </w:rPr>
                <w:t>Grading System</w:t>
              </w:r>
            </w:ins>
          </w:p>
        </w:tc>
      </w:tr>
      <w:tr w:rsidR="002A6A93" w:rsidRPr="00FE3FE5" w14:paraId="18AD8392" w14:textId="77777777" w:rsidTr="000F2D37">
        <w:trPr>
          <w:trHeight w:val="504"/>
          <w:ins w:id="2262" w:author="Madhura Ramojwar" w:date="2021-04-22T14:23:00Z"/>
        </w:trPr>
        <w:tc>
          <w:tcPr>
            <w:tcW w:w="1338" w:type="pct"/>
            <w:vAlign w:val="center"/>
            <w:hideMark/>
          </w:tcPr>
          <w:p w14:paraId="2B80D30B" w14:textId="77777777" w:rsidR="002A6A93" w:rsidRPr="00FE3FE5" w:rsidRDefault="002A6A93" w:rsidP="000F2D37">
            <w:pPr>
              <w:pStyle w:val="TableEntry"/>
              <w:rPr>
                <w:ins w:id="2263" w:author="Madhura Ramojwar" w:date="2021-04-22T14:23:00Z"/>
                <w:rFonts w:cs="Arial"/>
                <w:color w:val="000000" w:themeColor="text1"/>
                <w:sz w:val="24"/>
                <w:szCs w:val="24"/>
              </w:rPr>
            </w:pPr>
            <w:ins w:id="2264" w:author="Madhura Ramojwar" w:date="2021-04-22T14:23:00Z">
              <w:r w:rsidRPr="00FE3FE5">
                <w:rPr>
                  <w:rFonts w:cs="Arial"/>
                  <w:color w:val="000000" w:themeColor="text1"/>
                  <w:sz w:val="24"/>
                  <w:szCs w:val="24"/>
                </w:rPr>
                <w:t>Data Source Type</w:t>
              </w:r>
            </w:ins>
          </w:p>
        </w:tc>
        <w:tc>
          <w:tcPr>
            <w:tcW w:w="2190" w:type="pct"/>
            <w:vAlign w:val="center"/>
          </w:tcPr>
          <w:p w14:paraId="082D0B6A" w14:textId="77777777" w:rsidR="002A6A93" w:rsidRPr="00FE3FE5" w:rsidRDefault="002A6A93" w:rsidP="000F2D37">
            <w:pPr>
              <w:pStyle w:val="TableEntry"/>
              <w:rPr>
                <w:ins w:id="2265" w:author="Madhura Ramojwar" w:date="2021-04-22T14:23:00Z"/>
                <w:rFonts w:cs="Arial"/>
                <w:color w:val="000000" w:themeColor="text1"/>
                <w:sz w:val="24"/>
                <w:szCs w:val="24"/>
              </w:rPr>
            </w:pPr>
            <w:ins w:id="2266" w:author="Madhura Ramojwar" w:date="2021-04-22T14:23:00Z">
              <w:r w:rsidRPr="00FE3FE5">
                <w:rPr>
                  <w:rFonts w:cs="Arial"/>
                  <w:color w:val="000000" w:themeColor="text1"/>
                  <w:sz w:val="24"/>
                  <w:szCs w:val="24"/>
                </w:rPr>
                <w:t>Was the design of the study appropriate?</w:t>
              </w:r>
            </w:ins>
          </w:p>
        </w:tc>
        <w:tc>
          <w:tcPr>
            <w:tcW w:w="1472" w:type="pct"/>
            <w:vAlign w:val="center"/>
            <w:hideMark/>
          </w:tcPr>
          <w:p w14:paraId="431BA0BF" w14:textId="77777777" w:rsidR="002A6A93" w:rsidRPr="00FE3FE5" w:rsidRDefault="002A6A93" w:rsidP="000F2D37">
            <w:pPr>
              <w:pStyle w:val="TableEntry"/>
              <w:rPr>
                <w:ins w:id="2267" w:author="Madhura Ramojwar" w:date="2021-04-22T14:23:00Z"/>
                <w:rFonts w:cs="Arial"/>
                <w:color w:val="000000" w:themeColor="text1"/>
                <w:sz w:val="24"/>
                <w:szCs w:val="24"/>
              </w:rPr>
            </w:pPr>
            <w:ins w:id="2268" w:author="Madhura Ramojwar" w:date="2021-04-22T14:23:00Z">
              <w:r w:rsidRPr="00FE3FE5">
                <w:rPr>
                  <w:rFonts w:cs="Arial"/>
                  <w:color w:val="000000" w:themeColor="text1"/>
                  <w:sz w:val="24"/>
                  <w:szCs w:val="24"/>
                </w:rPr>
                <w:t>T1 = Yes</w:t>
              </w:r>
            </w:ins>
          </w:p>
          <w:p w14:paraId="15F2A4EB" w14:textId="77777777" w:rsidR="002A6A93" w:rsidRPr="00FE3FE5" w:rsidRDefault="002A6A93" w:rsidP="000F2D37">
            <w:pPr>
              <w:pStyle w:val="TableEntry"/>
              <w:rPr>
                <w:ins w:id="2269" w:author="Madhura Ramojwar" w:date="2021-04-22T14:23:00Z"/>
                <w:rFonts w:cs="Arial"/>
                <w:color w:val="000000" w:themeColor="text1"/>
                <w:sz w:val="24"/>
                <w:szCs w:val="24"/>
              </w:rPr>
            </w:pPr>
            <w:ins w:id="2270" w:author="Madhura Ramojwar" w:date="2021-04-22T14:23:00Z">
              <w:r w:rsidRPr="00FE3FE5">
                <w:rPr>
                  <w:rFonts w:cs="Arial"/>
                  <w:color w:val="000000" w:themeColor="text1"/>
                  <w:sz w:val="24"/>
                  <w:szCs w:val="24"/>
                </w:rPr>
                <w:t>T2 = No</w:t>
              </w:r>
            </w:ins>
          </w:p>
        </w:tc>
      </w:tr>
      <w:tr w:rsidR="002A6A93" w:rsidRPr="00FE3FE5" w14:paraId="40CA3701" w14:textId="77777777" w:rsidTr="000F2D37">
        <w:trPr>
          <w:trHeight w:val="504"/>
          <w:ins w:id="2271" w:author="Madhura Ramojwar" w:date="2021-04-22T14:23:00Z"/>
        </w:trPr>
        <w:tc>
          <w:tcPr>
            <w:tcW w:w="1338" w:type="pct"/>
            <w:vAlign w:val="center"/>
            <w:hideMark/>
          </w:tcPr>
          <w:p w14:paraId="539D345B" w14:textId="77777777" w:rsidR="002A6A93" w:rsidRPr="00FE3FE5" w:rsidRDefault="002A6A93" w:rsidP="000F2D37">
            <w:pPr>
              <w:pStyle w:val="TableEntry"/>
              <w:rPr>
                <w:ins w:id="2272" w:author="Madhura Ramojwar" w:date="2021-04-22T14:23:00Z"/>
                <w:rFonts w:cs="Arial"/>
                <w:color w:val="000000" w:themeColor="text1"/>
                <w:sz w:val="24"/>
                <w:szCs w:val="24"/>
              </w:rPr>
            </w:pPr>
            <w:ins w:id="2273" w:author="Madhura Ramojwar" w:date="2021-04-22T14:23:00Z">
              <w:r w:rsidRPr="00FE3FE5">
                <w:rPr>
                  <w:rFonts w:cs="Arial"/>
                  <w:color w:val="000000" w:themeColor="text1"/>
                  <w:sz w:val="24"/>
                  <w:szCs w:val="24"/>
                </w:rPr>
                <w:lastRenderedPageBreak/>
                <w:t xml:space="preserve">Outcome Measures </w:t>
              </w:r>
            </w:ins>
          </w:p>
        </w:tc>
        <w:tc>
          <w:tcPr>
            <w:tcW w:w="2190" w:type="pct"/>
            <w:vAlign w:val="center"/>
          </w:tcPr>
          <w:p w14:paraId="50EE695D" w14:textId="77777777" w:rsidR="002A6A93" w:rsidRPr="00FE3FE5" w:rsidRDefault="002A6A93" w:rsidP="000F2D37">
            <w:pPr>
              <w:pStyle w:val="TableEntry"/>
              <w:rPr>
                <w:ins w:id="2274" w:author="Madhura Ramojwar" w:date="2021-04-22T14:23:00Z"/>
                <w:rFonts w:cs="Arial"/>
                <w:color w:val="000000" w:themeColor="text1"/>
                <w:sz w:val="24"/>
                <w:szCs w:val="24"/>
              </w:rPr>
            </w:pPr>
            <w:ins w:id="2275" w:author="Madhura Ramojwar" w:date="2021-04-22T14:23:00Z">
              <w:r w:rsidRPr="00FE3FE5">
                <w:rPr>
                  <w:rFonts w:cs="Arial"/>
                  <w:color w:val="000000" w:themeColor="text1"/>
                  <w:sz w:val="24"/>
                  <w:szCs w:val="24"/>
                </w:rPr>
                <w:t>Do the outcome measures reported reflect the intended performance of the device?</w:t>
              </w:r>
            </w:ins>
          </w:p>
        </w:tc>
        <w:tc>
          <w:tcPr>
            <w:tcW w:w="1472" w:type="pct"/>
            <w:vAlign w:val="center"/>
            <w:hideMark/>
          </w:tcPr>
          <w:p w14:paraId="654CFA9C" w14:textId="77777777" w:rsidR="002A6A93" w:rsidRPr="00FE3FE5" w:rsidRDefault="002A6A93" w:rsidP="000F2D37">
            <w:pPr>
              <w:pStyle w:val="TableEntry"/>
              <w:rPr>
                <w:ins w:id="2276" w:author="Madhura Ramojwar" w:date="2021-04-22T14:23:00Z"/>
                <w:rFonts w:cs="Arial"/>
                <w:color w:val="000000" w:themeColor="text1"/>
                <w:sz w:val="24"/>
                <w:szCs w:val="24"/>
              </w:rPr>
            </w:pPr>
            <w:ins w:id="2277" w:author="Madhura Ramojwar" w:date="2021-04-22T14:23:00Z">
              <w:r w:rsidRPr="00FE3FE5">
                <w:rPr>
                  <w:rFonts w:cs="Arial"/>
                  <w:color w:val="000000" w:themeColor="text1"/>
                  <w:sz w:val="24"/>
                  <w:szCs w:val="24"/>
                </w:rPr>
                <w:t>O1 = Yes</w:t>
              </w:r>
            </w:ins>
          </w:p>
          <w:p w14:paraId="55372D1B" w14:textId="77777777" w:rsidR="002A6A93" w:rsidRPr="00FE3FE5" w:rsidRDefault="002A6A93" w:rsidP="000F2D37">
            <w:pPr>
              <w:pStyle w:val="TableEntry"/>
              <w:rPr>
                <w:ins w:id="2278" w:author="Madhura Ramojwar" w:date="2021-04-22T14:23:00Z"/>
                <w:rFonts w:cs="Arial"/>
                <w:color w:val="000000" w:themeColor="text1"/>
                <w:sz w:val="24"/>
                <w:szCs w:val="24"/>
              </w:rPr>
            </w:pPr>
            <w:ins w:id="2279" w:author="Madhura Ramojwar" w:date="2021-04-22T14:23:00Z">
              <w:r w:rsidRPr="00FE3FE5">
                <w:rPr>
                  <w:rFonts w:cs="Arial"/>
                  <w:color w:val="000000" w:themeColor="text1"/>
                  <w:sz w:val="24"/>
                  <w:szCs w:val="24"/>
                </w:rPr>
                <w:t>O2 = No</w:t>
              </w:r>
            </w:ins>
          </w:p>
        </w:tc>
      </w:tr>
      <w:tr w:rsidR="002A6A93" w:rsidRPr="00FE3FE5" w14:paraId="40AF343A" w14:textId="77777777" w:rsidTr="000F2D37">
        <w:trPr>
          <w:trHeight w:val="504"/>
          <w:ins w:id="2280" w:author="Madhura Ramojwar" w:date="2021-04-22T14:23:00Z"/>
        </w:trPr>
        <w:tc>
          <w:tcPr>
            <w:tcW w:w="1338" w:type="pct"/>
            <w:vAlign w:val="center"/>
            <w:hideMark/>
          </w:tcPr>
          <w:p w14:paraId="28AD052B" w14:textId="77777777" w:rsidR="002A6A93" w:rsidRPr="00FE3FE5" w:rsidRDefault="002A6A93" w:rsidP="000F2D37">
            <w:pPr>
              <w:pStyle w:val="TableEntry"/>
              <w:rPr>
                <w:ins w:id="2281" w:author="Madhura Ramojwar" w:date="2021-04-22T14:23:00Z"/>
                <w:rFonts w:cs="Arial"/>
                <w:color w:val="000000" w:themeColor="text1"/>
                <w:sz w:val="24"/>
                <w:szCs w:val="24"/>
              </w:rPr>
            </w:pPr>
            <w:ins w:id="2282" w:author="Madhura Ramojwar" w:date="2021-04-22T14:23:00Z">
              <w:r w:rsidRPr="00FE3FE5">
                <w:rPr>
                  <w:rFonts w:cs="Arial"/>
                  <w:color w:val="000000" w:themeColor="text1"/>
                  <w:sz w:val="24"/>
                  <w:szCs w:val="24"/>
                </w:rPr>
                <w:t>Appropriateness of Follow-up Period</w:t>
              </w:r>
            </w:ins>
          </w:p>
        </w:tc>
        <w:tc>
          <w:tcPr>
            <w:tcW w:w="2190" w:type="pct"/>
            <w:vAlign w:val="center"/>
          </w:tcPr>
          <w:p w14:paraId="10AC1A5E" w14:textId="77777777" w:rsidR="002A6A93" w:rsidRPr="00FE3FE5" w:rsidRDefault="002A6A93" w:rsidP="000F2D37">
            <w:pPr>
              <w:pStyle w:val="TableEntry"/>
              <w:rPr>
                <w:ins w:id="2283" w:author="Madhura Ramojwar" w:date="2021-04-22T14:23:00Z"/>
                <w:rFonts w:cs="Arial"/>
                <w:color w:val="000000" w:themeColor="text1"/>
                <w:sz w:val="24"/>
                <w:szCs w:val="24"/>
              </w:rPr>
            </w:pPr>
            <w:ins w:id="2284" w:author="Madhura Ramojwar" w:date="2021-04-22T14:23:00Z">
              <w:r w:rsidRPr="00FE3FE5">
                <w:rPr>
                  <w:rFonts w:cs="Arial"/>
                  <w:color w:val="000000" w:themeColor="text1"/>
                  <w:sz w:val="24"/>
                  <w:szCs w:val="24"/>
                </w:rPr>
                <w:t>Is the duration of follow-up long enough to assess whether duration of treatment effects and identify complications?</w:t>
              </w:r>
            </w:ins>
          </w:p>
        </w:tc>
        <w:tc>
          <w:tcPr>
            <w:tcW w:w="1472" w:type="pct"/>
            <w:vAlign w:val="center"/>
            <w:hideMark/>
          </w:tcPr>
          <w:p w14:paraId="357C3029" w14:textId="77777777" w:rsidR="002A6A93" w:rsidRPr="00FE3FE5" w:rsidRDefault="002A6A93" w:rsidP="000F2D37">
            <w:pPr>
              <w:pStyle w:val="TableEntry"/>
              <w:rPr>
                <w:ins w:id="2285" w:author="Madhura Ramojwar" w:date="2021-04-22T14:23:00Z"/>
                <w:rFonts w:cs="Arial"/>
                <w:color w:val="000000" w:themeColor="text1"/>
                <w:sz w:val="24"/>
                <w:szCs w:val="24"/>
              </w:rPr>
            </w:pPr>
            <w:ins w:id="2286" w:author="Madhura Ramojwar" w:date="2021-04-22T14:23:00Z">
              <w:r w:rsidRPr="00FE3FE5">
                <w:rPr>
                  <w:rFonts w:cs="Arial"/>
                  <w:color w:val="000000" w:themeColor="text1"/>
                  <w:sz w:val="24"/>
                  <w:szCs w:val="24"/>
                </w:rPr>
                <w:t>F1 = Yes</w:t>
              </w:r>
            </w:ins>
          </w:p>
          <w:p w14:paraId="78506E95" w14:textId="77777777" w:rsidR="002A6A93" w:rsidRPr="00FE3FE5" w:rsidRDefault="002A6A93" w:rsidP="000F2D37">
            <w:pPr>
              <w:pStyle w:val="TableEntry"/>
              <w:rPr>
                <w:ins w:id="2287" w:author="Madhura Ramojwar" w:date="2021-04-22T14:23:00Z"/>
                <w:rFonts w:cs="Arial"/>
                <w:color w:val="000000" w:themeColor="text1"/>
                <w:sz w:val="24"/>
                <w:szCs w:val="24"/>
              </w:rPr>
            </w:pPr>
            <w:ins w:id="2288" w:author="Madhura Ramojwar" w:date="2021-04-22T14:23:00Z">
              <w:r w:rsidRPr="00FE3FE5">
                <w:rPr>
                  <w:rFonts w:cs="Arial"/>
                  <w:color w:val="000000" w:themeColor="text1"/>
                  <w:sz w:val="24"/>
                  <w:szCs w:val="24"/>
                </w:rPr>
                <w:t>F2 = No</w:t>
              </w:r>
            </w:ins>
          </w:p>
        </w:tc>
      </w:tr>
      <w:tr w:rsidR="002A6A93" w:rsidRPr="00FE3FE5" w14:paraId="2729184C" w14:textId="77777777" w:rsidTr="000F2D37">
        <w:trPr>
          <w:trHeight w:val="504"/>
          <w:ins w:id="2289" w:author="Madhura Ramojwar" w:date="2021-04-22T14:23:00Z"/>
        </w:trPr>
        <w:tc>
          <w:tcPr>
            <w:tcW w:w="1338" w:type="pct"/>
            <w:vAlign w:val="center"/>
            <w:hideMark/>
          </w:tcPr>
          <w:p w14:paraId="1C7376B4" w14:textId="77777777" w:rsidR="002A6A93" w:rsidRPr="00FE3FE5" w:rsidRDefault="002A6A93" w:rsidP="000F2D37">
            <w:pPr>
              <w:pStyle w:val="TableEntry"/>
              <w:rPr>
                <w:ins w:id="2290" w:author="Madhura Ramojwar" w:date="2021-04-22T14:23:00Z"/>
                <w:rFonts w:cs="Arial"/>
                <w:color w:val="000000" w:themeColor="text1"/>
                <w:sz w:val="24"/>
                <w:szCs w:val="24"/>
              </w:rPr>
            </w:pPr>
            <w:ins w:id="2291" w:author="Madhura Ramojwar" w:date="2021-04-22T14:23:00Z">
              <w:r w:rsidRPr="00FE3FE5">
                <w:rPr>
                  <w:rFonts w:cs="Arial"/>
                  <w:color w:val="000000" w:themeColor="text1"/>
                  <w:sz w:val="24"/>
                  <w:szCs w:val="24"/>
                </w:rPr>
                <w:t xml:space="preserve">Statistical Significance </w:t>
              </w:r>
            </w:ins>
          </w:p>
        </w:tc>
        <w:tc>
          <w:tcPr>
            <w:tcW w:w="2190" w:type="pct"/>
            <w:vAlign w:val="center"/>
          </w:tcPr>
          <w:p w14:paraId="149DA4DF" w14:textId="77777777" w:rsidR="002A6A93" w:rsidRPr="00FE3FE5" w:rsidRDefault="002A6A93" w:rsidP="000F2D37">
            <w:pPr>
              <w:pStyle w:val="TableEntry"/>
              <w:rPr>
                <w:ins w:id="2292" w:author="Madhura Ramojwar" w:date="2021-04-22T14:23:00Z"/>
                <w:rFonts w:cs="Arial"/>
                <w:color w:val="000000" w:themeColor="text1"/>
                <w:sz w:val="24"/>
                <w:szCs w:val="24"/>
              </w:rPr>
            </w:pPr>
            <w:ins w:id="2293" w:author="Madhura Ramojwar" w:date="2021-04-22T14:23:00Z">
              <w:r w:rsidRPr="00FE3FE5">
                <w:rPr>
                  <w:rFonts w:cs="Arial"/>
                  <w:color w:val="000000" w:themeColor="text1"/>
                  <w:sz w:val="24"/>
                  <w:szCs w:val="24"/>
                </w:rPr>
                <w:t>Has a statistical analysis of the data been provided and is it appropriate?</w:t>
              </w:r>
            </w:ins>
          </w:p>
        </w:tc>
        <w:tc>
          <w:tcPr>
            <w:tcW w:w="1472" w:type="pct"/>
            <w:vAlign w:val="center"/>
            <w:hideMark/>
          </w:tcPr>
          <w:p w14:paraId="7ECAAB71" w14:textId="77777777" w:rsidR="002A6A93" w:rsidRPr="00FE3FE5" w:rsidRDefault="002A6A93" w:rsidP="000F2D37">
            <w:pPr>
              <w:pStyle w:val="TableEntry"/>
              <w:rPr>
                <w:ins w:id="2294" w:author="Madhura Ramojwar" w:date="2021-04-22T14:23:00Z"/>
                <w:rFonts w:cs="Arial"/>
                <w:color w:val="000000" w:themeColor="text1"/>
                <w:sz w:val="24"/>
                <w:szCs w:val="24"/>
              </w:rPr>
            </w:pPr>
            <w:ins w:id="2295" w:author="Madhura Ramojwar" w:date="2021-04-22T14:23:00Z">
              <w:r w:rsidRPr="00FE3FE5">
                <w:rPr>
                  <w:rFonts w:cs="Arial"/>
                  <w:color w:val="000000" w:themeColor="text1"/>
                  <w:sz w:val="24"/>
                  <w:szCs w:val="24"/>
                </w:rPr>
                <w:t>S1 = Yes</w:t>
              </w:r>
            </w:ins>
          </w:p>
          <w:p w14:paraId="4020033D" w14:textId="77777777" w:rsidR="002A6A93" w:rsidRPr="00FE3FE5" w:rsidRDefault="002A6A93" w:rsidP="000F2D37">
            <w:pPr>
              <w:pStyle w:val="TableEntry"/>
              <w:rPr>
                <w:ins w:id="2296" w:author="Madhura Ramojwar" w:date="2021-04-22T14:23:00Z"/>
                <w:rFonts w:cs="Arial"/>
                <w:color w:val="000000" w:themeColor="text1"/>
                <w:sz w:val="24"/>
                <w:szCs w:val="24"/>
              </w:rPr>
            </w:pPr>
            <w:ins w:id="2297" w:author="Madhura Ramojwar" w:date="2021-04-22T14:23:00Z">
              <w:r w:rsidRPr="00FE3FE5">
                <w:rPr>
                  <w:rFonts w:cs="Arial"/>
                  <w:color w:val="000000" w:themeColor="text1"/>
                  <w:sz w:val="24"/>
                  <w:szCs w:val="24"/>
                </w:rPr>
                <w:t>S2 = No</w:t>
              </w:r>
            </w:ins>
          </w:p>
        </w:tc>
      </w:tr>
      <w:tr w:rsidR="002A6A93" w:rsidRPr="00FE3FE5" w14:paraId="6FAA4FC7" w14:textId="77777777" w:rsidTr="000F2D37">
        <w:trPr>
          <w:trHeight w:val="504"/>
          <w:ins w:id="2298" w:author="Madhura Ramojwar" w:date="2021-04-22T14:23:00Z"/>
        </w:trPr>
        <w:tc>
          <w:tcPr>
            <w:tcW w:w="1338" w:type="pct"/>
            <w:vAlign w:val="center"/>
            <w:hideMark/>
          </w:tcPr>
          <w:p w14:paraId="6E95ECFB" w14:textId="77777777" w:rsidR="002A6A93" w:rsidRPr="00FE3FE5" w:rsidRDefault="002A6A93" w:rsidP="000F2D37">
            <w:pPr>
              <w:pStyle w:val="TableEntry"/>
              <w:rPr>
                <w:ins w:id="2299" w:author="Madhura Ramojwar" w:date="2021-04-22T14:23:00Z"/>
                <w:rFonts w:cs="Arial"/>
                <w:color w:val="000000" w:themeColor="text1"/>
                <w:sz w:val="24"/>
                <w:szCs w:val="24"/>
              </w:rPr>
            </w:pPr>
            <w:ins w:id="2300" w:author="Madhura Ramojwar" w:date="2021-04-22T14:23:00Z">
              <w:r w:rsidRPr="00FE3FE5">
                <w:rPr>
                  <w:rFonts w:cs="Arial"/>
                  <w:color w:val="000000" w:themeColor="text1"/>
                  <w:sz w:val="24"/>
                  <w:szCs w:val="24"/>
                </w:rPr>
                <w:t>Clinical Significance of the Treatment Effect</w:t>
              </w:r>
            </w:ins>
          </w:p>
        </w:tc>
        <w:tc>
          <w:tcPr>
            <w:tcW w:w="2190" w:type="pct"/>
            <w:vAlign w:val="center"/>
          </w:tcPr>
          <w:p w14:paraId="08B13D11" w14:textId="77777777" w:rsidR="002A6A93" w:rsidRPr="00FE3FE5" w:rsidRDefault="002A6A93" w:rsidP="000F2D37">
            <w:pPr>
              <w:pStyle w:val="TableEntry"/>
              <w:rPr>
                <w:ins w:id="2301" w:author="Madhura Ramojwar" w:date="2021-04-22T14:23:00Z"/>
                <w:rFonts w:cs="Arial"/>
                <w:color w:val="000000" w:themeColor="text1"/>
                <w:sz w:val="24"/>
                <w:szCs w:val="24"/>
              </w:rPr>
            </w:pPr>
            <w:ins w:id="2302" w:author="Madhura Ramojwar" w:date="2021-04-22T14:23:00Z">
              <w:r w:rsidRPr="00FE3FE5">
                <w:rPr>
                  <w:rFonts w:cs="Arial"/>
                  <w:color w:val="000000" w:themeColor="text1"/>
                  <w:sz w:val="24"/>
                  <w:szCs w:val="24"/>
                </w:rPr>
                <w:t>Was the magnitude of the treatment effect observed clinically significant?</w:t>
              </w:r>
            </w:ins>
          </w:p>
        </w:tc>
        <w:tc>
          <w:tcPr>
            <w:tcW w:w="1472" w:type="pct"/>
            <w:vAlign w:val="center"/>
            <w:hideMark/>
          </w:tcPr>
          <w:p w14:paraId="12806D9A" w14:textId="77777777" w:rsidR="002A6A93" w:rsidRPr="00FE3FE5" w:rsidRDefault="002A6A93" w:rsidP="000F2D37">
            <w:pPr>
              <w:pStyle w:val="TableEntry"/>
              <w:rPr>
                <w:ins w:id="2303" w:author="Madhura Ramojwar" w:date="2021-04-22T14:23:00Z"/>
                <w:rFonts w:cs="Arial"/>
                <w:color w:val="000000" w:themeColor="text1"/>
                <w:sz w:val="24"/>
                <w:szCs w:val="24"/>
              </w:rPr>
            </w:pPr>
            <w:ins w:id="2304" w:author="Madhura Ramojwar" w:date="2021-04-22T14:23:00Z">
              <w:r w:rsidRPr="00FE3FE5">
                <w:rPr>
                  <w:rFonts w:cs="Arial"/>
                  <w:color w:val="000000" w:themeColor="text1"/>
                  <w:sz w:val="24"/>
                  <w:szCs w:val="24"/>
                </w:rPr>
                <w:t>C1 = Yes</w:t>
              </w:r>
            </w:ins>
          </w:p>
          <w:p w14:paraId="63F957CD" w14:textId="77777777" w:rsidR="002A6A93" w:rsidRPr="00FE3FE5" w:rsidRDefault="002A6A93" w:rsidP="000F2D37">
            <w:pPr>
              <w:pStyle w:val="TableEntry"/>
              <w:rPr>
                <w:ins w:id="2305" w:author="Madhura Ramojwar" w:date="2021-04-22T14:23:00Z"/>
                <w:rFonts w:cs="Arial"/>
                <w:color w:val="000000" w:themeColor="text1"/>
                <w:sz w:val="24"/>
                <w:szCs w:val="24"/>
              </w:rPr>
            </w:pPr>
            <w:ins w:id="2306" w:author="Madhura Ramojwar" w:date="2021-04-22T14:23:00Z">
              <w:r w:rsidRPr="00FE3FE5">
                <w:rPr>
                  <w:rFonts w:cs="Arial"/>
                  <w:color w:val="000000" w:themeColor="text1"/>
                  <w:sz w:val="24"/>
                  <w:szCs w:val="24"/>
                </w:rPr>
                <w:t>C2 = No</w:t>
              </w:r>
            </w:ins>
          </w:p>
        </w:tc>
      </w:tr>
      <w:tr w:rsidR="002A6A93" w:rsidRPr="00FE3FE5" w14:paraId="2B1C768B" w14:textId="77777777" w:rsidTr="000F2D37">
        <w:trPr>
          <w:ins w:id="2307" w:author="Madhura Ramojwar" w:date="2021-04-22T14:23:00Z"/>
        </w:trPr>
        <w:tc>
          <w:tcPr>
            <w:tcW w:w="5000" w:type="pct"/>
            <w:gridSpan w:val="3"/>
            <w:tcBorders>
              <w:left w:val="nil"/>
              <w:bottom w:val="nil"/>
              <w:right w:val="nil"/>
            </w:tcBorders>
          </w:tcPr>
          <w:p w14:paraId="73C36C3E" w14:textId="77777777" w:rsidR="002A6A93" w:rsidRPr="00FE3FE5" w:rsidRDefault="002A6A93" w:rsidP="000F2D37">
            <w:pPr>
              <w:pStyle w:val="TableEntry"/>
              <w:rPr>
                <w:ins w:id="2308" w:author="Madhura Ramojwar" w:date="2021-04-22T14:23:00Z"/>
                <w:rFonts w:cs="Arial"/>
                <w:color w:val="000000" w:themeColor="text1"/>
                <w:sz w:val="24"/>
                <w:szCs w:val="24"/>
              </w:rPr>
            </w:pPr>
            <w:ins w:id="2309" w:author="Madhura Ramojwar" w:date="2021-04-22T14:23:00Z">
              <w:r w:rsidRPr="00FE3FE5">
                <w:rPr>
                  <w:rFonts w:cs="Arial"/>
                  <w:color w:val="000000" w:themeColor="text1"/>
                  <w:sz w:val="24"/>
                  <w:szCs w:val="24"/>
                </w:rPr>
                <w:t>Appraisal criteria defined per guidance in the GHTF SG5/N2R8:2007 Guidance, Appendix D, A Possible Method of Appraisal</w:t>
              </w:r>
            </w:ins>
          </w:p>
        </w:tc>
      </w:tr>
    </w:tbl>
    <w:p w14:paraId="7DFC7B3F" w14:textId="77777777" w:rsidR="002A6A93" w:rsidRPr="00FE3FE5" w:rsidRDefault="002A6A93" w:rsidP="002A6A93">
      <w:pPr>
        <w:pStyle w:val="LB2ListBulletI2"/>
        <w:numPr>
          <w:ilvl w:val="0"/>
          <w:numId w:val="0"/>
        </w:numPr>
        <w:spacing w:after="0"/>
        <w:jc w:val="both"/>
        <w:rPr>
          <w:ins w:id="2310" w:author="Madhura Ramojwar" w:date="2021-04-22T14:23:00Z"/>
          <w:rFonts w:cs="Arial"/>
          <w:sz w:val="24"/>
          <w:szCs w:val="24"/>
        </w:rPr>
      </w:pPr>
    </w:p>
    <w:p w14:paraId="5A112E66" w14:textId="77777777" w:rsidR="002A6A93" w:rsidRPr="00FE3FE5" w:rsidRDefault="002A6A93" w:rsidP="002A6A93">
      <w:pPr>
        <w:pStyle w:val="Heading2"/>
        <w:numPr>
          <w:ilvl w:val="1"/>
          <w:numId w:val="66"/>
        </w:numPr>
        <w:ind w:left="576" w:hanging="576"/>
        <w:rPr>
          <w:ins w:id="2311" w:author="Madhura Ramojwar" w:date="2021-04-22T14:23:00Z"/>
          <w:b w:val="0"/>
          <w:szCs w:val="24"/>
        </w:rPr>
      </w:pPr>
      <w:bookmarkStart w:id="2312" w:name="_Toc519254197"/>
      <w:bookmarkStart w:id="2313" w:name="_Toc264223"/>
      <w:bookmarkStart w:id="2314" w:name="_Toc41489732"/>
      <w:ins w:id="2315" w:author="Madhura Ramojwar" w:date="2021-04-22T14:23:00Z">
        <w:r w:rsidRPr="00FE3FE5">
          <w:rPr>
            <w:b w:val="0"/>
            <w:szCs w:val="24"/>
          </w:rPr>
          <w:t>Appraisal Criteria for Quality of Data</w:t>
        </w:r>
        <w:bookmarkStart w:id="2316" w:name="_Toc519254530"/>
        <w:bookmarkEnd w:id="2312"/>
        <w:bookmarkEnd w:id="2313"/>
        <w:bookmarkEnd w:id="2314"/>
        <w:bookmarkEnd w:id="2316"/>
      </w:ins>
    </w:p>
    <w:p w14:paraId="602DEB79" w14:textId="77777777" w:rsidR="002A6A93" w:rsidRPr="00FE3FE5" w:rsidRDefault="002A6A93" w:rsidP="002A6A93">
      <w:pPr>
        <w:rPr>
          <w:ins w:id="2317" w:author="Madhura Ramojwar" w:date="2021-04-22T14:23:00Z"/>
          <w:rFonts w:cs="Arial"/>
          <w:color w:val="000000" w:themeColor="text1"/>
        </w:rPr>
      </w:pPr>
      <w:bookmarkStart w:id="2318" w:name="_Toc519254531"/>
      <w:bookmarkEnd w:id="2318"/>
      <w:ins w:id="2319" w:author="Madhura Ramojwar" w:date="2021-04-22T14:23:00Z">
        <w:r w:rsidRPr="00FE3FE5">
          <w:rPr>
            <w:rFonts w:cs="Arial"/>
            <w:color w:val="000000" w:themeColor="text1"/>
          </w:rPr>
          <w:t xml:space="preserve">To assess quality of clinical data, each clinical data set will be appraised in terms of scientific </w:t>
        </w:r>
        <w:proofErr w:type="gramStart"/>
        <w:r w:rsidRPr="00FE3FE5">
          <w:rPr>
            <w:rFonts w:cs="Arial"/>
            <w:color w:val="000000" w:themeColor="text1"/>
          </w:rPr>
          <w:t>validity, and</w:t>
        </w:r>
        <w:proofErr w:type="gramEnd"/>
        <w:r w:rsidRPr="00FE3FE5">
          <w:rPr>
            <w:rFonts w:cs="Arial"/>
            <w:color w:val="000000" w:themeColor="text1"/>
          </w:rPr>
          <w:t xml:space="preserve"> weighted according to the pre-defined criteria described in Table 12 below. This methodology of appraisal is based on the evaluation of outcomes from use of the subject devices or the similar devices, the study design and sample size.  It also emphasizes data obtained in large studies (&gt;100 patients), utilizing a randomized control design over case series, and prospective studies over retrospective data collection. The data cut-offs with respect to study size are arbitrary, recognizing that event rates derived in series that include less than 30 patients are not as reliable as those obtained in larger series with greater than 100 patients. </w:t>
        </w:r>
        <w:bookmarkStart w:id="2320" w:name="_Toc519254532"/>
        <w:bookmarkEnd w:id="2320"/>
      </w:ins>
    </w:p>
    <w:p w14:paraId="5CAF7ACA" w14:textId="77777777" w:rsidR="002A6A93" w:rsidRPr="00FE3FE5" w:rsidRDefault="002A6A93" w:rsidP="002A6A93">
      <w:pPr>
        <w:rPr>
          <w:ins w:id="2321" w:author="Madhura Ramojwar" w:date="2021-04-22T14:23:00Z"/>
          <w:rFonts w:cs="Arial"/>
          <w:b/>
          <w:bCs/>
          <w:color w:val="000000" w:themeColor="text1"/>
        </w:rPr>
      </w:pPr>
      <w:bookmarkStart w:id="2322" w:name="_Ref531895232"/>
      <w:bookmarkStart w:id="2323" w:name="_Toc267689"/>
      <w:ins w:id="2324" w:author="Madhura Ramojwar" w:date="2021-04-22T14:23:00Z">
        <w:r w:rsidRPr="00FE3FE5">
          <w:rPr>
            <w:rFonts w:cs="Arial"/>
            <w:color w:val="000000" w:themeColor="text1"/>
          </w:rPr>
          <w:br w:type="page"/>
        </w:r>
      </w:ins>
    </w:p>
    <w:p w14:paraId="53067E8F" w14:textId="77777777" w:rsidR="002A6A93" w:rsidRPr="00FE3FE5" w:rsidRDefault="002A6A93" w:rsidP="002A6A93">
      <w:pPr>
        <w:pStyle w:val="Caption"/>
        <w:rPr>
          <w:ins w:id="2325" w:author="Madhura Ramojwar" w:date="2021-04-22T14:23:00Z"/>
          <w:rFonts w:cs="Arial"/>
          <w:color w:val="000000" w:themeColor="text1"/>
          <w:szCs w:val="24"/>
        </w:rPr>
      </w:pPr>
      <w:bookmarkStart w:id="2326" w:name="_Toc41489756"/>
      <w:ins w:id="2327" w:author="Madhura Ramojwar" w:date="2021-04-22T14:23:00Z">
        <w:r w:rsidRPr="00FE3FE5">
          <w:rPr>
            <w:rFonts w:cs="Arial"/>
            <w:color w:val="000000" w:themeColor="text1"/>
            <w:szCs w:val="24"/>
          </w:rPr>
          <w:lastRenderedPageBreak/>
          <w:t xml:space="preserve">Table </w:t>
        </w:r>
        <w:r w:rsidRPr="00FE3FE5">
          <w:rPr>
            <w:rFonts w:cs="Arial"/>
            <w:color w:val="000000" w:themeColor="text1"/>
            <w:szCs w:val="24"/>
          </w:rPr>
          <w:fldChar w:fldCharType="begin"/>
        </w:r>
        <w:r w:rsidRPr="00FE3FE5">
          <w:rPr>
            <w:rFonts w:cs="Arial"/>
            <w:color w:val="000000" w:themeColor="text1"/>
            <w:szCs w:val="24"/>
          </w:rPr>
          <w:instrText xml:space="preserve"> SEQ Table \* ARABIC </w:instrText>
        </w:r>
        <w:r w:rsidRPr="00FE3FE5">
          <w:rPr>
            <w:rFonts w:cs="Arial"/>
            <w:color w:val="000000" w:themeColor="text1"/>
            <w:szCs w:val="24"/>
          </w:rPr>
          <w:fldChar w:fldCharType="separate"/>
        </w:r>
        <w:r w:rsidRPr="00FE3FE5">
          <w:rPr>
            <w:rFonts w:cs="Arial"/>
            <w:noProof/>
            <w:color w:val="000000" w:themeColor="text1"/>
            <w:szCs w:val="24"/>
          </w:rPr>
          <w:t>12</w:t>
        </w:r>
        <w:r w:rsidRPr="00FE3FE5">
          <w:rPr>
            <w:rFonts w:cs="Arial"/>
            <w:color w:val="000000" w:themeColor="text1"/>
            <w:szCs w:val="24"/>
          </w:rPr>
          <w:fldChar w:fldCharType="end"/>
        </w:r>
        <w:bookmarkEnd w:id="2322"/>
        <w:r w:rsidRPr="00FE3FE5">
          <w:rPr>
            <w:rFonts w:cs="Arial"/>
            <w:color w:val="000000" w:themeColor="text1"/>
            <w:szCs w:val="24"/>
          </w:rPr>
          <w:t>. Criteria for Appraisal of Literature Level of Evidence</w:t>
        </w:r>
        <w:bookmarkEnd w:id="2323"/>
        <w:bookmarkEnd w:id="2326"/>
        <w:r w:rsidRPr="00FE3FE5">
          <w:rPr>
            <w:rFonts w:cs="Arial"/>
            <w:color w:val="000000" w:themeColor="text1"/>
            <w:szCs w:val="24"/>
          </w:rPr>
          <w:t xml:space="preserve"> </w:t>
        </w:r>
        <w:bookmarkStart w:id="2328" w:name="_Toc519254533"/>
        <w:bookmarkEnd w:id="2328"/>
      </w:ins>
    </w:p>
    <w:tbl>
      <w:tblPr>
        <w:tblStyle w:val="TableGrid60004231"/>
        <w:tblW w:w="8640" w:type="dxa"/>
        <w:tblInd w:w="0" w:type="dxa"/>
        <w:tblLayout w:type="fixed"/>
        <w:tblLook w:val="04A0" w:firstRow="1" w:lastRow="0" w:firstColumn="1" w:lastColumn="0" w:noHBand="0" w:noVBand="1"/>
      </w:tblPr>
      <w:tblGrid>
        <w:gridCol w:w="1140"/>
        <w:gridCol w:w="7500"/>
      </w:tblGrid>
      <w:tr w:rsidR="002A6A93" w:rsidRPr="00FE3FE5" w14:paraId="46CCBDCE" w14:textId="77777777" w:rsidTr="000F2D37">
        <w:trPr>
          <w:cnfStyle w:val="100000000000" w:firstRow="1" w:lastRow="0" w:firstColumn="0" w:lastColumn="0" w:oddVBand="0" w:evenVBand="0" w:oddHBand="0" w:evenHBand="0" w:firstRowFirstColumn="0" w:firstRowLastColumn="0" w:lastRowFirstColumn="0" w:lastRowLastColumn="0"/>
          <w:tblHeader/>
          <w:ins w:id="2329" w:author="Madhura Ramojwar" w:date="2021-04-22T14:23:00Z"/>
        </w:trPr>
        <w:tc>
          <w:tcPr>
            <w:tcW w:w="1140" w:type="dxa"/>
            <w:shd w:val="clear" w:color="auto" w:fill="F2F2F2" w:themeFill="background1" w:themeFillShade="F2"/>
            <w:vAlign w:val="center"/>
            <w:hideMark/>
          </w:tcPr>
          <w:p w14:paraId="3B32125C" w14:textId="77777777" w:rsidR="002A6A93" w:rsidRPr="00FE3FE5" w:rsidRDefault="002A6A93" w:rsidP="000F2D37">
            <w:pPr>
              <w:pStyle w:val="TableHeader"/>
              <w:rPr>
                <w:ins w:id="2330" w:author="Madhura Ramojwar" w:date="2021-04-22T14:23:00Z"/>
                <w:rFonts w:cs="Arial"/>
                <w:color w:val="000000" w:themeColor="text1"/>
                <w:sz w:val="24"/>
                <w:szCs w:val="24"/>
              </w:rPr>
            </w:pPr>
            <w:ins w:id="2331" w:author="Madhura Ramojwar" w:date="2021-04-22T14:23:00Z">
              <w:r w:rsidRPr="00FE3FE5">
                <w:rPr>
                  <w:rFonts w:cs="Arial"/>
                  <w:color w:val="000000" w:themeColor="text1"/>
                  <w:sz w:val="24"/>
                  <w:szCs w:val="24"/>
                </w:rPr>
                <w:t>Level of Evidence</w:t>
              </w:r>
            </w:ins>
          </w:p>
        </w:tc>
        <w:tc>
          <w:tcPr>
            <w:tcW w:w="7500" w:type="dxa"/>
            <w:shd w:val="clear" w:color="auto" w:fill="F2F2F2" w:themeFill="background1" w:themeFillShade="F2"/>
            <w:vAlign w:val="center"/>
            <w:hideMark/>
          </w:tcPr>
          <w:p w14:paraId="0AF7282B" w14:textId="77777777" w:rsidR="002A6A93" w:rsidRPr="00FE3FE5" w:rsidRDefault="002A6A93" w:rsidP="000F2D37">
            <w:pPr>
              <w:pStyle w:val="TableHeader"/>
              <w:rPr>
                <w:ins w:id="2332" w:author="Madhura Ramojwar" w:date="2021-04-22T14:23:00Z"/>
                <w:rFonts w:cs="Arial"/>
                <w:color w:val="000000" w:themeColor="text1"/>
                <w:sz w:val="24"/>
                <w:szCs w:val="24"/>
              </w:rPr>
            </w:pPr>
            <w:ins w:id="2333" w:author="Madhura Ramojwar" w:date="2021-04-22T14:23:00Z">
              <w:r w:rsidRPr="00FE3FE5">
                <w:rPr>
                  <w:rFonts w:cs="Arial"/>
                  <w:color w:val="000000" w:themeColor="text1"/>
                  <w:sz w:val="24"/>
                  <w:szCs w:val="24"/>
                </w:rPr>
                <w:t>Criteria</w:t>
              </w:r>
            </w:ins>
          </w:p>
        </w:tc>
      </w:tr>
      <w:tr w:rsidR="002A6A93" w:rsidRPr="00FE3FE5" w14:paraId="567D024E" w14:textId="77777777" w:rsidTr="000F2D37">
        <w:trPr>
          <w:ins w:id="2334" w:author="Madhura Ramojwar" w:date="2021-04-22T14:23:00Z"/>
        </w:trPr>
        <w:tc>
          <w:tcPr>
            <w:tcW w:w="1140" w:type="dxa"/>
            <w:noWrap/>
            <w:hideMark/>
          </w:tcPr>
          <w:p w14:paraId="379A6CEA" w14:textId="77777777" w:rsidR="002A6A93" w:rsidRPr="00FE3FE5" w:rsidRDefault="002A6A93" w:rsidP="000F2D37">
            <w:pPr>
              <w:pStyle w:val="TableEntry"/>
              <w:rPr>
                <w:ins w:id="2335" w:author="Madhura Ramojwar" w:date="2021-04-22T14:23:00Z"/>
                <w:rFonts w:cs="Arial"/>
                <w:color w:val="000000" w:themeColor="text1"/>
                <w:sz w:val="24"/>
                <w:szCs w:val="24"/>
              </w:rPr>
            </w:pPr>
            <w:ins w:id="2336" w:author="Madhura Ramojwar" w:date="2021-04-22T14:23:00Z">
              <w:r w:rsidRPr="00FE3FE5">
                <w:rPr>
                  <w:rFonts w:cs="Arial"/>
                  <w:color w:val="000000" w:themeColor="text1"/>
                  <w:sz w:val="24"/>
                  <w:szCs w:val="24"/>
                </w:rPr>
                <w:t>A1</w:t>
              </w:r>
            </w:ins>
          </w:p>
        </w:tc>
        <w:tc>
          <w:tcPr>
            <w:tcW w:w="7500" w:type="dxa"/>
            <w:hideMark/>
          </w:tcPr>
          <w:p w14:paraId="3A51281F" w14:textId="77777777" w:rsidR="002A6A93" w:rsidRPr="00FE3FE5" w:rsidRDefault="002A6A93" w:rsidP="000F2D37">
            <w:pPr>
              <w:pStyle w:val="TableEntry"/>
              <w:rPr>
                <w:ins w:id="2337" w:author="Madhura Ramojwar" w:date="2021-04-22T14:23:00Z"/>
                <w:rFonts w:cs="Arial"/>
                <w:color w:val="000000" w:themeColor="text1"/>
                <w:sz w:val="24"/>
                <w:szCs w:val="24"/>
              </w:rPr>
            </w:pPr>
            <w:ins w:id="2338" w:author="Madhura Ramojwar" w:date="2021-04-22T14:23:00Z">
              <w:r w:rsidRPr="00FE3FE5">
                <w:rPr>
                  <w:rFonts w:cs="Arial"/>
                  <w:color w:val="000000" w:themeColor="text1"/>
                  <w:sz w:val="24"/>
                  <w:szCs w:val="24"/>
                </w:rPr>
                <w:t xml:space="preserve">Prospective randomized controlled trials (RCT) comparing outcomes </w:t>
              </w:r>
              <w:proofErr w:type="gramStart"/>
              <w:r w:rsidRPr="00FE3FE5">
                <w:rPr>
                  <w:rFonts w:cs="Arial"/>
                  <w:color w:val="000000" w:themeColor="text1"/>
                  <w:sz w:val="24"/>
                  <w:szCs w:val="24"/>
                </w:rPr>
                <w:t>of  ≥</w:t>
              </w:r>
              <w:proofErr w:type="gramEnd"/>
              <w:r w:rsidRPr="00FE3FE5">
                <w:rPr>
                  <w:rFonts w:cs="Arial"/>
                  <w:color w:val="000000" w:themeColor="text1"/>
                  <w:sz w:val="24"/>
                  <w:szCs w:val="24"/>
                </w:rPr>
                <w:t>100 patients &lt;&lt;implanted with, treated with, using&gt;&gt; the subject device (Abbott / SJM Axium Neurostimulator System to control patients</w:t>
              </w:r>
            </w:ins>
          </w:p>
        </w:tc>
      </w:tr>
      <w:tr w:rsidR="002A6A93" w:rsidRPr="00FE3FE5" w14:paraId="146DE624" w14:textId="77777777" w:rsidTr="000F2D37">
        <w:trPr>
          <w:ins w:id="2339" w:author="Madhura Ramojwar" w:date="2021-04-22T14:23:00Z"/>
        </w:trPr>
        <w:tc>
          <w:tcPr>
            <w:tcW w:w="1140" w:type="dxa"/>
            <w:noWrap/>
            <w:hideMark/>
          </w:tcPr>
          <w:p w14:paraId="14CE4A66" w14:textId="77777777" w:rsidR="002A6A93" w:rsidRPr="00FE3FE5" w:rsidRDefault="002A6A93" w:rsidP="000F2D37">
            <w:pPr>
              <w:pStyle w:val="TableEntry"/>
              <w:rPr>
                <w:ins w:id="2340" w:author="Madhura Ramojwar" w:date="2021-04-22T14:23:00Z"/>
                <w:rFonts w:cs="Arial"/>
                <w:color w:val="000000" w:themeColor="text1"/>
                <w:sz w:val="24"/>
                <w:szCs w:val="24"/>
              </w:rPr>
            </w:pPr>
            <w:ins w:id="2341" w:author="Madhura Ramojwar" w:date="2021-04-22T14:23:00Z">
              <w:r w:rsidRPr="00FE3FE5">
                <w:rPr>
                  <w:rFonts w:cs="Arial"/>
                  <w:color w:val="000000" w:themeColor="text1"/>
                  <w:sz w:val="24"/>
                  <w:szCs w:val="24"/>
                </w:rPr>
                <w:t>A2</w:t>
              </w:r>
            </w:ins>
          </w:p>
        </w:tc>
        <w:tc>
          <w:tcPr>
            <w:tcW w:w="7500" w:type="dxa"/>
            <w:noWrap/>
            <w:hideMark/>
          </w:tcPr>
          <w:p w14:paraId="4908D949" w14:textId="77777777" w:rsidR="002A6A93" w:rsidRPr="00FE3FE5" w:rsidRDefault="002A6A93" w:rsidP="000F2D37">
            <w:pPr>
              <w:pStyle w:val="TableEntry"/>
              <w:rPr>
                <w:ins w:id="2342" w:author="Madhura Ramojwar" w:date="2021-04-22T14:23:00Z"/>
                <w:rFonts w:cs="Arial"/>
                <w:color w:val="000000" w:themeColor="text1"/>
                <w:sz w:val="24"/>
                <w:szCs w:val="24"/>
              </w:rPr>
            </w:pPr>
            <w:ins w:id="2343" w:author="Madhura Ramojwar" w:date="2021-04-22T14:23:00Z">
              <w:r w:rsidRPr="00FE3FE5">
                <w:rPr>
                  <w:rFonts w:cs="Arial"/>
                  <w:color w:val="000000" w:themeColor="text1"/>
                  <w:sz w:val="24"/>
                  <w:szCs w:val="24"/>
                </w:rPr>
                <w:t>Prospective randomized controlled trials (RCT) comparing outcomes of 30 - 99 patients &lt;&lt;implanted with, treated with, using&gt;&gt; the subject device (Abbott / SJM Axium Neurostimulator System to control patients</w:t>
              </w:r>
              <w:r w:rsidRPr="00FE3FE5">
                <w:rPr>
                  <w:rFonts w:cs="Arial"/>
                  <w:color w:val="000000" w:themeColor="text1"/>
                  <w:sz w:val="24"/>
                  <w:szCs w:val="24"/>
                </w:rPr>
                <w:br/>
              </w:r>
              <w:r w:rsidRPr="00FE3FE5">
                <w:rPr>
                  <w:rFonts w:cs="Arial"/>
                  <w:color w:val="000000" w:themeColor="text1"/>
                  <w:sz w:val="24"/>
                  <w:szCs w:val="24"/>
                </w:rPr>
                <w:tab/>
                <w:t>or</w:t>
              </w:r>
            </w:ins>
          </w:p>
          <w:p w14:paraId="7384A221" w14:textId="77777777" w:rsidR="002A6A93" w:rsidRPr="00FE3FE5" w:rsidRDefault="002A6A93" w:rsidP="000F2D37">
            <w:pPr>
              <w:pStyle w:val="TableEntry"/>
              <w:rPr>
                <w:ins w:id="2344" w:author="Madhura Ramojwar" w:date="2021-04-22T14:23:00Z"/>
                <w:rFonts w:cs="Arial"/>
                <w:color w:val="000000" w:themeColor="text1"/>
                <w:sz w:val="24"/>
                <w:szCs w:val="24"/>
              </w:rPr>
            </w:pPr>
            <w:ins w:id="2345" w:author="Madhura Ramojwar" w:date="2021-04-22T14:23:00Z">
              <w:r w:rsidRPr="00FE3FE5">
                <w:rPr>
                  <w:rFonts w:cs="Arial"/>
                  <w:color w:val="000000" w:themeColor="text1"/>
                  <w:sz w:val="24"/>
                  <w:szCs w:val="24"/>
                </w:rPr>
                <w:t>Prospective cohort trials comparing outcomes of ≥100 patients &lt;&lt;implanted with, treated with, using&gt;&gt; the subject device (Abbott / SJM Axium Neurostimulator System to a control cohort</w:t>
              </w:r>
              <w:r w:rsidRPr="00FE3FE5">
                <w:rPr>
                  <w:rFonts w:cs="Arial"/>
                  <w:color w:val="000000" w:themeColor="text1"/>
                  <w:sz w:val="24"/>
                  <w:szCs w:val="24"/>
                </w:rPr>
                <w:br/>
              </w:r>
              <w:r w:rsidRPr="00FE3FE5">
                <w:rPr>
                  <w:rFonts w:cs="Arial"/>
                  <w:color w:val="000000" w:themeColor="text1"/>
                  <w:sz w:val="24"/>
                  <w:szCs w:val="24"/>
                </w:rPr>
                <w:tab/>
                <w:t>or</w:t>
              </w:r>
            </w:ins>
          </w:p>
          <w:p w14:paraId="424CB94F" w14:textId="77777777" w:rsidR="002A6A93" w:rsidRPr="00FE3FE5" w:rsidRDefault="002A6A93" w:rsidP="000F2D37">
            <w:pPr>
              <w:pStyle w:val="TableEntry"/>
              <w:rPr>
                <w:ins w:id="2346" w:author="Madhura Ramojwar" w:date="2021-04-22T14:23:00Z"/>
                <w:rFonts w:cs="Arial"/>
                <w:color w:val="000000" w:themeColor="text1"/>
                <w:sz w:val="24"/>
                <w:szCs w:val="24"/>
              </w:rPr>
            </w:pPr>
            <w:ins w:id="2347" w:author="Madhura Ramojwar" w:date="2021-04-22T14:23:00Z">
              <w:r w:rsidRPr="00FE3FE5">
                <w:rPr>
                  <w:rFonts w:cs="Arial"/>
                  <w:color w:val="000000" w:themeColor="text1"/>
                  <w:sz w:val="24"/>
                  <w:szCs w:val="24"/>
                </w:rPr>
                <w:t>Meta-analysis of RCT, cohort or case-series studies or compilation report from user experience databases (e.g., MAUDE, vigilance reporting) evaluating the safety and performance of the subject device (Abbott / SJM Axium Neurostimulator System)</w:t>
              </w:r>
            </w:ins>
          </w:p>
        </w:tc>
      </w:tr>
      <w:tr w:rsidR="002A6A93" w:rsidRPr="00FE3FE5" w14:paraId="4CA8E503" w14:textId="77777777" w:rsidTr="000F2D37">
        <w:trPr>
          <w:ins w:id="2348" w:author="Madhura Ramojwar" w:date="2021-04-22T14:23:00Z"/>
        </w:trPr>
        <w:tc>
          <w:tcPr>
            <w:tcW w:w="1140" w:type="dxa"/>
            <w:noWrap/>
            <w:hideMark/>
          </w:tcPr>
          <w:p w14:paraId="5722AFC5" w14:textId="77777777" w:rsidR="002A6A93" w:rsidRPr="00FE3FE5" w:rsidRDefault="002A6A93" w:rsidP="000F2D37">
            <w:pPr>
              <w:pStyle w:val="TableEntry"/>
              <w:rPr>
                <w:ins w:id="2349" w:author="Madhura Ramojwar" w:date="2021-04-22T14:23:00Z"/>
                <w:rFonts w:cs="Arial"/>
                <w:color w:val="000000" w:themeColor="text1"/>
                <w:sz w:val="24"/>
                <w:szCs w:val="24"/>
              </w:rPr>
            </w:pPr>
            <w:ins w:id="2350" w:author="Madhura Ramojwar" w:date="2021-04-22T14:23:00Z">
              <w:r w:rsidRPr="00FE3FE5">
                <w:rPr>
                  <w:rFonts w:cs="Arial"/>
                  <w:color w:val="000000" w:themeColor="text1"/>
                  <w:sz w:val="24"/>
                  <w:szCs w:val="24"/>
                </w:rPr>
                <w:t>B1</w:t>
              </w:r>
            </w:ins>
          </w:p>
        </w:tc>
        <w:tc>
          <w:tcPr>
            <w:tcW w:w="7500" w:type="dxa"/>
            <w:noWrap/>
            <w:hideMark/>
          </w:tcPr>
          <w:p w14:paraId="68BDF759" w14:textId="77777777" w:rsidR="002A6A93" w:rsidRPr="00FE3FE5" w:rsidRDefault="002A6A93" w:rsidP="000F2D37">
            <w:pPr>
              <w:pStyle w:val="TableEntry"/>
              <w:rPr>
                <w:ins w:id="2351" w:author="Madhura Ramojwar" w:date="2021-04-22T14:23:00Z"/>
                <w:rFonts w:cs="Arial"/>
                <w:color w:val="000000" w:themeColor="text1"/>
                <w:sz w:val="24"/>
                <w:szCs w:val="24"/>
              </w:rPr>
            </w:pPr>
            <w:ins w:id="2352" w:author="Madhura Ramojwar" w:date="2021-04-22T14:23:00Z">
              <w:r w:rsidRPr="00FE3FE5">
                <w:rPr>
                  <w:rFonts w:cs="Arial"/>
                  <w:color w:val="000000" w:themeColor="text1"/>
                  <w:sz w:val="24"/>
                  <w:szCs w:val="24"/>
                </w:rPr>
                <w:t>Prospective cohort trials comparing outcomes of 50-99 patients &lt;&lt;implanted with, treated with, using&gt;&gt; the subject device Abbott / SJM Axium Neurostimulator System to a control cohort</w:t>
              </w:r>
              <w:r w:rsidRPr="00FE3FE5">
                <w:rPr>
                  <w:rFonts w:cs="Arial"/>
                  <w:color w:val="000000" w:themeColor="text1"/>
                  <w:sz w:val="24"/>
                  <w:szCs w:val="24"/>
                </w:rPr>
                <w:br/>
              </w:r>
              <w:r w:rsidRPr="00FE3FE5">
                <w:rPr>
                  <w:rFonts w:cs="Arial"/>
                  <w:color w:val="000000" w:themeColor="text1"/>
                  <w:sz w:val="24"/>
                  <w:szCs w:val="24"/>
                </w:rPr>
                <w:tab/>
                <w:t>or</w:t>
              </w:r>
            </w:ins>
          </w:p>
          <w:p w14:paraId="5AC708EB" w14:textId="77777777" w:rsidR="002A6A93" w:rsidRPr="00FE3FE5" w:rsidRDefault="002A6A93" w:rsidP="000F2D37">
            <w:pPr>
              <w:pStyle w:val="TableEntry"/>
              <w:rPr>
                <w:ins w:id="2353" w:author="Madhura Ramojwar" w:date="2021-04-22T14:23:00Z"/>
                <w:rFonts w:cs="Arial"/>
                <w:color w:val="000000" w:themeColor="text1"/>
                <w:sz w:val="24"/>
                <w:szCs w:val="24"/>
              </w:rPr>
            </w:pPr>
            <w:ins w:id="2354" w:author="Madhura Ramojwar" w:date="2021-04-22T14:23:00Z">
              <w:r w:rsidRPr="00FE3FE5">
                <w:rPr>
                  <w:rFonts w:cs="Arial"/>
                  <w:color w:val="000000" w:themeColor="text1"/>
                  <w:sz w:val="24"/>
                  <w:szCs w:val="24"/>
                </w:rPr>
                <w:t>Retrospective* cohort trials comparing outcomes with ≥50 patients &lt;&lt;implanted with, treated with, using&gt;&gt; the subject device Abbott / SJM Axium Neurostimulator System to a control cohort</w:t>
              </w:r>
              <w:r w:rsidRPr="00FE3FE5">
                <w:rPr>
                  <w:rFonts w:cs="Arial"/>
                  <w:color w:val="000000" w:themeColor="text1"/>
                  <w:sz w:val="24"/>
                  <w:szCs w:val="24"/>
                </w:rPr>
                <w:br/>
              </w:r>
              <w:r w:rsidRPr="00FE3FE5">
                <w:rPr>
                  <w:rFonts w:cs="Arial"/>
                  <w:color w:val="000000" w:themeColor="text1"/>
                  <w:sz w:val="24"/>
                  <w:szCs w:val="24"/>
                </w:rPr>
                <w:tab/>
                <w:t>or</w:t>
              </w:r>
            </w:ins>
          </w:p>
          <w:p w14:paraId="20ADF551" w14:textId="77777777" w:rsidR="002A6A93" w:rsidRPr="00FE3FE5" w:rsidRDefault="002A6A93" w:rsidP="000F2D37">
            <w:pPr>
              <w:pStyle w:val="TableEntry"/>
              <w:rPr>
                <w:ins w:id="2355" w:author="Madhura Ramojwar" w:date="2021-04-22T14:23:00Z"/>
                <w:rFonts w:cs="Arial"/>
                <w:color w:val="000000" w:themeColor="text1"/>
                <w:sz w:val="24"/>
                <w:szCs w:val="24"/>
              </w:rPr>
            </w:pPr>
            <w:ins w:id="2356" w:author="Madhura Ramojwar" w:date="2021-04-22T14:23:00Z">
              <w:r w:rsidRPr="00FE3FE5">
                <w:rPr>
                  <w:rFonts w:cs="Arial"/>
                  <w:color w:val="000000" w:themeColor="text1"/>
                  <w:sz w:val="24"/>
                  <w:szCs w:val="24"/>
                </w:rPr>
                <w:t>Case series (both prospective and retrospective) reporting the outcomes of ≥ 100 patients &lt;&lt;implanted with, treated with, using&gt;&gt; the subject device Abbott / SJM Axium Neurostimulator System</w:t>
              </w:r>
            </w:ins>
          </w:p>
        </w:tc>
      </w:tr>
      <w:tr w:rsidR="002A6A93" w:rsidRPr="00FE3FE5" w14:paraId="3823367D" w14:textId="77777777" w:rsidTr="000F2D37">
        <w:trPr>
          <w:ins w:id="2357" w:author="Madhura Ramojwar" w:date="2021-04-22T14:23:00Z"/>
        </w:trPr>
        <w:tc>
          <w:tcPr>
            <w:tcW w:w="1140" w:type="dxa"/>
            <w:noWrap/>
            <w:hideMark/>
          </w:tcPr>
          <w:p w14:paraId="066693F6" w14:textId="77777777" w:rsidR="002A6A93" w:rsidRPr="00FE3FE5" w:rsidRDefault="002A6A93" w:rsidP="000F2D37">
            <w:pPr>
              <w:pStyle w:val="TableEntry"/>
              <w:rPr>
                <w:ins w:id="2358" w:author="Madhura Ramojwar" w:date="2021-04-22T14:23:00Z"/>
                <w:rFonts w:cs="Arial"/>
                <w:color w:val="000000" w:themeColor="text1"/>
                <w:sz w:val="24"/>
                <w:szCs w:val="24"/>
              </w:rPr>
            </w:pPr>
            <w:ins w:id="2359" w:author="Madhura Ramojwar" w:date="2021-04-22T14:23:00Z">
              <w:r w:rsidRPr="00FE3FE5">
                <w:rPr>
                  <w:rFonts w:cs="Arial"/>
                  <w:color w:val="000000" w:themeColor="text1"/>
                  <w:sz w:val="24"/>
                  <w:szCs w:val="24"/>
                </w:rPr>
                <w:t>B2</w:t>
              </w:r>
            </w:ins>
          </w:p>
        </w:tc>
        <w:tc>
          <w:tcPr>
            <w:tcW w:w="7500" w:type="dxa"/>
            <w:hideMark/>
          </w:tcPr>
          <w:p w14:paraId="2846FF1D" w14:textId="77777777" w:rsidR="002A6A93" w:rsidRPr="00FE3FE5" w:rsidRDefault="002A6A93" w:rsidP="000F2D37">
            <w:pPr>
              <w:pStyle w:val="TableEntry"/>
              <w:rPr>
                <w:ins w:id="2360" w:author="Madhura Ramojwar" w:date="2021-04-22T14:23:00Z"/>
                <w:rFonts w:cs="Arial"/>
                <w:color w:val="000000" w:themeColor="text1"/>
                <w:sz w:val="24"/>
                <w:szCs w:val="24"/>
              </w:rPr>
            </w:pPr>
            <w:ins w:id="2361" w:author="Madhura Ramojwar" w:date="2021-04-22T14:23:00Z">
              <w:r w:rsidRPr="00FE3FE5">
                <w:rPr>
                  <w:rFonts w:cs="Arial"/>
                  <w:color w:val="000000" w:themeColor="text1"/>
                  <w:sz w:val="24"/>
                  <w:szCs w:val="24"/>
                </w:rPr>
                <w:t xml:space="preserve">Prospective or retrospective cohort trials comparing outcomes with 30 - 49 patients &lt;&lt;implanted with, treated with, using&gt;&gt; the subject device Abbott / SJM Axium Neurostimulator System to a control </w:t>
              </w:r>
              <w:proofErr w:type="gramStart"/>
              <w:r w:rsidRPr="00FE3FE5">
                <w:rPr>
                  <w:rFonts w:cs="Arial"/>
                  <w:color w:val="000000" w:themeColor="text1"/>
                  <w:sz w:val="24"/>
                  <w:szCs w:val="24"/>
                </w:rPr>
                <w:t>cohort</w:t>
              </w:r>
              <w:proofErr w:type="gramEnd"/>
              <w:r w:rsidRPr="00FE3FE5" w:rsidDel="00430420">
                <w:rPr>
                  <w:rFonts w:cs="Arial"/>
                  <w:color w:val="000000" w:themeColor="text1"/>
                  <w:sz w:val="24"/>
                  <w:szCs w:val="24"/>
                </w:rPr>
                <w:t xml:space="preserve"> </w:t>
              </w:r>
            </w:ins>
          </w:p>
          <w:p w14:paraId="46B5BE99" w14:textId="77777777" w:rsidR="002A6A93" w:rsidRPr="00FE3FE5" w:rsidRDefault="002A6A93" w:rsidP="000F2D37">
            <w:pPr>
              <w:pStyle w:val="TableEntry"/>
              <w:rPr>
                <w:ins w:id="2362" w:author="Madhura Ramojwar" w:date="2021-04-22T14:23:00Z"/>
                <w:rFonts w:cs="Arial"/>
                <w:color w:val="000000" w:themeColor="text1"/>
                <w:sz w:val="24"/>
                <w:szCs w:val="24"/>
              </w:rPr>
            </w:pPr>
            <w:ins w:id="2363" w:author="Madhura Ramojwar" w:date="2021-04-22T14:23:00Z">
              <w:r w:rsidRPr="00FE3FE5">
                <w:rPr>
                  <w:rFonts w:cs="Arial"/>
                  <w:color w:val="000000" w:themeColor="text1"/>
                  <w:sz w:val="24"/>
                  <w:szCs w:val="24"/>
                </w:rPr>
                <w:tab/>
                <w:t>or</w:t>
              </w:r>
            </w:ins>
          </w:p>
          <w:p w14:paraId="455DBCDD" w14:textId="77777777" w:rsidR="002A6A93" w:rsidRPr="00FE3FE5" w:rsidRDefault="002A6A93" w:rsidP="000F2D37">
            <w:pPr>
              <w:pStyle w:val="TableEntry"/>
              <w:rPr>
                <w:ins w:id="2364" w:author="Madhura Ramojwar" w:date="2021-04-22T14:23:00Z"/>
                <w:rFonts w:cs="Arial"/>
                <w:color w:val="000000" w:themeColor="text1"/>
                <w:sz w:val="24"/>
                <w:szCs w:val="24"/>
              </w:rPr>
            </w:pPr>
            <w:ins w:id="2365" w:author="Madhura Ramojwar" w:date="2021-04-22T14:23:00Z">
              <w:r w:rsidRPr="00FE3FE5">
                <w:rPr>
                  <w:rFonts w:cs="Arial"/>
                  <w:color w:val="000000" w:themeColor="text1"/>
                  <w:sz w:val="24"/>
                  <w:szCs w:val="24"/>
                </w:rPr>
                <w:t>Case series (both prospective and retrospective) reporting the outcomes of 30-99 patients &lt;&lt;implanted with, treated with, using the subject device Abbott / SJM Axium Neurostimulator System</w:t>
              </w:r>
            </w:ins>
          </w:p>
        </w:tc>
      </w:tr>
      <w:tr w:rsidR="002A6A93" w:rsidRPr="00FE3FE5" w14:paraId="4A358B52" w14:textId="77777777" w:rsidTr="000F2D37">
        <w:trPr>
          <w:ins w:id="2366" w:author="Madhura Ramojwar" w:date="2021-04-22T14:23:00Z"/>
        </w:trPr>
        <w:tc>
          <w:tcPr>
            <w:tcW w:w="1140" w:type="dxa"/>
            <w:noWrap/>
            <w:hideMark/>
          </w:tcPr>
          <w:p w14:paraId="39EE28D6" w14:textId="77777777" w:rsidR="002A6A93" w:rsidRPr="00FE3FE5" w:rsidRDefault="002A6A93" w:rsidP="000F2D37">
            <w:pPr>
              <w:pStyle w:val="TableEntry"/>
              <w:rPr>
                <w:ins w:id="2367" w:author="Madhura Ramojwar" w:date="2021-04-22T14:23:00Z"/>
                <w:rFonts w:cs="Arial"/>
                <w:color w:val="000000" w:themeColor="text1"/>
                <w:sz w:val="24"/>
                <w:szCs w:val="24"/>
              </w:rPr>
            </w:pPr>
            <w:ins w:id="2368" w:author="Madhura Ramojwar" w:date="2021-04-22T14:23:00Z">
              <w:r w:rsidRPr="00FE3FE5">
                <w:rPr>
                  <w:rFonts w:cs="Arial"/>
                  <w:color w:val="000000" w:themeColor="text1"/>
                  <w:sz w:val="24"/>
                  <w:szCs w:val="24"/>
                </w:rPr>
                <w:lastRenderedPageBreak/>
                <w:t>C</w:t>
              </w:r>
            </w:ins>
          </w:p>
        </w:tc>
        <w:tc>
          <w:tcPr>
            <w:tcW w:w="7500" w:type="dxa"/>
            <w:hideMark/>
          </w:tcPr>
          <w:p w14:paraId="00A161E7" w14:textId="77777777" w:rsidR="002A6A93" w:rsidRPr="00FE3FE5" w:rsidRDefault="002A6A93" w:rsidP="000F2D37">
            <w:pPr>
              <w:pStyle w:val="TableEntry"/>
              <w:rPr>
                <w:ins w:id="2369" w:author="Madhura Ramojwar" w:date="2021-04-22T14:23:00Z"/>
                <w:rFonts w:cs="Arial"/>
                <w:color w:val="000000" w:themeColor="text1"/>
                <w:sz w:val="24"/>
                <w:szCs w:val="24"/>
              </w:rPr>
            </w:pPr>
            <w:ins w:id="2370" w:author="Madhura Ramojwar" w:date="2021-04-22T14:23:00Z">
              <w:r w:rsidRPr="00FE3FE5">
                <w:rPr>
                  <w:rFonts w:cs="Arial"/>
                  <w:color w:val="000000" w:themeColor="text1"/>
                  <w:sz w:val="24"/>
                  <w:szCs w:val="24"/>
                </w:rPr>
                <w:t>Studies reporting outcomes of &lt;30 patients &lt;&lt;implanted with, treated with, using&gt;&gt; the subject device Abbott / SJM Axium Neurostimulator System</w:t>
              </w:r>
            </w:ins>
          </w:p>
        </w:tc>
      </w:tr>
      <w:tr w:rsidR="002A6A93" w:rsidRPr="00FE3FE5" w14:paraId="3116011F" w14:textId="77777777" w:rsidTr="000F2D37">
        <w:trPr>
          <w:ins w:id="2371" w:author="Madhura Ramojwar" w:date="2021-04-22T14:23:00Z"/>
        </w:trPr>
        <w:tc>
          <w:tcPr>
            <w:tcW w:w="8640" w:type="dxa"/>
            <w:gridSpan w:val="2"/>
            <w:noWrap/>
            <w:hideMark/>
          </w:tcPr>
          <w:p w14:paraId="032EAFAC" w14:textId="77777777" w:rsidR="002A6A93" w:rsidRPr="00FE3FE5" w:rsidRDefault="002A6A93" w:rsidP="000F2D37">
            <w:pPr>
              <w:pStyle w:val="TableEntry"/>
              <w:rPr>
                <w:ins w:id="2372" w:author="Madhura Ramojwar" w:date="2021-04-22T14:23:00Z"/>
                <w:rFonts w:cs="Arial"/>
                <w:color w:val="000000" w:themeColor="text1"/>
                <w:sz w:val="24"/>
                <w:szCs w:val="24"/>
              </w:rPr>
            </w:pPr>
            <w:ins w:id="2373" w:author="Madhura Ramojwar" w:date="2021-04-22T14:23:00Z">
              <w:r w:rsidRPr="00FE3FE5">
                <w:rPr>
                  <w:rFonts w:cs="Arial"/>
                  <w:color w:val="000000" w:themeColor="text1"/>
                  <w:sz w:val="24"/>
                  <w:szCs w:val="24"/>
                </w:rPr>
                <w:t>*Studies not identified as “prospective” are considered “retrospective”</w:t>
              </w:r>
            </w:ins>
          </w:p>
        </w:tc>
      </w:tr>
    </w:tbl>
    <w:p w14:paraId="1C836B22" w14:textId="77777777" w:rsidR="002A6A93" w:rsidRPr="00FE3FE5" w:rsidRDefault="002A6A93" w:rsidP="002A6A93">
      <w:pPr>
        <w:pStyle w:val="BT1BodyTextI1"/>
        <w:rPr>
          <w:rFonts w:cs="Arial"/>
        </w:rPr>
      </w:pPr>
    </w:p>
    <w:p w14:paraId="1CF3A05C" w14:textId="77777777" w:rsidR="00D05239" w:rsidRPr="00FE3FE5" w:rsidRDefault="00D05239" w:rsidP="00D05239">
      <w:pPr>
        <w:pStyle w:val="Heading3"/>
        <w:rPr>
          <w:rFonts w:ascii="Arial" w:hAnsi="Arial"/>
        </w:rPr>
      </w:pPr>
      <w:bookmarkStart w:id="2374" w:name="_Toc52463162"/>
      <w:bookmarkStart w:id="2375" w:name="_Ref52456295"/>
      <w:bookmarkStart w:id="2376" w:name="_Toc54010681"/>
      <w:r w:rsidRPr="00FE3FE5">
        <w:rPr>
          <w:rFonts w:ascii="Arial" w:hAnsi="Arial"/>
        </w:rPr>
        <w:t>Analysis Criteria for Quality of Clinical Data</w:t>
      </w:r>
      <w:bookmarkEnd w:id="2374"/>
      <w:bookmarkEnd w:id="2375"/>
      <w:bookmarkEnd w:id="2376"/>
    </w:p>
    <w:p w14:paraId="5DA43270" w14:textId="77777777" w:rsidR="00D05239" w:rsidRPr="00FE3FE5" w:rsidRDefault="00D05239" w:rsidP="00D05239">
      <w:pPr>
        <w:pStyle w:val="BT1BodyTextI1"/>
        <w:rPr>
          <w:rFonts w:cs="Arial"/>
          <w:i/>
          <w:color w:val="00B050"/>
          <w:highlight w:val="yellow"/>
        </w:rPr>
      </w:pPr>
      <w:r w:rsidRPr="00FE3FE5">
        <w:rPr>
          <w:rFonts w:cs="Arial"/>
          <w:i/>
          <w:color w:val="00B050"/>
          <w:highlight w:val="yellow"/>
        </w:rPr>
        <w:t>Sample text:</w:t>
      </w:r>
    </w:p>
    <w:p w14:paraId="7F2FD00B" w14:textId="73F258EE" w:rsidR="00D05239" w:rsidRPr="00FE3FE5" w:rsidRDefault="00D05239" w:rsidP="00D05239">
      <w:pPr>
        <w:pStyle w:val="BT1BodyTextI1"/>
        <w:rPr>
          <w:rFonts w:cs="Arial"/>
          <w:i/>
          <w:color w:val="00B050"/>
          <w:highlight w:val="yellow"/>
        </w:rPr>
      </w:pPr>
      <w:r w:rsidRPr="00FE3FE5">
        <w:rPr>
          <w:rFonts w:cs="Arial"/>
          <w:i/>
          <w:color w:val="00B050"/>
          <w:highlight w:val="yellow"/>
        </w:rPr>
        <w:t xml:space="preserve">The appraisal criteria described in Section </w:t>
      </w:r>
      <w:r w:rsidR="00C9769F" w:rsidRPr="00FE3FE5">
        <w:rPr>
          <w:rFonts w:cs="Arial"/>
          <w:i/>
          <w:color w:val="00B050"/>
          <w:highlight w:val="yellow"/>
        </w:rPr>
        <w:t>10.1.1 will b</w:t>
      </w:r>
      <w:r w:rsidRPr="00FE3FE5">
        <w:rPr>
          <w:rFonts w:cs="Arial"/>
          <w:i/>
          <w:color w:val="00B050"/>
          <w:highlight w:val="yellow"/>
        </w:rPr>
        <w:t>e used to identify data for analysis. As suggested by WG/N56FINAL:2019, the more Level 1 grades, the greater the weight of evidence provided in comparison to other data sets. As applicable: Equivalence of the devices has been established based on clinical, technical, and biological characteristics according to the &lt;&lt;MEDDEV 2.7/1 Rev 4 guidelines or EU MDR Annex XIV, Part A, Section 3&gt;&gt;</w:t>
      </w:r>
      <w:r w:rsidR="005D4FB3" w:rsidRPr="00FE3FE5">
        <w:rPr>
          <w:rFonts w:cs="Arial"/>
          <w:i/>
          <w:color w:val="00B050"/>
          <w:highlight w:val="yellow"/>
        </w:rPr>
        <w:t>.</w:t>
      </w:r>
    </w:p>
    <w:p w14:paraId="684D42A2" w14:textId="6530C2F4" w:rsidR="00D05239" w:rsidRPr="00FE3FE5" w:rsidRDefault="00D05239" w:rsidP="00D05239">
      <w:pPr>
        <w:pStyle w:val="BT1BodyTextI1"/>
        <w:rPr>
          <w:rFonts w:cs="Arial"/>
          <w:i/>
          <w:color w:val="00B050"/>
          <w:highlight w:val="yellow"/>
        </w:rPr>
      </w:pPr>
      <w:r w:rsidRPr="00FE3FE5">
        <w:rPr>
          <w:rFonts w:cs="Arial"/>
          <w:i/>
          <w:color w:val="00B050"/>
          <w:highlight w:val="yellow"/>
        </w:rPr>
        <w:t xml:space="preserve">The clinical data appraised for suitability and data contribution </w:t>
      </w:r>
      <w:r w:rsidR="00E70B23" w:rsidRPr="00FE3FE5">
        <w:rPr>
          <w:rFonts w:cs="Arial"/>
          <w:i/>
          <w:color w:val="00B050"/>
          <w:highlight w:val="yellow"/>
        </w:rPr>
        <w:t>will be</w:t>
      </w:r>
      <w:r w:rsidRPr="00FE3FE5">
        <w:rPr>
          <w:rFonts w:cs="Arial"/>
          <w:i/>
          <w:color w:val="00B050"/>
          <w:highlight w:val="yellow"/>
        </w:rPr>
        <w:t xml:space="preserve"> further assessed to evaluate their relative contribution towards safety and performance. The appraisal criteria described in Section </w:t>
      </w:r>
      <w:r w:rsidR="00E70B23" w:rsidRPr="00FE3FE5">
        <w:rPr>
          <w:rFonts w:cs="Arial"/>
          <w:i/>
          <w:color w:val="00B050"/>
          <w:highlight w:val="yellow"/>
        </w:rPr>
        <w:t>above will be</w:t>
      </w:r>
      <w:r w:rsidRPr="00FE3FE5">
        <w:rPr>
          <w:rFonts w:cs="Arial"/>
          <w:i/>
          <w:color w:val="00B050"/>
          <w:highlight w:val="yellow"/>
        </w:rPr>
        <w:t xml:space="preserve"> used to identify data for analysis. As suggested by WG/N56FINAL:2019, the more Level 1 grades, the greater the weight of evidence provided in comparison to other data sets.</w:t>
      </w:r>
    </w:p>
    <w:p w14:paraId="77023ECE" w14:textId="0D070145" w:rsidR="00D05239" w:rsidRPr="00FE3FE5" w:rsidRDefault="00D05239" w:rsidP="00D05239">
      <w:pPr>
        <w:pStyle w:val="BT1BodyTextI1"/>
        <w:rPr>
          <w:rFonts w:cs="Arial"/>
          <w:i/>
          <w:color w:val="00B050"/>
          <w:highlight w:val="yellow"/>
        </w:rPr>
      </w:pPr>
      <w:r w:rsidRPr="00FE3FE5">
        <w:rPr>
          <w:rFonts w:cs="Arial"/>
          <w:i/>
          <w:color w:val="00B050"/>
          <w:highlight w:val="yellow"/>
        </w:rPr>
        <w:t xml:space="preserve">In general, datasets </w:t>
      </w:r>
      <w:r w:rsidR="00E70B23" w:rsidRPr="00FE3FE5">
        <w:rPr>
          <w:rFonts w:cs="Arial"/>
          <w:i/>
          <w:color w:val="00B050"/>
          <w:highlight w:val="yellow"/>
        </w:rPr>
        <w:t>will be</w:t>
      </w:r>
      <w:r w:rsidRPr="00FE3FE5">
        <w:rPr>
          <w:rFonts w:cs="Arial"/>
          <w:i/>
          <w:color w:val="00B050"/>
          <w:highlight w:val="yellow"/>
        </w:rPr>
        <w:t xml:space="preserve"> weighted in the following manner:</w:t>
      </w:r>
    </w:p>
    <w:p w14:paraId="2C304BA4" w14:textId="6B12E3F8" w:rsidR="00D05239" w:rsidRPr="00FE3FE5" w:rsidRDefault="00D05239" w:rsidP="00D05239">
      <w:pPr>
        <w:pStyle w:val="Caption"/>
        <w:rPr>
          <w:rFonts w:cs="Arial"/>
          <w:i/>
          <w:color w:val="00B050"/>
          <w:szCs w:val="24"/>
          <w:highlight w:val="yellow"/>
        </w:rPr>
      </w:pPr>
      <w:bookmarkStart w:id="2377" w:name="_Toc52463237"/>
      <w:bookmarkStart w:id="2378" w:name="_Toc54010734"/>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1C3899" w:rsidRPr="00FE3FE5">
        <w:rPr>
          <w:rFonts w:cs="Arial"/>
          <w:i/>
          <w:noProof/>
          <w:color w:val="00B050"/>
          <w:szCs w:val="24"/>
          <w:highlight w:val="yellow"/>
        </w:rPr>
        <w:t>20</w:t>
      </w:r>
      <w:r w:rsidRPr="00FE3FE5">
        <w:rPr>
          <w:rFonts w:cs="Arial"/>
          <w:i/>
          <w:color w:val="00B050"/>
          <w:szCs w:val="24"/>
          <w:highlight w:val="yellow"/>
        </w:rPr>
        <w:fldChar w:fldCharType="end"/>
      </w:r>
      <w:r w:rsidRPr="00FE3FE5">
        <w:rPr>
          <w:rFonts w:cs="Arial"/>
          <w:i/>
          <w:color w:val="00B050"/>
          <w:szCs w:val="24"/>
          <w:highlight w:val="yellow"/>
        </w:rPr>
        <w:t>. Level of Evidence Criteria</w:t>
      </w:r>
      <w:bookmarkEnd w:id="2377"/>
      <w:bookmarkEnd w:id="2378"/>
    </w:p>
    <w:tbl>
      <w:tblPr>
        <w:tblStyle w:val="TableGrid60004231"/>
        <w:tblW w:w="10255" w:type="dxa"/>
        <w:tblInd w:w="0" w:type="dxa"/>
        <w:tblLayout w:type="fixed"/>
        <w:tblLook w:val="04A0" w:firstRow="1" w:lastRow="0" w:firstColumn="1" w:lastColumn="0" w:noHBand="0" w:noVBand="1"/>
      </w:tblPr>
      <w:tblGrid>
        <w:gridCol w:w="1140"/>
        <w:gridCol w:w="9115"/>
      </w:tblGrid>
      <w:tr w:rsidR="00D05239" w:rsidRPr="00FE3FE5" w14:paraId="633ED00E" w14:textId="77777777" w:rsidTr="00AA223A">
        <w:trPr>
          <w:cnfStyle w:val="100000000000" w:firstRow="1" w:lastRow="0" w:firstColumn="0" w:lastColumn="0" w:oddVBand="0" w:evenVBand="0" w:oddHBand="0" w:evenHBand="0" w:firstRowFirstColumn="0" w:firstRowLastColumn="0" w:lastRowFirstColumn="0" w:lastRowLastColumn="0"/>
          <w:tblHeader/>
        </w:trPr>
        <w:tc>
          <w:tcPr>
            <w:tcW w:w="1140" w:type="dxa"/>
            <w:shd w:val="clear" w:color="auto" w:fill="D9D9D9" w:themeFill="background1" w:themeFillShade="D9"/>
            <w:vAlign w:val="center"/>
            <w:hideMark/>
          </w:tcPr>
          <w:p w14:paraId="53D28E25" w14:textId="77777777" w:rsidR="00D05239" w:rsidRPr="00FE3FE5" w:rsidRDefault="00D05239" w:rsidP="00AA223A">
            <w:pPr>
              <w:pStyle w:val="TableHeader"/>
              <w:rPr>
                <w:rFonts w:cs="Arial"/>
                <w:sz w:val="24"/>
                <w:szCs w:val="24"/>
                <w:highlight w:val="yellow"/>
              </w:rPr>
            </w:pPr>
            <w:r w:rsidRPr="00FE3FE5">
              <w:rPr>
                <w:rFonts w:cs="Arial"/>
                <w:sz w:val="24"/>
                <w:szCs w:val="24"/>
                <w:highlight w:val="yellow"/>
              </w:rPr>
              <w:t>Level of Evidence</w:t>
            </w:r>
          </w:p>
        </w:tc>
        <w:tc>
          <w:tcPr>
            <w:tcW w:w="9115" w:type="dxa"/>
            <w:shd w:val="clear" w:color="auto" w:fill="D9D9D9" w:themeFill="background1" w:themeFillShade="D9"/>
            <w:vAlign w:val="center"/>
            <w:hideMark/>
          </w:tcPr>
          <w:p w14:paraId="4FA40ACA" w14:textId="77777777" w:rsidR="00D05239" w:rsidRPr="00FE3FE5" w:rsidRDefault="00D05239" w:rsidP="00AA223A">
            <w:pPr>
              <w:pStyle w:val="TableHeader"/>
              <w:rPr>
                <w:rFonts w:cs="Arial"/>
                <w:sz w:val="24"/>
                <w:szCs w:val="24"/>
                <w:highlight w:val="yellow"/>
              </w:rPr>
            </w:pPr>
            <w:r w:rsidRPr="00FE3FE5">
              <w:rPr>
                <w:rFonts w:cs="Arial"/>
                <w:sz w:val="24"/>
                <w:szCs w:val="24"/>
                <w:highlight w:val="yellow"/>
              </w:rPr>
              <w:t>Criteria</w:t>
            </w:r>
          </w:p>
        </w:tc>
      </w:tr>
      <w:tr w:rsidR="00D05239" w:rsidRPr="00FE3FE5" w14:paraId="485C91F0" w14:textId="77777777" w:rsidTr="00AA223A">
        <w:tc>
          <w:tcPr>
            <w:tcW w:w="1140" w:type="dxa"/>
            <w:noWrap/>
            <w:hideMark/>
          </w:tcPr>
          <w:p w14:paraId="7BC09FC5" w14:textId="77777777" w:rsidR="00D05239" w:rsidRPr="00FE3FE5" w:rsidRDefault="00D05239" w:rsidP="00AA223A">
            <w:pPr>
              <w:pStyle w:val="TableEntry"/>
              <w:rPr>
                <w:rFonts w:cs="Arial"/>
                <w:i/>
                <w:color w:val="00B050"/>
                <w:sz w:val="24"/>
                <w:szCs w:val="24"/>
                <w:highlight w:val="yellow"/>
              </w:rPr>
            </w:pPr>
            <w:r w:rsidRPr="00FE3FE5">
              <w:rPr>
                <w:rFonts w:cs="Arial"/>
                <w:i/>
                <w:color w:val="00B050"/>
                <w:sz w:val="24"/>
                <w:szCs w:val="24"/>
                <w:highlight w:val="yellow"/>
              </w:rPr>
              <w:t>Level1</w:t>
            </w:r>
          </w:p>
        </w:tc>
        <w:tc>
          <w:tcPr>
            <w:tcW w:w="9115" w:type="dxa"/>
            <w:hideMark/>
          </w:tcPr>
          <w:p w14:paraId="27BE3DFB" w14:textId="77777777" w:rsidR="00D05239" w:rsidRPr="00FE3FE5" w:rsidRDefault="00D05239" w:rsidP="00AA223A">
            <w:pPr>
              <w:pStyle w:val="TableEntry"/>
              <w:rPr>
                <w:rFonts w:cs="Arial"/>
                <w:i/>
                <w:color w:val="00B050"/>
                <w:sz w:val="24"/>
                <w:szCs w:val="24"/>
                <w:highlight w:val="yellow"/>
              </w:rPr>
            </w:pPr>
            <w:r w:rsidRPr="00FE3FE5">
              <w:rPr>
                <w:rFonts w:cs="Arial"/>
                <w:i/>
                <w:color w:val="00B050"/>
                <w:sz w:val="24"/>
                <w:szCs w:val="24"/>
                <w:highlight w:val="yellow"/>
              </w:rPr>
              <w:t>Data on the &lt;subject or equivalent device(s)&gt;, [D1] used as intended [A1] in an applicable patient group [P1], from all study designs [T1 or T2], with high quality or minor deficiencies in acceptability / data collation [R1 or R2], outcome measures that reflect performance [O1], an appropriate follow-up period [F1], appropriate statistical analysis [S1], and a clinically significant effect [C1] were given the greatest weight in the evaluation [D1, A1, P1, T1/T2, R1 and R2, O1, F1, S1, C1].</w:t>
            </w:r>
          </w:p>
        </w:tc>
      </w:tr>
      <w:tr w:rsidR="00D05239" w:rsidRPr="00FE3FE5" w14:paraId="5DE82599" w14:textId="77777777" w:rsidTr="00AA223A">
        <w:tc>
          <w:tcPr>
            <w:tcW w:w="1140" w:type="dxa"/>
            <w:noWrap/>
            <w:hideMark/>
          </w:tcPr>
          <w:p w14:paraId="2257702B" w14:textId="77777777" w:rsidR="00D05239" w:rsidRPr="00FE3FE5" w:rsidRDefault="00D05239" w:rsidP="00AA223A">
            <w:pPr>
              <w:pStyle w:val="TableEntry"/>
              <w:rPr>
                <w:rFonts w:cs="Arial"/>
                <w:i/>
                <w:color w:val="00B050"/>
                <w:sz w:val="24"/>
                <w:szCs w:val="24"/>
                <w:highlight w:val="yellow"/>
              </w:rPr>
            </w:pPr>
            <w:r w:rsidRPr="00FE3FE5">
              <w:rPr>
                <w:rFonts w:cs="Arial"/>
                <w:i/>
                <w:color w:val="00B050"/>
                <w:sz w:val="24"/>
                <w:szCs w:val="24"/>
                <w:highlight w:val="yellow"/>
              </w:rPr>
              <w:lastRenderedPageBreak/>
              <w:t>Level 2</w:t>
            </w:r>
          </w:p>
        </w:tc>
        <w:tc>
          <w:tcPr>
            <w:tcW w:w="9115" w:type="dxa"/>
            <w:noWrap/>
            <w:hideMark/>
          </w:tcPr>
          <w:p w14:paraId="0F76DC25" w14:textId="77777777" w:rsidR="00D05239" w:rsidRPr="00FE3FE5" w:rsidRDefault="00D05239" w:rsidP="00AA223A">
            <w:pPr>
              <w:pStyle w:val="TableEntry"/>
              <w:rPr>
                <w:rFonts w:cs="Arial"/>
                <w:i/>
                <w:color w:val="00B050"/>
                <w:sz w:val="24"/>
                <w:szCs w:val="24"/>
                <w:highlight w:val="yellow"/>
              </w:rPr>
            </w:pPr>
            <w:r w:rsidRPr="00FE3FE5">
              <w:rPr>
                <w:rFonts w:cs="Arial"/>
                <w:i/>
                <w:color w:val="00B050"/>
                <w:sz w:val="24"/>
                <w:szCs w:val="24"/>
                <w:highlight w:val="yellow"/>
              </w:rPr>
              <w:t>As it is important for manufacturers to understand off-label usage [A2, A3], use in patient groups with limited or no applicability [P2, P3], datasets pertaining to the subject devices [D1] identified during the search with high quality or minor deficiencies [R1 or R2], outcome measures that may reflect performance [O1], an appropriate follow-up period [F1], appropriate statistical analysis [S1], and a clinically significant effect [C1] were also be evaluated. To capture available data, these studies included all study design types [T1, T2, T3]. [D1/D2, A2/A3, P2/P3, T1/T2/T3, R1/R2, O1/O2, F1, S1, C1].</w:t>
            </w:r>
          </w:p>
        </w:tc>
      </w:tr>
      <w:tr w:rsidR="00D05239" w:rsidRPr="00FE3FE5" w14:paraId="06C46BCC" w14:textId="77777777" w:rsidTr="00AA223A">
        <w:tc>
          <w:tcPr>
            <w:tcW w:w="1140" w:type="dxa"/>
            <w:noWrap/>
            <w:hideMark/>
          </w:tcPr>
          <w:p w14:paraId="2DF7343A" w14:textId="77777777" w:rsidR="00D05239" w:rsidRPr="00FE3FE5" w:rsidRDefault="00D05239" w:rsidP="00AA223A">
            <w:pPr>
              <w:pStyle w:val="TableEntry"/>
              <w:rPr>
                <w:rFonts w:cs="Arial"/>
                <w:i/>
                <w:color w:val="00B050"/>
                <w:sz w:val="24"/>
                <w:szCs w:val="24"/>
                <w:highlight w:val="yellow"/>
              </w:rPr>
            </w:pPr>
            <w:r w:rsidRPr="00FE3FE5">
              <w:rPr>
                <w:rFonts w:cs="Arial"/>
                <w:i/>
                <w:color w:val="00B050"/>
                <w:sz w:val="24"/>
                <w:szCs w:val="24"/>
                <w:highlight w:val="yellow"/>
              </w:rPr>
              <w:t>Level 3</w:t>
            </w:r>
          </w:p>
        </w:tc>
        <w:tc>
          <w:tcPr>
            <w:tcW w:w="9115" w:type="dxa"/>
            <w:noWrap/>
            <w:hideMark/>
          </w:tcPr>
          <w:p w14:paraId="7F9B6025" w14:textId="77777777" w:rsidR="00D05239" w:rsidRPr="00FE3FE5" w:rsidRDefault="00D05239" w:rsidP="00AA223A">
            <w:pPr>
              <w:pStyle w:val="TableEntry"/>
              <w:rPr>
                <w:rFonts w:cs="Arial"/>
                <w:i/>
                <w:color w:val="00B050"/>
                <w:sz w:val="24"/>
                <w:szCs w:val="24"/>
                <w:highlight w:val="yellow"/>
              </w:rPr>
            </w:pPr>
            <w:r w:rsidRPr="00FE3FE5">
              <w:rPr>
                <w:rFonts w:cs="Arial"/>
                <w:i/>
                <w:color w:val="00B050"/>
                <w:sz w:val="24"/>
                <w:szCs w:val="24"/>
                <w:highlight w:val="yellow"/>
              </w:rPr>
              <w:t>Data from current knowledge/state of the art and similar competitor devices [D3] will also be analyzed, both on- and off-label [A1-A3] in all patient groups [P1-P3] with high quality or minor deficiencies [R1 or R2], all study designs [T1], outcome measures that reflect performance [O1], an appropriate follow-up period [F1], appropriate statistical analysis [S1], and a clinically significant effect [C1]. [D3, A1/A2/A3, P1/P2/-P3, T1, R1/R2, O1, F1, S1, C1].</w:t>
            </w:r>
          </w:p>
        </w:tc>
      </w:tr>
    </w:tbl>
    <w:p w14:paraId="38682A6E" w14:textId="77777777" w:rsidR="00D05239" w:rsidRPr="00FE3FE5" w:rsidRDefault="00D05239" w:rsidP="00D05239">
      <w:pPr>
        <w:pStyle w:val="BT1BodyTextI1"/>
        <w:rPr>
          <w:rFonts w:cs="Arial"/>
          <w:highlight w:val="yellow"/>
        </w:rPr>
      </w:pPr>
    </w:p>
    <w:p w14:paraId="7F659866" w14:textId="14BF6540" w:rsidR="00BE5162" w:rsidRPr="00FE3FE5" w:rsidRDefault="00D05239" w:rsidP="00D05239">
      <w:pPr>
        <w:pStyle w:val="BT1BodyTextI1"/>
        <w:rPr>
          <w:rFonts w:cs="Arial"/>
        </w:rPr>
      </w:pPr>
      <w:r w:rsidRPr="00FE3FE5">
        <w:rPr>
          <w:rFonts w:cs="Arial"/>
          <w:i/>
          <w:color w:val="00B050"/>
          <w:highlight w:val="yellow"/>
        </w:rPr>
        <w:t xml:space="preserve">Reports meeting these criteria </w:t>
      </w:r>
      <w:r w:rsidR="00C9769F" w:rsidRPr="00FE3FE5">
        <w:rPr>
          <w:rFonts w:cs="Arial"/>
          <w:i/>
          <w:color w:val="00B050"/>
          <w:highlight w:val="yellow"/>
        </w:rPr>
        <w:t>will be</w:t>
      </w:r>
      <w:r w:rsidRPr="00FE3FE5">
        <w:rPr>
          <w:rFonts w:cs="Arial"/>
          <w:i/>
          <w:color w:val="00B050"/>
          <w:highlight w:val="yellow"/>
        </w:rPr>
        <w:t xml:space="preserve"> critiqued and analyzed as part of </w:t>
      </w:r>
      <w:r w:rsidR="00C9769F" w:rsidRPr="00FE3FE5">
        <w:rPr>
          <w:rFonts w:cs="Arial"/>
          <w:i/>
          <w:color w:val="00B050"/>
          <w:highlight w:val="yellow"/>
        </w:rPr>
        <w:t>the clinical</w:t>
      </w:r>
      <w:r w:rsidRPr="00FE3FE5">
        <w:rPr>
          <w:rFonts w:cs="Arial"/>
          <w:i/>
          <w:color w:val="00B050"/>
          <w:highlight w:val="yellow"/>
        </w:rPr>
        <w:t xml:space="preserve"> evaluation.</w:t>
      </w:r>
      <w:r w:rsidRPr="00FE3FE5">
        <w:rPr>
          <w:rFonts w:cs="Arial"/>
          <w:i/>
          <w:color w:val="00B050"/>
        </w:rPr>
        <w:t xml:space="preserve"> </w:t>
      </w:r>
    </w:p>
    <w:p w14:paraId="2D728CC7" w14:textId="0A3218BF" w:rsidR="00D96EFD" w:rsidRPr="00FE3FE5" w:rsidRDefault="00C92131" w:rsidP="004D34A2">
      <w:pPr>
        <w:pStyle w:val="Heading1"/>
        <w:rPr>
          <w:rFonts w:eastAsiaTheme="majorEastAsia"/>
          <w:szCs w:val="24"/>
        </w:rPr>
      </w:pPr>
      <w:bookmarkStart w:id="2379" w:name="_Toc519254534"/>
      <w:bookmarkStart w:id="2380" w:name="_Toc519511188"/>
      <w:bookmarkStart w:id="2381" w:name="_Toc497205629"/>
      <w:bookmarkStart w:id="2382" w:name="_Toc497205779"/>
      <w:bookmarkStart w:id="2383" w:name="_Toc497206091"/>
      <w:bookmarkStart w:id="2384" w:name="_Toc497206423"/>
      <w:bookmarkStart w:id="2385" w:name="_Toc497206571"/>
      <w:bookmarkStart w:id="2386" w:name="_Toc497206717"/>
      <w:bookmarkStart w:id="2387" w:name="_Toc497206862"/>
      <w:bookmarkStart w:id="2388" w:name="_Toc497207217"/>
      <w:bookmarkStart w:id="2389" w:name="_Toc497212610"/>
      <w:bookmarkStart w:id="2390" w:name="_Toc497212802"/>
      <w:bookmarkStart w:id="2391" w:name="_Toc497212977"/>
      <w:bookmarkStart w:id="2392" w:name="_Toc498329302"/>
      <w:bookmarkStart w:id="2393" w:name="_Toc54010682"/>
      <w:bookmarkStart w:id="2394" w:name="_Toc478065573"/>
      <w:bookmarkEnd w:id="2183"/>
      <w:bookmarkEnd w:id="2184"/>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r w:rsidRPr="00FE3FE5">
        <w:rPr>
          <w:rFonts w:eastAsiaTheme="majorEastAsia"/>
          <w:szCs w:val="24"/>
        </w:rPr>
        <w:t xml:space="preserve">Analysis of Clinical Data (Benefit-Risk </w:t>
      </w:r>
      <w:r w:rsidR="00864451" w:rsidRPr="00FE3FE5">
        <w:rPr>
          <w:rFonts w:eastAsiaTheme="majorEastAsia"/>
          <w:szCs w:val="24"/>
        </w:rPr>
        <w:t>Analysis</w:t>
      </w:r>
      <w:r w:rsidRPr="00FE3FE5">
        <w:rPr>
          <w:rFonts w:eastAsiaTheme="majorEastAsia"/>
          <w:szCs w:val="24"/>
        </w:rPr>
        <w:t>)</w:t>
      </w:r>
      <w:r w:rsidR="00671FD4" w:rsidRPr="00FE3FE5">
        <w:rPr>
          <w:rFonts w:eastAsiaTheme="majorEastAsia"/>
          <w:szCs w:val="24"/>
        </w:rPr>
        <w:t xml:space="preserve"> (</w:t>
      </w:r>
      <w:r w:rsidR="00B6109C" w:rsidRPr="00FE3FE5">
        <w:rPr>
          <w:rFonts w:eastAsiaTheme="majorEastAsia"/>
          <w:szCs w:val="24"/>
        </w:rPr>
        <w:t>STAGE</w:t>
      </w:r>
      <w:r w:rsidR="00671FD4" w:rsidRPr="00FE3FE5">
        <w:rPr>
          <w:rFonts w:eastAsiaTheme="majorEastAsia"/>
          <w:szCs w:val="24"/>
        </w:rPr>
        <w:t xml:space="preserve"> 3)</w:t>
      </w:r>
      <w:bookmarkEnd w:id="2393"/>
    </w:p>
    <w:p w14:paraId="6463F31E" w14:textId="5A0C9177" w:rsidR="00BB424E" w:rsidRPr="00FE3FE5" w:rsidDel="002A6A93" w:rsidRDefault="00BB424E" w:rsidP="00BB424E">
      <w:pPr>
        <w:pStyle w:val="BT1BodyTextI1"/>
        <w:rPr>
          <w:del w:id="2395" w:author="Madhura Ramojwar" w:date="2021-04-22T14:22:00Z"/>
          <w:rFonts w:cs="Arial"/>
          <w:i/>
          <w:color w:val="0000FF"/>
        </w:rPr>
      </w:pPr>
      <w:bookmarkStart w:id="2396" w:name="_Toc533167773"/>
      <w:bookmarkStart w:id="2397" w:name="_Toc535221949"/>
      <w:bookmarkStart w:id="2398" w:name="_Toc533167774"/>
      <w:bookmarkStart w:id="2399" w:name="_Toc535221950"/>
      <w:bookmarkStart w:id="2400" w:name="_Toc533167781"/>
      <w:bookmarkStart w:id="2401" w:name="_Toc535221957"/>
      <w:bookmarkStart w:id="2402" w:name="_Toc497205632"/>
      <w:bookmarkStart w:id="2403" w:name="_Toc497205782"/>
      <w:bookmarkStart w:id="2404" w:name="_Toc497206094"/>
      <w:bookmarkStart w:id="2405" w:name="_Toc497206426"/>
      <w:bookmarkStart w:id="2406" w:name="_Toc497206574"/>
      <w:bookmarkStart w:id="2407" w:name="_Toc497206720"/>
      <w:bookmarkStart w:id="2408" w:name="_Toc497206865"/>
      <w:bookmarkStart w:id="2409" w:name="_Toc497207220"/>
      <w:bookmarkStart w:id="2410" w:name="_Toc497212613"/>
      <w:bookmarkStart w:id="2411" w:name="_Toc497212805"/>
      <w:bookmarkStart w:id="2412" w:name="_Toc497212980"/>
      <w:bookmarkStart w:id="2413" w:name="_Toc498329305"/>
      <w:bookmarkStart w:id="2414" w:name="_Toc497205633"/>
      <w:bookmarkStart w:id="2415" w:name="_Toc497205783"/>
      <w:bookmarkStart w:id="2416" w:name="_Toc497206095"/>
      <w:bookmarkStart w:id="2417" w:name="_Toc497206427"/>
      <w:bookmarkStart w:id="2418" w:name="_Toc497206575"/>
      <w:bookmarkStart w:id="2419" w:name="_Toc497206721"/>
      <w:bookmarkStart w:id="2420" w:name="_Toc497206866"/>
      <w:bookmarkStart w:id="2421" w:name="_Toc497207221"/>
      <w:bookmarkStart w:id="2422" w:name="_Toc497212614"/>
      <w:bookmarkStart w:id="2423" w:name="_Toc497212806"/>
      <w:bookmarkStart w:id="2424" w:name="_Toc497212981"/>
      <w:bookmarkStart w:id="2425" w:name="_Toc498329306"/>
      <w:bookmarkStart w:id="2426" w:name="_Toc497205634"/>
      <w:bookmarkStart w:id="2427" w:name="_Toc497205784"/>
      <w:bookmarkStart w:id="2428" w:name="_Toc497206096"/>
      <w:bookmarkStart w:id="2429" w:name="_Toc497206428"/>
      <w:bookmarkStart w:id="2430" w:name="_Toc497206576"/>
      <w:bookmarkStart w:id="2431" w:name="_Toc497206722"/>
      <w:bookmarkStart w:id="2432" w:name="_Toc497206867"/>
      <w:bookmarkStart w:id="2433" w:name="_Toc497207222"/>
      <w:bookmarkStart w:id="2434" w:name="_Toc497212615"/>
      <w:bookmarkStart w:id="2435" w:name="_Toc497212807"/>
      <w:bookmarkStart w:id="2436" w:name="_Toc497212982"/>
      <w:bookmarkStart w:id="2437" w:name="_Toc498329307"/>
      <w:bookmarkStart w:id="2438" w:name="_Toc497205635"/>
      <w:bookmarkStart w:id="2439" w:name="_Toc497205785"/>
      <w:bookmarkStart w:id="2440" w:name="_Toc497206097"/>
      <w:bookmarkStart w:id="2441" w:name="_Toc497206429"/>
      <w:bookmarkStart w:id="2442" w:name="_Toc497206577"/>
      <w:bookmarkStart w:id="2443" w:name="_Toc497206723"/>
      <w:bookmarkStart w:id="2444" w:name="_Toc497206868"/>
      <w:bookmarkStart w:id="2445" w:name="_Toc497207223"/>
      <w:bookmarkStart w:id="2446" w:name="_Toc497212616"/>
      <w:bookmarkStart w:id="2447" w:name="_Toc497212808"/>
      <w:bookmarkStart w:id="2448" w:name="_Toc497212983"/>
      <w:bookmarkStart w:id="2449" w:name="_Toc498329308"/>
      <w:bookmarkStart w:id="2450" w:name="_Toc532110386"/>
      <w:bookmarkEnd w:id="2394"/>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del w:id="2451" w:author="Madhura Ramojwar" w:date="2021-04-22T14:22:00Z">
        <w:r w:rsidRPr="00FE3FE5" w:rsidDel="002A6A93">
          <w:rPr>
            <w:rFonts w:cs="Arial"/>
            <w:i/>
            <w:color w:val="0000FF"/>
          </w:rPr>
          <w:delText>&lt;Provide methodology for analysis of clinical benefit-risk of the subject device (s) based on Safety and Performance objectives/measures/endpoints and acceptance criteria.</w:delText>
        </w:r>
        <w:r w:rsidR="001E1F6E" w:rsidRPr="00FE3FE5" w:rsidDel="002A6A93">
          <w:rPr>
            <w:rFonts w:cs="Arial"/>
            <w:i/>
            <w:color w:val="0000FF"/>
          </w:rPr>
          <w:delText>&gt;</w:delText>
        </w:r>
      </w:del>
    </w:p>
    <w:p w14:paraId="76A68BB0" w14:textId="70E925F4" w:rsidR="00F70204" w:rsidRPr="00FE3FE5" w:rsidRDefault="00F70204" w:rsidP="00A305F8">
      <w:pPr>
        <w:pStyle w:val="Heading2"/>
        <w:rPr>
          <w:szCs w:val="24"/>
        </w:rPr>
      </w:pPr>
      <w:bookmarkStart w:id="2452" w:name="_Toc54010683"/>
      <w:r w:rsidRPr="00FE3FE5">
        <w:rPr>
          <w:szCs w:val="24"/>
        </w:rPr>
        <w:t>Safety and Performance</w:t>
      </w:r>
      <w:bookmarkEnd w:id="2452"/>
      <w:r w:rsidRPr="00FE3FE5">
        <w:rPr>
          <w:szCs w:val="24"/>
        </w:rPr>
        <w:t xml:space="preserve"> </w:t>
      </w:r>
      <w:bookmarkEnd w:id="2450"/>
    </w:p>
    <w:p w14:paraId="31BFC5AA" w14:textId="77777777" w:rsidR="00C4527E" w:rsidRPr="00FE3FE5" w:rsidRDefault="00C4527E" w:rsidP="00C4527E">
      <w:pPr>
        <w:pStyle w:val="BT1BodyTextI1"/>
        <w:rPr>
          <w:ins w:id="2453" w:author="Madhura Ramojwar" w:date="2021-04-22T13:07:00Z"/>
          <w:rFonts w:cs="Arial"/>
        </w:rPr>
      </w:pPr>
      <w:ins w:id="2454" w:author="Madhura Ramojwar" w:date="2021-04-22T13:07:00Z">
        <w:r w:rsidRPr="00FE3FE5">
          <w:rPr>
            <w:rFonts w:cs="Arial"/>
          </w:rPr>
          <w:t xml:space="preserve">The safety and performance measures defined in Section </w:t>
        </w:r>
        <w:r w:rsidRPr="00FE3FE5">
          <w:rPr>
            <w:rFonts w:cs="Arial"/>
          </w:rPr>
          <w:fldChar w:fldCharType="begin"/>
        </w:r>
        <w:r w:rsidRPr="00FE3FE5">
          <w:rPr>
            <w:rFonts w:cs="Arial"/>
          </w:rPr>
          <w:instrText xml:space="preserve"> REF _Ref1807417 \r \h  \* MERGEFORMAT </w:instrText>
        </w:r>
        <w:r w:rsidRPr="00FE3FE5">
          <w:rPr>
            <w:rFonts w:cs="Arial"/>
          </w:rPr>
        </w:r>
        <w:r w:rsidRPr="00FE3FE5">
          <w:rPr>
            <w:rFonts w:cs="Arial"/>
          </w:rPr>
          <w:fldChar w:fldCharType="separate"/>
        </w:r>
        <w:r w:rsidRPr="00FE3FE5">
          <w:rPr>
            <w:rFonts w:cs="Arial"/>
          </w:rPr>
          <w:t>2.5</w:t>
        </w:r>
        <w:r w:rsidRPr="00FE3FE5">
          <w:rPr>
            <w:rFonts w:cs="Arial"/>
          </w:rPr>
          <w:fldChar w:fldCharType="end"/>
        </w:r>
        <w:r w:rsidRPr="00FE3FE5">
          <w:rPr>
            <w:rFonts w:cs="Arial"/>
          </w:rPr>
          <w:t xml:space="preserve"> for the Axium will be used in the CER to the guide the analysis of clinical data to determine if the relevant ERs are met.</w:t>
        </w:r>
      </w:ins>
    </w:p>
    <w:p w14:paraId="3B61FBC6" w14:textId="7F2656E1" w:rsidR="00C4527E" w:rsidRPr="00FE3FE5" w:rsidRDefault="00C4527E" w:rsidP="00C4527E">
      <w:pPr>
        <w:pStyle w:val="BT1BodyTextI1"/>
        <w:rPr>
          <w:rFonts w:cs="Arial"/>
        </w:rPr>
      </w:pPr>
      <w:ins w:id="2455" w:author="Madhura Ramojwar" w:date="2021-04-22T13:07:00Z">
        <w:r w:rsidRPr="00FE3FE5">
          <w:rPr>
            <w:rFonts w:cs="Arial"/>
          </w:rPr>
          <w:t xml:space="preserve">Data addressing the safety and performance measures defined in Section </w:t>
        </w:r>
        <w:r w:rsidRPr="00FE3FE5">
          <w:rPr>
            <w:rFonts w:cs="Arial"/>
          </w:rPr>
          <w:fldChar w:fldCharType="begin"/>
        </w:r>
        <w:r w:rsidRPr="00FE3FE5">
          <w:rPr>
            <w:rFonts w:cs="Arial"/>
          </w:rPr>
          <w:instrText xml:space="preserve"> REF _Ref1807417 \r \h  \* MERGEFORMAT </w:instrText>
        </w:r>
        <w:r w:rsidRPr="00FE3FE5">
          <w:rPr>
            <w:rFonts w:cs="Arial"/>
          </w:rPr>
        </w:r>
        <w:r w:rsidRPr="00FE3FE5">
          <w:rPr>
            <w:rFonts w:cs="Arial"/>
          </w:rPr>
          <w:fldChar w:fldCharType="separate"/>
        </w:r>
        <w:r w:rsidRPr="00FE3FE5">
          <w:rPr>
            <w:rFonts w:cs="Arial"/>
          </w:rPr>
          <w:t>2.5</w:t>
        </w:r>
        <w:r w:rsidRPr="00FE3FE5">
          <w:rPr>
            <w:rFonts w:cs="Arial"/>
          </w:rPr>
          <w:fldChar w:fldCharType="end"/>
        </w:r>
        <w:r w:rsidRPr="00FE3FE5">
          <w:rPr>
            <w:rFonts w:cs="Arial"/>
          </w:rPr>
          <w:t xml:space="preserve"> will be extracted from the identified sources of clinical data. The clinical data will be collectively analyzed to determine whether the Axium meet the pre-defined criteria for safety and performance.</w:t>
        </w:r>
      </w:ins>
    </w:p>
    <w:p w14:paraId="298D4699" w14:textId="2660EE2D" w:rsidR="004616EC" w:rsidRPr="00FE3FE5" w:rsidRDefault="004616EC" w:rsidP="004616EC">
      <w:pPr>
        <w:pStyle w:val="Heading2"/>
        <w:rPr>
          <w:szCs w:val="24"/>
        </w:rPr>
      </w:pPr>
      <w:bookmarkStart w:id="2456" w:name="_Toc54010684"/>
      <w:r w:rsidRPr="00FE3FE5">
        <w:rPr>
          <w:szCs w:val="24"/>
        </w:rPr>
        <w:t>Risk Analysis (from Risk Management Documentation)</w:t>
      </w:r>
      <w:bookmarkEnd w:id="2456"/>
    </w:p>
    <w:p w14:paraId="37767E86" w14:textId="77777777" w:rsidR="00C4527E" w:rsidRPr="00FE3FE5" w:rsidRDefault="00C4527E" w:rsidP="00C4527E">
      <w:pPr>
        <w:pStyle w:val="BT1BodyTextI1"/>
        <w:rPr>
          <w:ins w:id="2457" w:author="Madhura Ramojwar" w:date="2021-04-22T13:08:00Z"/>
          <w:rFonts w:cs="Arial"/>
        </w:rPr>
      </w:pPr>
      <w:ins w:id="2458" w:author="Madhura Ramojwar" w:date="2021-04-22T13:08:00Z">
        <w:r w:rsidRPr="00FE3FE5">
          <w:rPr>
            <w:rFonts w:cs="Arial"/>
          </w:rPr>
          <w:t xml:space="preserve">The Risk Management Report for the Axium will be referenced in the CER to provide a review of the risk management file and process to ensure that activities per the risk management plan have been appropriately implemented. The CER will include a summary of the risk assessment and control activities completed during device </w:t>
        </w:r>
        <w:r w:rsidRPr="00FE3FE5">
          <w:rPr>
            <w:rFonts w:cs="Arial"/>
          </w:rPr>
          <w:lastRenderedPageBreak/>
          <w:t>development as well as an evaluation of the overall risk acceptability and risk benefit analysis as outlined in the applicable Risk Management Reports.</w:t>
        </w:r>
      </w:ins>
    </w:p>
    <w:p w14:paraId="57E09AD1" w14:textId="77777777" w:rsidR="00C4527E" w:rsidRPr="00FE3FE5" w:rsidRDefault="00C4527E" w:rsidP="00C4527E">
      <w:pPr>
        <w:pStyle w:val="BT1BodyTextI1"/>
        <w:rPr>
          <w:ins w:id="2459" w:author="Madhura Ramojwar" w:date="2021-04-22T13:08:00Z"/>
          <w:rFonts w:cs="Arial"/>
        </w:rPr>
      </w:pPr>
      <w:ins w:id="2460" w:author="Madhura Ramojwar" w:date="2021-04-22T13:08:00Z">
        <w:r w:rsidRPr="00FE3FE5">
          <w:rPr>
            <w:rFonts w:cs="Arial"/>
          </w:rPr>
          <w:t>The major clinical risks associated with the Axium DRG neurostimulator system include undesirable changes in stimulation that occur over time, unpleasant sensations or motor disturbances, unwanted stimulation, hemorrhage, hematoma, infection, spinal cord compression or paralysis, battery failure or battery leakage, cerebrospinal fluid (CSF) leakage, persistent pain at the electrode or IPG site, seroma at the implant site, lead migration, allergic or rejection response to implant materials, implant migration and/or local skin erosion, inflammation, headache, discomfort and inadequate pain relief.</w:t>
        </w:r>
        <w:r w:rsidRPr="00FE3FE5">
          <w:rPr>
            <w:rFonts w:cs="Arial"/>
            <w:color w:val="000000" w:themeColor="text1"/>
          </w:rPr>
          <w:t xml:space="preserve"> These risks will be discussed in detail in the CER.</w:t>
        </w:r>
      </w:ins>
    </w:p>
    <w:p w14:paraId="5EA03058" w14:textId="77777777" w:rsidR="00C4527E" w:rsidRPr="00FE3FE5" w:rsidRDefault="00C4527E" w:rsidP="00C4527E">
      <w:pPr>
        <w:pStyle w:val="BT1BodyTextI1"/>
        <w:rPr>
          <w:ins w:id="2461" w:author="Madhura Ramojwar" w:date="2021-04-22T13:08:00Z"/>
          <w:rFonts w:cs="Arial"/>
        </w:rPr>
      </w:pPr>
      <w:ins w:id="2462" w:author="Madhura Ramojwar" w:date="2021-04-22T13:08:00Z">
        <w:r w:rsidRPr="00FE3FE5">
          <w:rPr>
            <w:rFonts w:cs="Arial"/>
            <w:color w:val="000000" w:themeColor="text1"/>
          </w:rPr>
          <w:t>If any new possible hazards or risks to the user or patient are identified during review of clinical data as part of the clinical evaluation process, steps will be taken to:</w:t>
        </w:r>
      </w:ins>
    </w:p>
    <w:p w14:paraId="426B99CD" w14:textId="77777777" w:rsidR="00C4527E" w:rsidRPr="00FE3FE5" w:rsidRDefault="00C4527E" w:rsidP="00C4527E">
      <w:pPr>
        <w:pStyle w:val="BT1BodyTextI1"/>
        <w:numPr>
          <w:ilvl w:val="0"/>
          <w:numId w:val="61"/>
        </w:numPr>
        <w:jc w:val="left"/>
        <w:rPr>
          <w:ins w:id="2463" w:author="Madhura Ramojwar" w:date="2021-04-22T13:08:00Z"/>
          <w:rFonts w:cs="Arial"/>
          <w:color w:val="000000" w:themeColor="text1"/>
        </w:rPr>
      </w:pPr>
      <w:ins w:id="2464" w:author="Madhura Ramojwar" w:date="2021-04-22T13:08:00Z">
        <w:r w:rsidRPr="00FE3FE5">
          <w:rPr>
            <w:rFonts w:cs="Arial"/>
            <w:color w:val="000000" w:themeColor="text1"/>
          </w:rPr>
          <w:t xml:space="preserve">Assess the risk by determining the severity of the hazard and probability of </w:t>
        </w:r>
        <w:proofErr w:type="gramStart"/>
        <w:r w:rsidRPr="00FE3FE5">
          <w:rPr>
            <w:rFonts w:cs="Arial"/>
            <w:color w:val="000000" w:themeColor="text1"/>
          </w:rPr>
          <w:t>occurrence;</w:t>
        </w:r>
        <w:proofErr w:type="gramEnd"/>
        <w:r w:rsidRPr="00FE3FE5">
          <w:rPr>
            <w:rFonts w:cs="Arial"/>
            <w:color w:val="000000" w:themeColor="text1"/>
          </w:rPr>
          <w:t xml:space="preserve"> </w:t>
        </w:r>
      </w:ins>
    </w:p>
    <w:p w14:paraId="34F834A6" w14:textId="77777777" w:rsidR="00C4527E" w:rsidRPr="00FE3FE5" w:rsidRDefault="00C4527E" w:rsidP="00C4527E">
      <w:pPr>
        <w:pStyle w:val="BT1BodyTextI1"/>
        <w:numPr>
          <w:ilvl w:val="0"/>
          <w:numId w:val="61"/>
        </w:numPr>
        <w:jc w:val="left"/>
        <w:rPr>
          <w:ins w:id="2465" w:author="Madhura Ramojwar" w:date="2021-04-22T13:08:00Z"/>
          <w:rFonts w:cs="Arial"/>
          <w:color w:val="000000" w:themeColor="text1"/>
        </w:rPr>
      </w:pPr>
      <w:ins w:id="2466" w:author="Madhura Ramojwar" w:date="2021-04-22T13:08:00Z">
        <w:r w:rsidRPr="00FE3FE5">
          <w:rPr>
            <w:rFonts w:cs="Arial"/>
            <w:color w:val="000000" w:themeColor="text1"/>
          </w:rPr>
          <w:t xml:space="preserve">Review the risk and determine the acceptable risk </w:t>
        </w:r>
        <w:proofErr w:type="gramStart"/>
        <w:r w:rsidRPr="00FE3FE5">
          <w:rPr>
            <w:rFonts w:cs="Arial"/>
            <w:color w:val="000000" w:themeColor="text1"/>
          </w:rPr>
          <w:t>level;</w:t>
        </w:r>
        <w:proofErr w:type="gramEnd"/>
        <w:r w:rsidRPr="00FE3FE5">
          <w:rPr>
            <w:rFonts w:cs="Arial"/>
            <w:color w:val="000000" w:themeColor="text1"/>
          </w:rPr>
          <w:t xml:space="preserve"> </w:t>
        </w:r>
      </w:ins>
    </w:p>
    <w:p w14:paraId="3108A2B7" w14:textId="77777777" w:rsidR="00C4527E" w:rsidRPr="00FE3FE5" w:rsidRDefault="00C4527E" w:rsidP="00C4527E">
      <w:pPr>
        <w:pStyle w:val="BT1BodyTextI1"/>
        <w:numPr>
          <w:ilvl w:val="0"/>
          <w:numId w:val="61"/>
        </w:numPr>
        <w:jc w:val="left"/>
        <w:rPr>
          <w:ins w:id="2467" w:author="Madhura Ramojwar" w:date="2021-04-22T13:08:00Z"/>
          <w:rFonts w:cs="Arial"/>
          <w:color w:val="000000" w:themeColor="text1"/>
        </w:rPr>
      </w:pPr>
      <w:ins w:id="2468" w:author="Madhura Ramojwar" w:date="2021-04-22T13:08:00Z">
        <w:r w:rsidRPr="00FE3FE5">
          <w:rPr>
            <w:rFonts w:cs="Arial"/>
            <w:color w:val="000000" w:themeColor="text1"/>
          </w:rPr>
          <w:t xml:space="preserve">Control and reduce the risk to an acceptable </w:t>
        </w:r>
        <w:proofErr w:type="gramStart"/>
        <w:r w:rsidRPr="00FE3FE5">
          <w:rPr>
            <w:rFonts w:cs="Arial"/>
            <w:color w:val="000000" w:themeColor="text1"/>
          </w:rPr>
          <w:t>level;</w:t>
        </w:r>
        <w:proofErr w:type="gramEnd"/>
        <w:r w:rsidRPr="00FE3FE5">
          <w:rPr>
            <w:rFonts w:cs="Arial"/>
            <w:color w:val="000000" w:themeColor="text1"/>
          </w:rPr>
          <w:t xml:space="preserve"> </w:t>
        </w:r>
      </w:ins>
    </w:p>
    <w:p w14:paraId="33571B3A" w14:textId="77777777" w:rsidR="00C4527E" w:rsidRPr="00FE3FE5" w:rsidRDefault="00C4527E" w:rsidP="00C4527E">
      <w:pPr>
        <w:pStyle w:val="BT1BodyTextI1"/>
        <w:numPr>
          <w:ilvl w:val="0"/>
          <w:numId w:val="61"/>
        </w:numPr>
        <w:jc w:val="left"/>
        <w:rPr>
          <w:ins w:id="2469" w:author="Madhura Ramojwar" w:date="2021-04-22T13:08:00Z"/>
          <w:rFonts w:cs="Arial"/>
          <w:color w:val="000000" w:themeColor="text1"/>
        </w:rPr>
      </w:pPr>
      <w:ins w:id="2470" w:author="Madhura Ramojwar" w:date="2021-04-22T13:08:00Z">
        <w:r w:rsidRPr="00FE3FE5">
          <w:rPr>
            <w:rFonts w:cs="Arial"/>
            <w:color w:val="000000" w:themeColor="text1"/>
          </w:rPr>
          <w:t xml:space="preserve">Mitigate the risk through planned </w:t>
        </w:r>
        <w:proofErr w:type="gramStart"/>
        <w:r w:rsidRPr="00FE3FE5">
          <w:rPr>
            <w:rFonts w:cs="Arial"/>
            <w:color w:val="000000" w:themeColor="text1"/>
          </w:rPr>
          <w:t>actions;</w:t>
        </w:r>
        <w:proofErr w:type="gramEnd"/>
      </w:ins>
    </w:p>
    <w:p w14:paraId="2FBC4442" w14:textId="77777777" w:rsidR="00C4527E" w:rsidRPr="00FE3FE5" w:rsidRDefault="00C4527E" w:rsidP="00C4527E">
      <w:pPr>
        <w:pStyle w:val="BT1BodyTextI1"/>
        <w:numPr>
          <w:ilvl w:val="0"/>
          <w:numId w:val="61"/>
        </w:numPr>
        <w:jc w:val="left"/>
        <w:rPr>
          <w:ins w:id="2471" w:author="Madhura Ramojwar" w:date="2021-04-22T13:08:00Z"/>
          <w:rFonts w:cs="Arial"/>
          <w:color w:val="000000" w:themeColor="text1"/>
        </w:rPr>
      </w:pPr>
      <w:ins w:id="2472" w:author="Madhura Ramojwar" w:date="2021-04-22T13:08:00Z">
        <w:r w:rsidRPr="00FE3FE5">
          <w:rPr>
            <w:rFonts w:cs="Arial"/>
            <w:color w:val="000000" w:themeColor="text1"/>
          </w:rPr>
          <w:t>Monitor risk reduction decisions over the product life cycle.</w:t>
        </w:r>
      </w:ins>
    </w:p>
    <w:p w14:paraId="6F9E0AE3" w14:textId="6F535347" w:rsidR="00C4527E" w:rsidRPr="00FE3FE5" w:rsidDel="00C4527E" w:rsidRDefault="00C4527E" w:rsidP="00C4527E">
      <w:pPr>
        <w:pStyle w:val="BT1BodyTextI1"/>
        <w:rPr>
          <w:del w:id="2473" w:author="Madhura Ramojwar" w:date="2021-04-22T13:08:00Z"/>
          <w:rFonts w:cs="Arial"/>
        </w:rPr>
      </w:pPr>
      <w:ins w:id="2474" w:author="Madhura Ramojwar" w:date="2021-04-22T13:08:00Z">
        <w:r w:rsidRPr="00FE3FE5">
          <w:rPr>
            <w:rFonts w:cs="Arial"/>
          </w:rPr>
          <w:t>After all risk control measures have been implemented and verified, an evaluation shall be made to determine if the overall residual risk posed by the devices is acceptable using the criteria defined in the Risk Management Plan (RM004) and as presented in the current Risk Management Report Axium Neurostimulator System (RM006) for the devices under assessment (per Risk Management Process SOP 50-0043).</w:t>
        </w:r>
      </w:ins>
    </w:p>
    <w:p w14:paraId="3B1CED86" w14:textId="77777777" w:rsidR="00C4527E" w:rsidRPr="00FE3FE5" w:rsidRDefault="00C4527E" w:rsidP="00C4527E">
      <w:pPr>
        <w:pStyle w:val="BT1BodyTextI1"/>
        <w:ind w:left="0"/>
        <w:rPr>
          <w:rFonts w:cs="Arial"/>
        </w:rPr>
        <w:pPrChange w:id="2475" w:author="Madhura Ramojwar" w:date="2021-04-22T13:08:00Z">
          <w:pPr>
            <w:pStyle w:val="BT1BodyTextI1"/>
          </w:pPr>
        </w:pPrChange>
      </w:pPr>
    </w:p>
    <w:p w14:paraId="59EBA06B" w14:textId="2EBF77F7" w:rsidR="00A25EA5" w:rsidRPr="00FE3FE5" w:rsidRDefault="00A25EA5" w:rsidP="00C3435D">
      <w:pPr>
        <w:pStyle w:val="Heading2"/>
        <w:rPr>
          <w:szCs w:val="24"/>
        </w:rPr>
      </w:pPr>
      <w:bookmarkStart w:id="2476" w:name="_Toc54010685"/>
      <w:r w:rsidRPr="00FE3FE5">
        <w:rPr>
          <w:szCs w:val="24"/>
        </w:rPr>
        <w:t>Benefit-Risk Assessment</w:t>
      </w:r>
      <w:bookmarkEnd w:id="2476"/>
    </w:p>
    <w:p w14:paraId="6CF31D9C" w14:textId="77777777" w:rsidR="00C4527E" w:rsidRPr="00FE3FE5" w:rsidRDefault="00C4527E" w:rsidP="00C4527E">
      <w:pPr>
        <w:pStyle w:val="BT1BodyTextI1"/>
        <w:rPr>
          <w:ins w:id="2477" w:author="Madhura Ramojwar" w:date="2021-04-22T13:08:00Z"/>
          <w:rFonts w:cs="Arial"/>
        </w:rPr>
      </w:pPr>
      <w:ins w:id="2478" w:author="Madhura Ramojwar" w:date="2021-04-22T13:08:00Z">
        <w:r w:rsidRPr="00FE3FE5">
          <w:rPr>
            <w:rFonts w:cs="Arial"/>
          </w:rPr>
          <w:t xml:space="preserve">An overall benefit to risk analysis will be performed in the CER to evaluate whether the benefits of the Axium system outweigh the overall risks. </w:t>
        </w:r>
      </w:ins>
    </w:p>
    <w:p w14:paraId="026A12E1" w14:textId="554F2D22" w:rsidR="00C4527E" w:rsidRPr="00FE3FE5" w:rsidRDefault="00C4527E" w:rsidP="00C4527E">
      <w:pPr>
        <w:pStyle w:val="BT1BodyTextI1"/>
        <w:rPr>
          <w:rFonts w:cs="Arial"/>
        </w:rPr>
      </w:pPr>
      <w:ins w:id="2479" w:author="Madhura Ramojwar" w:date="2021-04-22T13:08:00Z">
        <w:r w:rsidRPr="00FE3FE5">
          <w:rPr>
            <w:rFonts w:cs="Arial"/>
          </w:rPr>
          <w:t>Any gaps will be identified in the CER if the clinical data presented and reviewed in the CER is considered insufficient to provide adequate clinical evidence in support of the anticipated conclusion that the benefits of the Axium outweigh the overall risks. A determination will be made as to the additional clinical data and data source(s) needed so that conclusions can be drawn with confidence in relation to conformity with the ERs.</w:t>
        </w:r>
      </w:ins>
    </w:p>
    <w:p w14:paraId="014C31D3" w14:textId="77777777" w:rsidR="00C4527E" w:rsidRPr="00FE3FE5" w:rsidRDefault="00C4527E" w:rsidP="00C4527E">
      <w:pPr>
        <w:pStyle w:val="BT1BodyTextI1"/>
        <w:rPr>
          <w:rFonts w:cs="Arial"/>
        </w:rPr>
      </w:pPr>
    </w:p>
    <w:p w14:paraId="36A7CB47" w14:textId="22308A7C" w:rsidR="00C3435D" w:rsidRPr="00FE3FE5" w:rsidRDefault="00C3435D" w:rsidP="00C3435D">
      <w:pPr>
        <w:pStyle w:val="Heading2"/>
        <w:rPr>
          <w:szCs w:val="24"/>
        </w:rPr>
      </w:pPr>
      <w:bookmarkStart w:id="2480" w:name="_Toc54010686"/>
      <w:r w:rsidRPr="00FE3FE5">
        <w:rPr>
          <w:szCs w:val="24"/>
        </w:rPr>
        <w:lastRenderedPageBreak/>
        <w:t>Additional Data</w:t>
      </w:r>
      <w:bookmarkStart w:id="2481" w:name="_Toc519254480"/>
      <w:bookmarkEnd w:id="2480"/>
      <w:bookmarkEnd w:id="2481"/>
    </w:p>
    <w:p w14:paraId="6D20CB30" w14:textId="77777777" w:rsidR="003F387B" w:rsidRPr="00FE3FE5" w:rsidRDefault="003F387B" w:rsidP="003F387B">
      <w:pPr>
        <w:pStyle w:val="BT1BodyTextI1"/>
        <w:ind w:left="360"/>
        <w:rPr>
          <w:ins w:id="2482" w:author="Madhura Ramojwar" w:date="2021-04-22T16:22:00Z"/>
          <w:rFonts w:cs="Arial"/>
          <w:color w:val="000000" w:themeColor="text1"/>
        </w:rPr>
        <w:pPrChange w:id="2483" w:author="Madhura Ramojwar" w:date="2021-04-22T16:22:00Z">
          <w:pPr>
            <w:pStyle w:val="BT1BodyTextI1"/>
            <w:ind w:left="0"/>
          </w:pPr>
        </w:pPrChange>
      </w:pPr>
      <w:ins w:id="2484" w:author="Madhura Ramojwar" w:date="2021-04-22T16:22:00Z">
        <w:r w:rsidRPr="00FE3FE5">
          <w:rPr>
            <w:rFonts w:cs="Arial"/>
            <w:color w:val="000000" w:themeColor="text1"/>
          </w:rPr>
          <w:t>If the collective data from the above data sources are determined to be insufficient to make a reasonable conclusion regarding the acceptable safety and performance of the devices under consideration, the following actions/items will be performed:</w:t>
        </w:r>
      </w:ins>
    </w:p>
    <w:p w14:paraId="1E1FE135" w14:textId="77777777" w:rsidR="003F387B" w:rsidRPr="00FE3FE5" w:rsidRDefault="003F387B" w:rsidP="003F387B">
      <w:pPr>
        <w:pStyle w:val="BT1BodyTextI1"/>
        <w:numPr>
          <w:ilvl w:val="0"/>
          <w:numId w:val="26"/>
        </w:numPr>
        <w:ind w:left="720"/>
        <w:jc w:val="left"/>
        <w:rPr>
          <w:ins w:id="2485" w:author="Madhura Ramojwar" w:date="2021-04-22T16:22:00Z"/>
          <w:rFonts w:cs="Arial"/>
          <w:color w:val="000000" w:themeColor="text1"/>
        </w:rPr>
        <w:pPrChange w:id="2486" w:author="Madhura Ramojwar" w:date="2021-04-22T16:22:00Z">
          <w:pPr>
            <w:pStyle w:val="BT1BodyTextI1"/>
            <w:numPr>
              <w:numId w:val="26"/>
            </w:numPr>
            <w:ind w:left="360" w:hanging="360"/>
            <w:jc w:val="left"/>
          </w:pPr>
        </w:pPrChange>
      </w:pPr>
      <w:ins w:id="2487" w:author="Madhura Ramojwar" w:date="2021-04-22T16:22:00Z">
        <w:r w:rsidRPr="00FE3FE5">
          <w:rPr>
            <w:rFonts w:cs="Arial"/>
            <w:color w:val="000000" w:themeColor="text1"/>
          </w:rPr>
          <w:t xml:space="preserve">Identify any gaps or missing </w:t>
        </w:r>
        <w:proofErr w:type="gramStart"/>
        <w:r w:rsidRPr="00FE3FE5">
          <w:rPr>
            <w:rFonts w:cs="Arial"/>
            <w:color w:val="000000" w:themeColor="text1"/>
          </w:rPr>
          <w:t>data</w:t>
        </w:r>
        <w:proofErr w:type="gramEnd"/>
      </w:ins>
    </w:p>
    <w:p w14:paraId="480F6FF7" w14:textId="77777777" w:rsidR="003F387B" w:rsidRPr="00FE3FE5" w:rsidRDefault="003F387B" w:rsidP="003F387B">
      <w:pPr>
        <w:pStyle w:val="BT1BodyTextI1"/>
        <w:numPr>
          <w:ilvl w:val="0"/>
          <w:numId w:val="26"/>
        </w:numPr>
        <w:ind w:left="720"/>
        <w:jc w:val="left"/>
        <w:rPr>
          <w:ins w:id="2488" w:author="Madhura Ramojwar" w:date="2021-04-22T16:22:00Z"/>
          <w:rFonts w:cs="Arial"/>
          <w:color w:val="000000" w:themeColor="text1"/>
        </w:rPr>
        <w:pPrChange w:id="2489" w:author="Madhura Ramojwar" w:date="2021-04-22T16:22:00Z">
          <w:pPr>
            <w:pStyle w:val="BT1BodyTextI1"/>
            <w:numPr>
              <w:numId w:val="26"/>
            </w:numPr>
            <w:ind w:left="360" w:hanging="360"/>
            <w:jc w:val="left"/>
          </w:pPr>
        </w:pPrChange>
      </w:pPr>
      <w:ins w:id="2490" w:author="Madhura Ramojwar" w:date="2021-04-22T16:22:00Z">
        <w:r w:rsidRPr="00FE3FE5">
          <w:rPr>
            <w:rFonts w:cs="Arial"/>
            <w:color w:val="000000" w:themeColor="text1"/>
          </w:rPr>
          <w:t>Determine the additional clinical data and data source(s) that are needed so that conclusions can be drawn with confidence in relation to conformity with the essential requirements, including:</w:t>
        </w:r>
      </w:ins>
    </w:p>
    <w:p w14:paraId="13473C09" w14:textId="77777777" w:rsidR="003F387B" w:rsidRPr="00FE3FE5" w:rsidRDefault="003F387B" w:rsidP="003F387B">
      <w:pPr>
        <w:pStyle w:val="BT1BodyTextI1"/>
        <w:numPr>
          <w:ilvl w:val="1"/>
          <w:numId w:val="26"/>
        </w:numPr>
        <w:ind w:left="1080"/>
        <w:jc w:val="left"/>
        <w:rPr>
          <w:ins w:id="2491" w:author="Madhura Ramojwar" w:date="2021-04-22T16:22:00Z"/>
          <w:rFonts w:cs="Arial"/>
          <w:color w:val="000000" w:themeColor="text1"/>
        </w:rPr>
        <w:pPrChange w:id="2492" w:author="Madhura Ramojwar" w:date="2021-04-22T16:22:00Z">
          <w:pPr>
            <w:pStyle w:val="BT1BodyTextI1"/>
            <w:numPr>
              <w:ilvl w:val="1"/>
              <w:numId w:val="26"/>
            </w:numPr>
            <w:ind w:hanging="360"/>
            <w:jc w:val="left"/>
          </w:pPr>
        </w:pPrChange>
      </w:pPr>
      <w:ins w:id="2493" w:author="Madhura Ramojwar" w:date="2021-04-22T16:22:00Z">
        <w:r w:rsidRPr="00FE3FE5">
          <w:rPr>
            <w:rFonts w:cs="Arial"/>
            <w:color w:val="000000" w:themeColor="text1"/>
          </w:rPr>
          <w:t xml:space="preserve">Evaluation of the safety, </w:t>
        </w:r>
        <w:proofErr w:type="gramStart"/>
        <w:r w:rsidRPr="00FE3FE5">
          <w:rPr>
            <w:rFonts w:cs="Arial"/>
            <w:color w:val="000000" w:themeColor="text1"/>
          </w:rPr>
          <w:t>performance</w:t>
        </w:r>
        <w:proofErr w:type="gramEnd"/>
        <w:r w:rsidRPr="00FE3FE5">
          <w:rPr>
            <w:rFonts w:cs="Arial"/>
            <w:color w:val="000000" w:themeColor="text1"/>
          </w:rPr>
          <w:t xml:space="preserve"> and benefit/risk profile</w:t>
        </w:r>
      </w:ins>
    </w:p>
    <w:p w14:paraId="2ED6EEED" w14:textId="77777777" w:rsidR="003F387B" w:rsidRPr="00FE3FE5" w:rsidRDefault="003F387B" w:rsidP="003F387B">
      <w:pPr>
        <w:pStyle w:val="BT1BodyTextI1"/>
        <w:numPr>
          <w:ilvl w:val="1"/>
          <w:numId w:val="26"/>
        </w:numPr>
        <w:ind w:left="1080"/>
        <w:jc w:val="left"/>
        <w:rPr>
          <w:ins w:id="2494" w:author="Madhura Ramojwar" w:date="2021-04-22T16:22:00Z"/>
          <w:rFonts w:cs="Arial"/>
          <w:color w:val="000000" w:themeColor="text1"/>
        </w:rPr>
        <w:pPrChange w:id="2495" w:author="Madhura Ramojwar" w:date="2021-04-22T16:22:00Z">
          <w:pPr>
            <w:pStyle w:val="BT1BodyTextI1"/>
            <w:numPr>
              <w:ilvl w:val="1"/>
              <w:numId w:val="26"/>
            </w:numPr>
            <w:ind w:hanging="360"/>
            <w:jc w:val="left"/>
          </w:pPr>
        </w:pPrChange>
      </w:pPr>
      <w:ins w:id="2496" w:author="Madhura Ramojwar" w:date="2021-04-22T16:22:00Z">
        <w:r w:rsidRPr="00FE3FE5">
          <w:rPr>
            <w:rFonts w:cs="Arial"/>
            <w:color w:val="000000" w:themeColor="text1"/>
          </w:rPr>
          <w:t>Compatibility with a high level of protection of health and safety</w:t>
        </w:r>
      </w:ins>
    </w:p>
    <w:p w14:paraId="0698C2C8" w14:textId="77777777" w:rsidR="003F387B" w:rsidRPr="00FE3FE5" w:rsidRDefault="003F387B" w:rsidP="003F387B">
      <w:pPr>
        <w:pStyle w:val="BT1BodyTextI1"/>
        <w:numPr>
          <w:ilvl w:val="1"/>
          <w:numId w:val="26"/>
        </w:numPr>
        <w:ind w:left="1080"/>
        <w:jc w:val="left"/>
        <w:rPr>
          <w:ins w:id="2497" w:author="Madhura Ramojwar" w:date="2021-04-22T16:22:00Z"/>
          <w:rFonts w:cs="Arial"/>
          <w:color w:val="000000" w:themeColor="text1"/>
        </w:rPr>
        <w:pPrChange w:id="2498" w:author="Madhura Ramojwar" w:date="2021-04-22T16:22:00Z">
          <w:pPr>
            <w:pStyle w:val="BT1BodyTextI1"/>
            <w:numPr>
              <w:ilvl w:val="1"/>
              <w:numId w:val="26"/>
            </w:numPr>
            <w:ind w:hanging="360"/>
            <w:jc w:val="left"/>
          </w:pPr>
        </w:pPrChange>
      </w:pPr>
      <w:ins w:id="2499" w:author="Madhura Ramojwar" w:date="2021-04-22T16:22:00Z">
        <w:r w:rsidRPr="00FE3FE5">
          <w:rPr>
            <w:rFonts w:cs="Arial"/>
            <w:color w:val="000000" w:themeColor="text1"/>
          </w:rPr>
          <w:t>The acceptability of any undesirable side-effects</w:t>
        </w:r>
      </w:ins>
    </w:p>
    <w:p w14:paraId="2D752D7A" w14:textId="77777777" w:rsidR="003F387B" w:rsidRPr="00FE3FE5" w:rsidRDefault="003F387B" w:rsidP="003F387B">
      <w:pPr>
        <w:pStyle w:val="BT1BodyTextI1"/>
        <w:ind w:left="360"/>
        <w:rPr>
          <w:ins w:id="2500" w:author="Madhura Ramojwar" w:date="2021-04-22T16:22:00Z"/>
          <w:rFonts w:cs="Arial"/>
          <w:color w:val="000000" w:themeColor="text1"/>
        </w:rPr>
        <w:pPrChange w:id="2501" w:author="Madhura Ramojwar" w:date="2021-04-22T16:22:00Z">
          <w:pPr>
            <w:pStyle w:val="BT1BodyTextI1"/>
            <w:ind w:left="0"/>
          </w:pPr>
        </w:pPrChange>
      </w:pPr>
      <w:ins w:id="2502" w:author="Madhura Ramojwar" w:date="2021-04-22T16:22:00Z">
        <w:r w:rsidRPr="00FE3FE5">
          <w:rPr>
            <w:rFonts w:cs="Arial"/>
            <w:color w:val="000000" w:themeColor="text1"/>
          </w:rPr>
          <w:t>The risk of use error and the adequacy of the IFU to intended users</w:t>
        </w:r>
        <w:r w:rsidRPr="00FE3FE5">
          <w:rPr>
            <w:rFonts w:cs="Arial"/>
            <w:color w:val="000000" w:themeColor="text1"/>
          </w:rPr>
          <w:br/>
          <w:t>However, based on previous clinical evaluations of the Axium, it is not anticipated that this will be an issue.</w:t>
        </w:r>
      </w:ins>
    </w:p>
    <w:p w14:paraId="3B3D88A5" w14:textId="77777777" w:rsidR="003F387B" w:rsidRPr="00FE3FE5" w:rsidRDefault="003F387B" w:rsidP="003F387B">
      <w:pPr>
        <w:pStyle w:val="BT1BodyTextI1"/>
        <w:rPr>
          <w:rFonts w:cs="Arial"/>
        </w:rPr>
      </w:pPr>
    </w:p>
    <w:p w14:paraId="4CBB18BF" w14:textId="4A058B57" w:rsidR="00B6109C" w:rsidRPr="00FE3FE5" w:rsidRDefault="005E085B" w:rsidP="00A305F8">
      <w:pPr>
        <w:pStyle w:val="Heading1"/>
        <w:rPr>
          <w:szCs w:val="24"/>
        </w:rPr>
      </w:pPr>
      <w:bookmarkStart w:id="2503" w:name="_Toc535221960"/>
      <w:bookmarkStart w:id="2504" w:name="_Toc535221961"/>
      <w:bookmarkStart w:id="2505" w:name="_Toc535221962"/>
      <w:bookmarkStart w:id="2506" w:name="_Toc535221963"/>
      <w:bookmarkStart w:id="2507" w:name="_Toc535221965"/>
      <w:bookmarkStart w:id="2508" w:name="_Toc497205637"/>
      <w:bookmarkStart w:id="2509" w:name="_Toc497205787"/>
      <w:bookmarkStart w:id="2510" w:name="_Toc497206099"/>
      <w:bookmarkStart w:id="2511" w:name="_Toc497206431"/>
      <w:bookmarkStart w:id="2512" w:name="_Toc497206579"/>
      <w:bookmarkStart w:id="2513" w:name="_Toc497206725"/>
      <w:bookmarkStart w:id="2514" w:name="_Toc497206870"/>
      <w:bookmarkStart w:id="2515" w:name="_Toc497207225"/>
      <w:bookmarkStart w:id="2516" w:name="_Toc497212618"/>
      <w:bookmarkStart w:id="2517" w:name="_Toc497212810"/>
      <w:bookmarkStart w:id="2518" w:name="_Toc497212985"/>
      <w:bookmarkStart w:id="2519" w:name="_Toc498329310"/>
      <w:bookmarkStart w:id="2520" w:name="_Toc497205639"/>
      <w:bookmarkStart w:id="2521" w:name="_Toc497205789"/>
      <w:bookmarkStart w:id="2522" w:name="_Toc497206101"/>
      <w:bookmarkStart w:id="2523" w:name="_Toc497206433"/>
      <w:bookmarkStart w:id="2524" w:name="_Toc497206581"/>
      <w:bookmarkStart w:id="2525" w:name="_Toc497206727"/>
      <w:bookmarkStart w:id="2526" w:name="_Toc497206872"/>
      <w:bookmarkStart w:id="2527" w:name="_Toc497207227"/>
      <w:bookmarkStart w:id="2528" w:name="_Toc497212620"/>
      <w:bookmarkStart w:id="2529" w:name="_Toc497212812"/>
      <w:bookmarkStart w:id="2530" w:name="_Toc497212987"/>
      <w:bookmarkStart w:id="2531" w:name="_Toc498329312"/>
      <w:bookmarkStart w:id="2532" w:name="_Toc54010687"/>
      <w:bookmarkStart w:id="2533" w:name="_Toc478065576"/>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r w:rsidRPr="00FE3FE5">
        <w:rPr>
          <w:szCs w:val="24"/>
        </w:rPr>
        <w:t>Summar</w:t>
      </w:r>
      <w:r w:rsidR="00AE022C" w:rsidRPr="00FE3FE5">
        <w:rPr>
          <w:szCs w:val="24"/>
        </w:rPr>
        <w:t>y</w:t>
      </w:r>
      <w:r w:rsidR="000B1353" w:rsidRPr="00FE3FE5">
        <w:rPr>
          <w:szCs w:val="24"/>
        </w:rPr>
        <w:t xml:space="preserve"> of</w:t>
      </w:r>
      <w:r w:rsidRPr="00FE3FE5">
        <w:rPr>
          <w:szCs w:val="24"/>
        </w:rPr>
        <w:t xml:space="preserve"> the Clinical Evaluation (Stage 4)</w:t>
      </w:r>
      <w:bookmarkEnd w:id="2532"/>
    </w:p>
    <w:p w14:paraId="095456D4" w14:textId="31BD828A" w:rsidR="00B6109C" w:rsidRPr="00FE3FE5" w:rsidRDefault="00B6109C" w:rsidP="00AC26BD">
      <w:pPr>
        <w:pStyle w:val="BT1BodyTextI1"/>
        <w:rPr>
          <w:rFonts w:cs="Arial"/>
          <w:i/>
          <w:color w:val="00B050"/>
          <w:highlight w:val="yellow"/>
        </w:rPr>
      </w:pPr>
      <w:r w:rsidRPr="00FE3FE5">
        <w:rPr>
          <w:rFonts w:cs="Arial"/>
          <w:i/>
          <w:color w:val="00B050"/>
          <w:highlight w:val="yellow"/>
        </w:rPr>
        <w:t>Sample text:</w:t>
      </w:r>
    </w:p>
    <w:p w14:paraId="2BCDC845" w14:textId="23BCC242" w:rsidR="00AA4E34" w:rsidRPr="00FE3FE5" w:rsidRDefault="002F1BDA" w:rsidP="00AA4E34">
      <w:pPr>
        <w:pStyle w:val="BT1BodyTextI1"/>
        <w:rPr>
          <w:rFonts w:cs="Arial"/>
          <w:i/>
          <w:color w:val="00B050"/>
          <w:highlight w:val="yellow"/>
        </w:rPr>
      </w:pPr>
      <w:r w:rsidRPr="00FE3FE5">
        <w:rPr>
          <w:rFonts w:cs="Arial"/>
          <w:i/>
          <w:color w:val="00B050"/>
          <w:highlight w:val="yellow"/>
        </w:rPr>
        <w:t>The clinical evidence will be critically assessed and summarized in the CER to confirm whether the safety and performance of the medical devices under assessment, when used under the conditions and for the purposes intended, as specified by the manufacturer, are in compliance with Annex I of the MDD (MDD 93/42/EEC, updated per the 2007/47/EEC M5 amendment), OR Annex 1 of the AIMDD 90/385/EEC, OR Annex I of the Medical Device Regulation (EU) 2017/745, MEDDEV 2.7.1, Revision 4 and ISO 14155:2011.</w:t>
      </w:r>
      <w:r w:rsidR="00AA4E34" w:rsidRPr="00FE3FE5">
        <w:rPr>
          <w:rFonts w:cs="Arial"/>
          <w:i/>
          <w:color w:val="00B050"/>
          <w:highlight w:val="yellow"/>
        </w:rPr>
        <w:t xml:space="preserve"> Conclusions will be made in the CER with respect to the following:</w:t>
      </w:r>
    </w:p>
    <w:p w14:paraId="1088CD12" w14:textId="4AEF7422" w:rsidR="00AA4E34" w:rsidRPr="00FE3FE5" w:rsidRDefault="00AA4E34" w:rsidP="00AA4E34">
      <w:pPr>
        <w:pStyle w:val="BT1BodyTextI1"/>
        <w:numPr>
          <w:ilvl w:val="0"/>
          <w:numId w:val="29"/>
        </w:numPr>
        <w:rPr>
          <w:rFonts w:cs="Arial"/>
          <w:i/>
          <w:color w:val="00B050"/>
          <w:highlight w:val="yellow"/>
        </w:rPr>
      </w:pPr>
      <w:r w:rsidRPr="00FE3FE5">
        <w:rPr>
          <w:rFonts w:cs="Arial"/>
          <w:i/>
          <w:color w:val="00B050"/>
          <w:highlight w:val="yellow"/>
        </w:rPr>
        <w:t>Compliance with &lt;&lt;ERs&gt;&gt; OR &lt;&lt;GSPRs&gt;&gt; (and/or Essential Principles) on clinical safety and performance of the devices under assessment when used according to their intended purpose, including the acceptability of the benefit/risk profile and of side-effects;</w:t>
      </w:r>
    </w:p>
    <w:p w14:paraId="6B2FE262" w14:textId="77777777" w:rsidR="00AA4E34" w:rsidRPr="00FE3FE5" w:rsidRDefault="00AA4E34" w:rsidP="00AA4E34">
      <w:pPr>
        <w:pStyle w:val="BT1BodyTextI1"/>
        <w:numPr>
          <w:ilvl w:val="0"/>
          <w:numId w:val="29"/>
        </w:numPr>
        <w:rPr>
          <w:rFonts w:cs="Arial"/>
          <w:i/>
          <w:color w:val="00B050"/>
          <w:highlight w:val="yellow"/>
        </w:rPr>
      </w:pPr>
      <w:r w:rsidRPr="00FE3FE5">
        <w:rPr>
          <w:rFonts w:cs="Arial"/>
          <w:i/>
          <w:color w:val="00B050"/>
          <w:highlight w:val="yellow"/>
        </w:rPr>
        <w:t>Consistency and alignment between the clinical evaluation and the information materials supplied by the manufacturer (including the label, IFU, available promotional materials, including accompanying documents possibly foreseen by the manufacturer</w:t>
      </w:r>
      <w:proofErr w:type="gramStart"/>
      <w:r w:rsidRPr="00FE3FE5">
        <w:rPr>
          <w:rFonts w:cs="Arial"/>
          <w:i/>
          <w:color w:val="00B050"/>
          <w:highlight w:val="yellow"/>
        </w:rPr>
        <w:t>);</w:t>
      </w:r>
      <w:proofErr w:type="gramEnd"/>
      <w:r w:rsidRPr="00FE3FE5">
        <w:rPr>
          <w:rFonts w:cs="Arial"/>
          <w:i/>
          <w:color w:val="00B050"/>
          <w:highlight w:val="yellow"/>
        </w:rPr>
        <w:t xml:space="preserve"> </w:t>
      </w:r>
    </w:p>
    <w:p w14:paraId="270CC84F" w14:textId="77777777" w:rsidR="00AA4E34" w:rsidRPr="00FE3FE5" w:rsidRDefault="00AA4E34" w:rsidP="00AA4E34">
      <w:pPr>
        <w:pStyle w:val="BT1BodyTextI1"/>
        <w:numPr>
          <w:ilvl w:val="0"/>
          <w:numId w:val="29"/>
        </w:numPr>
        <w:rPr>
          <w:rFonts w:cs="Arial"/>
          <w:i/>
          <w:color w:val="00B050"/>
          <w:highlight w:val="yellow"/>
        </w:rPr>
      </w:pPr>
      <w:r w:rsidRPr="00FE3FE5">
        <w:rPr>
          <w:rFonts w:cs="Arial"/>
          <w:i/>
          <w:color w:val="00B050"/>
          <w:highlight w:val="yellow"/>
        </w:rPr>
        <w:t xml:space="preserve">Consistency between these informational materials and the current knowledge/ state of the </w:t>
      </w:r>
      <w:proofErr w:type="gramStart"/>
      <w:r w:rsidRPr="00FE3FE5">
        <w:rPr>
          <w:rFonts w:cs="Arial"/>
          <w:i/>
          <w:color w:val="00B050"/>
          <w:highlight w:val="yellow"/>
        </w:rPr>
        <w:t>art;</w:t>
      </w:r>
      <w:proofErr w:type="gramEnd"/>
    </w:p>
    <w:p w14:paraId="306D382C" w14:textId="426DB59D" w:rsidR="00AA4E34" w:rsidRPr="00FE3FE5" w:rsidRDefault="00AA4E34" w:rsidP="00AA4E34">
      <w:pPr>
        <w:pStyle w:val="BT1BodyTextI1"/>
        <w:numPr>
          <w:ilvl w:val="0"/>
          <w:numId w:val="29"/>
        </w:numPr>
        <w:rPr>
          <w:rFonts w:cs="Arial"/>
          <w:i/>
          <w:color w:val="00B050"/>
          <w:highlight w:val="yellow"/>
        </w:rPr>
      </w:pPr>
      <w:r w:rsidRPr="00FE3FE5">
        <w:rPr>
          <w:rFonts w:cs="Arial"/>
          <w:i/>
          <w:color w:val="00B050"/>
          <w:highlight w:val="yellow"/>
        </w:rPr>
        <w:lastRenderedPageBreak/>
        <w:t>Whether additional clinical investigations or other measures are necessary in order to generate additional data so that conclusions can be drawn regarding conformity with the &lt;&lt;</w:t>
      </w:r>
      <w:r w:rsidR="00D17FBC" w:rsidRPr="00FE3FE5">
        <w:rPr>
          <w:rFonts w:cs="Arial"/>
          <w:i/>
          <w:color w:val="00B050"/>
          <w:highlight w:val="yellow"/>
        </w:rPr>
        <w:t>ER</w:t>
      </w:r>
      <w:r w:rsidRPr="00FE3FE5">
        <w:rPr>
          <w:rFonts w:cs="Arial"/>
          <w:i/>
          <w:color w:val="00B050"/>
          <w:highlight w:val="yellow"/>
        </w:rPr>
        <w:t>s&gt;&gt; OR &lt;&lt;GSPRs&gt;</w:t>
      </w:r>
      <w:proofErr w:type="gramStart"/>
      <w:r w:rsidRPr="00FE3FE5">
        <w:rPr>
          <w:rFonts w:cs="Arial"/>
          <w:i/>
          <w:color w:val="00B050"/>
          <w:highlight w:val="yellow"/>
        </w:rPr>
        <w:t>&gt;;</w:t>
      </w:r>
      <w:proofErr w:type="gramEnd"/>
      <w:r w:rsidRPr="00FE3FE5">
        <w:rPr>
          <w:rFonts w:cs="Arial"/>
          <w:i/>
          <w:color w:val="00B050"/>
          <w:highlight w:val="yellow"/>
        </w:rPr>
        <w:t xml:space="preserve"> </w:t>
      </w:r>
    </w:p>
    <w:p w14:paraId="1612F218" w14:textId="6910AFAC" w:rsidR="00B6109C" w:rsidRPr="00FE3FE5" w:rsidRDefault="00AA4E34" w:rsidP="00AA4E34">
      <w:pPr>
        <w:pStyle w:val="BT1BodyTextI1"/>
        <w:numPr>
          <w:ilvl w:val="0"/>
          <w:numId w:val="29"/>
        </w:numPr>
        <w:rPr>
          <w:rFonts w:cs="Arial"/>
          <w:highlight w:val="yellow"/>
        </w:rPr>
      </w:pPr>
      <w:r w:rsidRPr="00FE3FE5">
        <w:rPr>
          <w:rFonts w:cs="Arial"/>
          <w:i/>
          <w:color w:val="00B050"/>
          <w:highlight w:val="yellow"/>
        </w:rPr>
        <w:t>Residual risks and uncertainties or unanswered questions (including on rare complications, long term performance, safety under wide-spread use), whether these are acceptable for continued CE-mark certification, and whether they are required to be addressed during PMCF and /or PMS.</w:t>
      </w:r>
      <w:r w:rsidR="00B6109C" w:rsidRPr="00FE3FE5">
        <w:rPr>
          <w:rFonts w:cs="Arial"/>
          <w:i/>
          <w:color w:val="00B050"/>
          <w:highlight w:val="yellow"/>
        </w:rPr>
        <w:t>.</w:t>
      </w:r>
    </w:p>
    <w:p w14:paraId="62053460" w14:textId="662C9E05" w:rsidR="00B02AD4" w:rsidRPr="00FE3FE5" w:rsidRDefault="00D82B31" w:rsidP="00A305F8">
      <w:pPr>
        <w:pStyle w:val="Heading1"/>
        <w:rPr>
          <w:szCs w:val="24"/>
          <w:highlight w:val="yellow"/>
        </w:rPr>
      </w:pPr>
      <w:bookmarkStart w:id="2534" w:name="_Toc497205641"/>
      <w:bookmarkStart w:id="2535" w:name="_Toc497205791"/>
      <w:bookmarkStart w:id="2536" w:name="_Toc497206103"/>
      <w:bookmarkStart w:id="2537" w:name="_Toc497206435"/>
      <w:bookmarkStart w:id="2538" w:name="_Toc497206583"/>
      <w:bookmarkStart w:id="2539" w:name="_Toc497206729"/>
      <w:bookmarkStart w:id="2540" w:name="_Toc497206874"/>
      <w:bookmarkStart w:id="2541" w:name="_Toc497207229"/>
      <w:bookmarkStart w:id="2542" w:name="_Toc54010688"/>
      <w:bookmarkEnd w:id="2533"/>
      <w:bookmarkEnd w:id="2534"/>
      <w:bookmarkEnd w:id="2535"/>
      <w:bookmarkEnd w:id="2536"/>
      <w:bookmarkEnd w:id="2537"/>
      <w:bookmarkEnd w:id="2538"/>
      <w:bookmarkEnd w:id="2539"/>
      <w:bookmarkEnd w:id="2540"/>
      <w:bookmarkEnd w:id="2541"/>
      <w:r w:rsidRPr="00FE3FE5">
        <w:rPr>
          <w:szCs w:val="24"/>
          <w:highlight w:val="yellow"/>
        </w:rPr>
        <w:t>Updating the Clinical Evaluation Plan</w:t>
      </w:r>
      <w:bookmarkEnd w:id="2542"/>
    </w:p>
    <w:p w14:paraId="7CB73850" w14:textId="6C5F57E5" w:rsidR="00B02AD4" w:rsidRPr="00FE3FE5" w:rsidRDefault="00B02AD4" w:rsidP="00AC26BD">
      <w:pPr>
        <w:pStyle w:val="BT1BodyTextI1"/>
        <w:rPr>
          <w:rFonts w:cs="Arial"/>
          <w:i/>
          <w:color w:val="00B050"/>
          <w:highlight w:val="yellow"/>
        </w:rPr>
      </w:pPr>
      <w:r w:rsidRPr="00FE3FE5">
        <w:rPr>
          <w:rFonts w:cs="Arial"/>
          <w:i/>
          <w:color w:val="00B050"/>
          <w:highlight w:val="yellow"/>
        </w:rPr>
        <w:t>Sample text:</w:t>
      </w:r>
    </w:p>
    <w:p w14:paraId="20F1A332" w14:textId="5B40B09A" w:rsidR="00B02AD4" w:rsidRPr="00FE3FE5" w:rsidRDefault="007308AE" w:rsidP="00AC26BD">
      <w:pPr>
        <w:pStyle w:val="BT1BodyTextI1"/>
        <w:rPr>
          <w:rFonts w:cs="Arial"/>
          <w:i/>
          <w:color w:val="00B050"/>
          <w:highlight w:val="yellow"/>
        </w:rPr>
      </w:pPr>
      <w:r w:rsidRPr="00FE3FE5">
        <w:rPr>
          <w:rFonts w:cs="Arial"/>
          <w:i/>
          <w:color w:val="00B050"/>
          <w:highlight w:val="yellow"/>
        </w:rPr>
        <w:t xml:space="preserve">The CEP will be updated per the frequency specified in </w:t>
      </w:r>
      <w:r w:rsidR="00B80683" w:rsidRPr="00FE3FE5">
        <w:rPr>
          <w:rFonts w:cs="Arial"/>
          <w:i/>
          <w:color w:val="00B050"/>
          <w:highlight w:val="yellow"/>
        </w:rPr>
        <w:t>&lt;&lt;DOP6525/</w:t>
      </w:r>
      <w:r w:rsidRPr="00FE3FE5">
        <w:rPr>
          <w:rFonts w:cs="Arial"/>
          <w:i/>
          <w:color w:val="00B050"/>
          <w:highlight w:val="yellow"/>
        </w:rPr>
        <w:t>SOP 87302</w:t>
      </w:r>
      <w:r w:rsidR="00B80683" w:rsidRPr="00FE3FE5">
        <w:rPr>
          <w:rFonts w:cs="Arial"/>
          <w:i/>
          <w:color w:val="00B050"/>
          <w:highlight w:val="yellow"/>
        </w:rPr>
        <w:t>&gt;&gt;</w:t>
      </w:r>
      <w:r w:rsidRPr="00FE3FE5">
        <w:rPr>
          <w:rFonts w:cs="Arial"/>
          <w:i/>
          <w:color w:val="00B050"/>
          <w:highlight w:val="yellow"/>
        </w:rPr>
        <w:t xml:space="preserve"> at a minimum</w:t>
      </w:r>
      <w:r w:rsidR="00C8049B" w:rsidRPr="00FE3FE5">
        <w:rPr>
          <w:rFonts w:cs="Arial"/>
          <w:i/>
          <w:color w:val="00B050"/>
          <w:highlight w:val="yellow"/>
        </w:rPr>
        <w:t>.</w:t>
      </w:r>
    </w:p>
    <w:p w14:paraId="5BC3F90F" w14:textId="08368A9F" w:rsidR="00947DC7" w:rsidRPr="00FE3FE5" w:rsidRDefault="00947DC7">
      <w:pPr>
        <w:rPr>
          <w:rFonts w:cs="Arial"/>
          <w:i/>
          <w:color w:val="00B050"/>
          <w:highlight w:val="yellow"/>
        </w:rPr>
      </w:pPr>
      <w:r w:rsidRPr="00FE3FE5">
        <w:rPr>
          <w:rFonts w:cs="Arial"/>
          <w:i/>
          <w:color w:val="00B050"/>
          <w:highlight w:val="yellow"/>
        </w:rPr>
        <w:br w:type="page"/>
      </w:r>
    </w:p>
    <w:p w14:paraId="5B571E08" w14:textId="2B0F4813" w:rsidR="00F133DD" w:rsidRPr="00FE3FE5" w:rsidRDefault="00F133DD" w:rsidP="00F133DD">
      <w:pPr>
        <w:pStyle w:val="Title"/>
        <w:rPr>
          <w:highlight w:val="yellow"/>
        </w:rPr>
      </w:pPr>
      <w:r w:rsidRPr="00FE3FE5">
        <w:rPr>
          <w:highlight w:val="yellow"/>
        </w:rPr>
        <w:lastRenderedPageBreak/>
        <w:t>Appendix 1: Product Codes</w:t>
      </w:r>
    </w:p>
    <w:p w14:paraId="6F7E7C38" w14:textId="563565F5" w:rsidR="00F133DD" w:rsidRPr="00FE3FE5" w:rsidRDefault="00F133DD" w:rsidP="00F133DD">
      <w:pPr>
        <w:pStyle w:val="Caption"/>
        <w:rPr>
          <w:rFonts w:cs="Arial"/>
          <w:i/>
          <w:color w:val="00B050"/>
          <w:szCs w:val="24"/>
          <w:highlight w:val="yellow"/>
        </w:rPr>
      </w:pPr>
      <w:bookmarkStart w:id="2543" w:name="_Toc52463246"/>
      <w:bookmarkStart w:id="2544" w:name="_Toc54010736"/>
      <w:r w:rsidRPr="00FE3FE5">
        <w:rPr>
          <w:rFonts w:cs="Arial"/>
          <w:i/>
          <w:color w:val="00B050"/>
          <w:szCs w:val="24"/>
          <w:highlight w:val="yellow"/>
        </w:rPr>
        <w:t xml:space="preserve">Table </w:t>
      </w:r>
      <w:r w:rsidRPr="00FE3FE5">
        <w:rPr>
          <w:rFonts w:cs="Arial"/>
          <w:i/>
          <w:color w:val="00B050"/>
          <w:szCs w:val="24"/>
          <w:highlight w:val="yellow"/>
        </w:rPr>
        <w:fldChar w:fldCharType="begin"/>
      </w:r>
      <w:r w:rsidRPr="00FE3FE5">
        <w:rPr>
          <w:rFonts w:cs="Arial"/>
          <w:i/>
          <w:color w:val="00B050"/>
          <w:szCs w:val="24"/>
          <w:highlight w:val="yellow"/>
        </w:rPr>
        <w:instrText xml:space="preserve"> SEQ Table \* ARABIC </w:instrText>
      </w:r>
      <w:r w:rsidRPr="00FE3FE5">
        <w:rPr>
          <w:rFonts w:cs="Arial"/>
          <w:i/>
          <w:color w:val="00B050"/>
          <w:szCs w:val="24"/>
          <w:highlight w:val="yellow"/>
        </w:rPr>
        <w:fldChar w:fldCharType="separate"/>
      </w:r>
      <w:r w:rsidR="001C3899" w:rsidRPr="00FE3FE5">
        <w:rPr>
          <w:rFonts w:cs="Arial"/>
          <w:i/>
          <w:noProof/>
          <w:color w:val="00B050"/>
          <w:szCs w:val="24"/>
          <w:highlight w:val="yellow"/>
        </w:rPr>
        <w:t>22</w:t>
      </w:r>
      <w:r w:rsidRPr="00FE3FE5">
        <w:rPr>
          <w:rFonts w:cs="Arial"/>
          <w:i/>
          <w:color w:val="00B050"/>
          <w:szCs w:val="24"/>
          <w:highlight w:val="yellow"/>
        </w:rPr>
        <w:fldChar w:fldCharType="end"/>
      </w:r>
      <w:r w:rsidRPr="00FE3FE5">
        <w:rPr>
          <w:rFonts w:cs="Arial"/>
          <w:i/>
          <w:color w:val="00B050"/>
          <w:szCs w:val="24"/>
          <w:highlight w:val="yellow"/>
        </w:rPr>
        <w:t>. Product Codes</w:t>
      </w:r>
      <w:bookmarkEnd w:id="2543"/>
      <w:bookmarkEnd w:id="2544"/>
    </w:p>
    <w:tbl>
      <w:tblPr>
        <w:tblW w:w="9766" w:type="dxa"/>
        <w:tblCellMar>
          <w:left w:w="0" w:type="dxa"/>
          <w:right w:w="0" w:type="dxa"/>
        </w:tblCellMar>
        <w:tblLook w:val="01E0" w:firstRow="1" w:lastRow="1" w:firstColumn="1" w:lastColumn="1" w:noHBand="0" w:noVBand="0"/>
      </w:tblPr>
      <w:tblGrid>
        <w:gridCol w:w="3059"/>
        <w:gridCol w:w="1729"/>
        <w:gridCol w:w="826"/>
        <w:gridCol w:w="832"/>
        <w:gridCol w:w="832"/>
        <w:gridCol w:w="826"/>
        <w:gridCol w:w="832"/>
        <w:gridCol w:w="830"/>
      </w:tblGrid>
      <w:tr w:rsidR="00F133DD" w:rsidRPr="00FE3FE5" w14:paraId="0E585F82" w14:textId="77777777" w:rsidTr="00AA223A">
        <w:tc>
          <w:tcPr>
            <w:tcW w:w="5000" w:type="pct"/>
            <w:gridSpan w:val="8"/>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62706ED2" w14:textId="77777777" w:rsidR="00F133DD" w:rsidRPr="00FE3FE5" w:rsidRDefault="00F133DD" w:rsidP="00AA223A">
            <w:pPr>
              <w:pStyle w:val="TableHeader"/>
              <w:rPr>
                <w:rFonts w:cs="Arial"/>
                <w:sz w:val="24"/>
                <w:szCs w:val="24"/>
                <w:highlight w:val="yellow"/>
              </w:rPr>
            </w:pPr>
            <w:r w:rsidRPr="00FE3FE5">
              <w:rPr>
                <w:rFonts w:cs="Arial"/>
                <w:sz w:val="24"/>
                <w:szCs w:val="24"/>
                <w:highlight w:val="yellow"/>
              </w:rPr>
              <w:t xml:space="preserve">Absolute .035 CE Part Numbers- Legal Mfg. </w:t>
            </w:r>
            <w:proofErr w:type="spellStart"/>
            <w:r w:rsidRPr="00FE3FE5">
              <w:rPr>
                <w:rFonts w:cs="Arial"/>
                <w:sz w:val="24"/>
                <w:szCs w:val="24"/>
                <w:highlight w:val="yellow"/>
              </w:rPr>
              <w:t>SantaClara</w:t>
            </w:r>
            <w:proofErr w:type="spellEnd"/>
          </w:p>
        </w:tc>
      </w:tr>
      <w:tr w:rsidR="00F133DD" w:rsidRPr="00FE3FE5" w14:paraId="1C15D3A4" w14:textId="77777777" w:rsidTr="00AA223A">
        <w:tc>
          <w:tcPr>
            <w:tcW w:w="1566"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6F54C34F" w14:textId="77777777" w:rsidR="00F133DD" w:rsidRPr="00FE3FE5" w:rsidRDefault="00F133DD" w:rsidP="00AA223A">
            <w:pPr>
              <w:pStyle w:val="TableHeader"/>
              <w:rPr>
                <w:rFonts w:cs="Arial"/>
                <w:sz w:val="24"/>
                <w:szCs w:val="24"/>
                <w:highlight w:val="yellow"/>
              </w:rPr>
            </w:pPr>
            <w:r w:rsidRPr="00FE3FE5">
              <w:rPr>
                <w:rFonts w:cs="Arial"/>
                <w:sz w:val="24"/>
                <w:szCs w:val="24"/>
                <w:highlight w:val="yellow"/>
              </w:rPr>
              <w:t>Part Name/Description</w:t>
            </w:r>
          </w:p>
        </w:tc>
        <w:tc>
          <w:tcPr>
            <w:tcW w:w="885" w:type="pct"/>
            <w:tcBorders>
              <w:top w:val="single" w:sz="5" w:space="0" w:color="000000"/>
              <w:left w:val="single" w:sz="5" w:space="0" w:color="000000"/>
              <w:bottom w:val="single" w:sz="5" w:space="0" w:color="000000"/>
              <w:right w:val="single" w:sz="5" w:space="0" w:color="000000"/>
            </w:tcBorders>
            <w:shd w:val="clear" w:color="auto" w:fill="D9D9D9" w:themeFill="background1" w:themeFillShade="D9"/>
          </w:tcPr>
          <w:p w14:paraId="21D599AC" w14:textId="77777777" w:rsidR="00F133DD" w:rsidRPr="00FE3FE5" w:rsidRDefault="00F133DD" w:rsidP="00AA223A">
            <w:pPr>
              <w:pStyle w:val="TableHeader"/>
              <w:rPr>
                <w:rFonts w:cs="Arial"/>
                <w:sz w:val="24"/>
                <w:szCs w:val="24"/>
                <w:highlight w:val="yellow"/>
              </w:rPr>
            </w:pPr>
            <w:r w:rsidRPr="00FE3FE5">
              <w:rPr>
                <w:rFonts w:cs="Arial"/>
                <w:sz w:val="24"/>
                <w:szCs w:val="24"/>
                <w:highlight w:val="yellow"/>
              </w:rPr>
              <w:t>Base Part #</w:t>
            </w:r>
          </w:p>
        </w:tc>
        <w:tc>
          <w:tcPr>
            <w:tcW w:w="2549" w:type="pct"/>
            <w:gridSpan w:val="6"/>
            <w:tcBorders>
              <w:top w:val="single" w:sz="5" w:space="0" w:color="000000"/>
              <w:left w:val="single" w:sz="5" w:space="0" w:color="000000"/>
              <w:bottom w:val="nil"/>
              <w:right w:val="single" w:sz="5" w:space="0" w:color="000000"/>
            </w:tcBorders>
            <w:shd w:val="clear" w:color="auto" w:fill="D9D9D9" w:themeFill="background1" w:themeFillShade="D9"/>
          </w:tcPr>
          <w:p w14:paraId="1A752B96" w14:textId="77777777" w:rsidR="00F133DD" w:rsidRPr="00FE3FE5" w:rsidRDefault="00F133DD" w:rsidP="00AA223A">
            <w:pPr>
              <w:pStyle w:val="TableHeader"/>
              <w:rPr>
                <w:rFonts w:cs="Arial"/>
                <w:sz w:val="24"/>
                <w:szCs w:val="24"/>
                <w:highlight w:val="yellow"/>
              </w:rPr>
            </w:pPr>
            <w:proofErr w:type="spellStart"/>
            <w:r w:rsidRPr="00FE3FE5">
              <w:rPr>
                <w:rFonts w:cs="Arial"/>
                <w:sz w:val="24"/>
                <w:szCs w:val="24"/>
                <w:highlight w:val="yellow"/>
              </w:rPr>
              <w:t>Sufffix</w:t>
            </w:r>
            <w:proofErr w:type="spellEnd"/>
            <w:r w:rsidRPr="00FE3FE5">
              <w:rPr>
                <w:rFonts w:cs="Arial"/>
                <w:sz w:val="24"/>
                <w:szCs w:val="24"/>
                <w:highlight w:val="yellow"/>
              </w:rPr>
              <w:t xml:space="preserve"> (Stent Length), -XX</w:t>
            </w:r>
          </w:p>
        </w:tc>
      </w:tr>
      <w:tr w:rsidR="00F133DD" w:rsidRPr="00FE3FE5" w14:paraId="11D51049"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0C64EC42"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5/XX/55</w:t>
            </w:r>
          </w:p>
        </w:tc>
        <w:tc>
          <w:tcPr>
            <w:tcW w:w="885" w:type="pct"/>
            <w:tcBorders>
              <w:top w:val="single" w:sz="5" w:space="0" w:color="000000"/>
              <w:left w:val="single" w:sz="5" w:space="0" w:color="000000"/>
              <w:bottom w:val="single" w:sz="5" w:space="0" w:color="000000"/>
              <w:right w:val="single" w:sz="5" w:space="0" w:color="000000"/>
            </w:tcBorders>
          </w:tcPr>
          <w:p w14:paraId="16C863DD"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FG1010523</w:t>
            </w:r>
          </w:p>
        </w:tc>
        <w:tc>
          <w:tcPr>
            <w:tcW w:w="423" w:type="pct"/>
            <w:tcBorders>
              <w:top w:val="single" w:sz="5" w:space="0" w:color="000000"/>
              <w:left w:val="single" w:sz="5" w:space="0" w:color="000000"/>
              <w:bottom w:val="single" w:sz="5" w:space="0" w:color="000000"/>
              <w:right w:val="single" w:sz="5" w:space="0" w:color="000000"/>
            </w:tcBorders>
          </w:tcPr>
          <w:p w14:paraId="20ABDE7E"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7C834D01"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542E1945"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078C5A4A"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2E7083C7"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2D7C3A4B"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10D9130F"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35DE8D79"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5/XX/80</w:t>
            </w:r>
          </w:p>
        </w:tc>
        <w:tc>
          <w:tcPr>
            <w:tcW w:w="885" w:type="pct"/>
            <w:tcBorders>
              <w:top w:val="single" w:sz="5" w:space="0" w:color="000000"/>
              <w:left w:val="single" w:sz="5" w:space="0" w:color="000000"/>
              <w:bottom w:val="single" w:sz="5" w:space="0" w:color="000000"/>
              <w:right w:val="single" w:sz="5" w:space="0" w:color="000000"/>
            </w:tcBorders>
          </w:tcPr>
          <w:p w14:paraId="35E62357"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FG1010531</w:t>
            </w:r>
          </w:p>
        </w:tc>
        <w:tc>
          <w:tcPr>
            <w:tcW w:w="423" w:type="pct"/>
            <w:tcBorders>
              <w:top w:val="single" w:sz="5" w:space="0" w:color="000000"/>
              <w:left w:val="single" w:sz="5" w:space="0" w:color="000000"/>
              <w:bottom w:val="single" w:sz="5" w:space="0" w:color="000000"/>
              <w:right w:val="single" w:sz="5" w:space="0" w:color="000000"/>
            </w:tcBorders>
          </w:tcPr>
          <w:p w14:paraId="58E685EA"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1EAC3C86"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509AA457"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579F7845"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1BD5C0AA"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724D0C2D"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52A9DA4B"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72BCF1E6"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5/XX/135</w:t>
            </w:r>
          </w:p>
        </w:tc>
        <w:tc>
          <w:tcPr>
            <w:tcW w:w="885" w:type="pct"/>
            <w:tcBorders>
              <w:top w:val="single" w:sz="5" w:space="0" w:color="000000"/>
              <w:left w:val="single" w:sz="5" w:space="0" w:color="000000"/>
              <w:bottom w:val="single" w:sz="5" w:space="0" w:color="000000"/>
              <w:right w:val="single" w:sz="5" w:space="0" w:color="000000"/>
            </w:tcBorders>
          </w:tcPr>
          <w:p w14:paraId="55990162"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FG1010539</w:t>
            </w:r>
          </w:p>
        </w:tc>
        <w:tc>
          <w:tcPr>
            <w:tcW w:w="423" w:type="pct"/>
            <w:tcBorders>
              <w:top w:val="single" w:sz="5" w:space="0" w:color="000000"/>
              <w:left w:val="single" w:sz="5" w:space="0" w:color="000000"/>
              <w:bottom w:val="single" w:sz="5" w:space="0" w:color="000000"/>
              <w:right w:val="single" w:sz="5" w:space="0" w:color="000000"/>
            </w:tcBorders>
          </w:tcPr>
          <w:p w14:paraId="69D6FE1E"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77DFA5DA"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59EA9E0B"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18BE03F6"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4CAAA06D"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48D947F2"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3703AE11"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59283EBE"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6/XX/55</w:t>
            </w:r>
          </w:p>
        </w:tc>
        <w:tc>
          <w:tcPr>
            <w:tcW w:w="885" w:type="pct"/>
            <w:tcBorders>
              <w:top w:val="single" w:sz="5" w:space="0" w:color="000000"/>
              <w:left w:val="single" w:sz="5" w:space="0" w:color="000000"/>
              <w:bottom w:val="single" w:sz="5" w:space="0" w:color="000000"/>
              <w:right w:val="single" w:sz="5" w:space="0" w:color="000000"/>
            </w:tcBorders>
          </w:tcPr>
          <w:p w14:paraId="77FBF482"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FG1010524</w:t>
            </w:r>
          </w:p>
        </w:tc>
        <w:tc>
          <w:tcPr>
            <w:tcW w:w="423" w:type="pct"/>
            <w:tcBorders>
              <w:top w:val="single" w:sz="5" w:space="0" w:color="000000"/>
              <w:left w:val="single" w:sz="5" w:space="0" w:color="000000"/>
              <w:bottom w:val="single" w:sz="5" w:space="0" w:color="000000"/>
              <w:right w:val="single" w:sz="5" w:space="0" w:color="000000"/>
            </w:tcBorders>
          </w:tcPr>
          <w:p w14:paraId="17E0183D"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0B0E9D20"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4AAE9A9C"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276E1F2D"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46AEC648"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39F99631"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643FCC0B"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23399AF8"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6/XX/80</w:t>
            </w:r>
          </w:p>
        </w:tc>
        <w:tc>
          <w:tcPr>
            <w:tcW w:w="885" w:type="pct"/>
            <w:tcBorders>
              <w:top w:val="single" w:sz="5" w:space="0" w:color="000000"/>
              <w:left w:val="single" w:sz="5" w:space="0" w:color="000000"/>
              <w:bottom w:val="single" w:sz="5" w:space="0" w:color="000000"/>
              <w:right w:val="single" w:sz="5" w:space="0" w:color="000000"/>
            </w:tcBorders>
          </w:tcPr>
          <w:p w14:paraId="73FAD8EF"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FG1010532</w:t>
            </w:r>
          </w:p>
        </w:tc>
        <w:tc>
          <w:tcPr>
            <w:tcW w:w="423" w:type="pct"/>
            <w:tcBorders>
              <w:top w:val="single" w:sz="5" w:space="0" w:color="000000"/>
              <w:left w:val="single" w:sz="5" w:space="0" w:color="000000"/>
              <w:bottom w:val="single" w:sz="5" w:space="0" w:color="000000"/>
              <w:right w:val="single" w:sz="5" w:space="0" w:color="000000"/>
            </w:tcBorders>
          </w:tcPr>
          <w:p w14:paraId="7961358B"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215004EB"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15D962BF"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4FADF5C7"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5FBABC91"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19E0E863"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2880EEC8"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7E83B708"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6/XX/135</w:t>
            </w:r>
          </w:p>
        </w:tc>
        <w:tc>
          <w:tcPr>
            <w:tcW w:w="885" w:type="pct"/>
            <w:tcBorders>
              <w:top w:val="single" w:sz="5" w:space="0" w:color="000000"/>
              <w:left w:val="single" w:sz="5" w:space="0" w:color="000000"/>
              <w:bottom w:val="single" w:sz="5" w:space="0" w:color="000000"/>
              <w:right w:val="single" w:sz="5" w:space="0" w:color="000000"/>
            </w:tcBorders>
          </w:tcPr>
          <w:p w14:paraId="1E11A379"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FG1010540</w:t>
            </w:r>
          </w:p>
        </w:tc>
        <w:tc>
          <w:tcPr>
            <w:tcW w:w="423" w:type="pct"/>
            <w:tcBorders>
              <w:top w:val="single" w:sz="5" w:space="0" w:color="000000"/>
              <w:left w:val="single" w:sz="5" w:space="0" w:color="000000"/>
              <w:bottom w:val="single" w:sz="5" w:space="0" w:color="000000"/>
              <w:right w:val="single" w:sz="5" w:space="0" w:color="000000"/>
            </w:tcBorders>
          </w:tcPr>
          <w:p w14:paraId="25B90C49"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47191041"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27916F3F"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1165915E"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00866F96"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407375F4"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4DE15407"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75552520"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7/XX/55</w:t>
            </w:r>
          </w:p>
        </w:tc>
        <w:tc>
          <w:tcPr>
            <w:tcW w:w="885" w:type="pct"/>
            <w:tcBorders>
              <w:top w:val="single" w:sz="5" w:space="0" w:color="000000"/>
              <w:left w:val="single" w:sz="5" w:space="0" w:color="000000"/>
              <w:bottom w:val="single" w:sz="5" w:space="0" w:color="000000"/>
              <w:right w:val="single" w:sz="5" w:space="0" w:color="000000"/>
            </w:tcBorders>
          </w:tcPr>
          <w:p w14:paraId="5E7E3ED9"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FG1010525</w:t>
            </w:r>
          </w:p>
        </w:tc>
        <w:tc>
          <w:tcPr>
            <w:tcW w:w="423" w:type="pct"/>
            <w:tcBorders>
              <w:top w:val="single" w:sz="5" w:space="0" w:color="000000"/>
              <w:left w:val="single" w:sz="5" w:space="0" w:color="000000"/>
              <w:bottom w:val="single" w:sz="5" w:space="0" w:color="000000"/>
              <w:right w:val="single" w:sz="5" w:space="0" w:color="000000"/>
            </w:tcBorders>
          </w:tcPr>
          <w:p w14:paraId="2C3DFF59"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6179BE1D"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167F5500"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2DEC9B25"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6908B27B"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0DB402EF"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1D29D9E3"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58617C24"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7/XX/80</w:t>
            </w:r>
          </w:p>
        </w:tc>
        <w:tc>
          <w:tcPr>
            <w:tcW w:w="885" w:type="pct"/>
            <w:tcBorders>
              <w:top w:val="single" w:sz="5" w:space="0" w:color="000000"/>
              <w:left w:val="single" w:sz="5" w:space="0" w:color="000000"/>
              <w:bottom w:val="single" w:sz="5" w:space="0" w:color="000000"/>
              <w:right w:val="single" w:sz="5" w:space="0" w:color="000000"/>
            </w:tcBorders>
          </w:tcPr>
          <w:p w14:paraId="2EE444A0"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FG1010533</w:t>
            </w:r>
          </w:p>
        </w:tc>
        <w:tc>
          <w:tcPr>
            <w:tcW w:w="423" w:type="pct"/>
            <w:tcBorders>
              <w:top w:val="single" w:sz="5" w:space="0" w:color="000000"/>
              <w:left w:val="single" w:sz="5" w:space="0" w:color="000000"/>
              <w:bottom w:val="single" w:sz="5" w:space="0" w:color="000000"/>
              <w:right w:val="single" w:sz="5" w:space="0" w:color="000000"/>
            </w:tcBorders>
          </w:tcPr>
          <w:p w14:paraId="062975E9"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7F9D1F91"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49D0F928"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70F35A8E"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42E5F06C"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0A453C60"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-100</w:t>
            </w:r>
          </w:p>
        </w:tc>
      </w:tr>
      <w:tr w:rsidR="00F133DD" w:rsidRPr="00FE3FE5" w14:paraId="0A91B7A4" w14:textId="77777777" w:rsidTr="00AA223A">
        <w:tc>
          <w:tcPr>
            <w:tcW w:w="1566" w:type="pct"/>
            <w:tcBorders>
              <w:top w:val="single" w:sz="5" w:space="0" w:color="000000"/>
              <w:left w:val="single" w:sz="5" w:space="0" w:color="000000"/>
              <w:bottom w:val="single" w:sz="5" w:space="0" w:color="000000"/>
              <w:right w:val="single" w:sz="5" w:space="0" w:color="000000"/>
            </w:tcBorders>
          </w:tcPr>
          <w:p w14:paraId="699896FB"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CE ABSOL .035 7/XX/135</w:t>
            </w:r>
          </w:p>
        </w:tc>
        <w:tc>
          <w:tcPr>
            <w:tcW w:w="885" w:type="pct"/>
            <w:tcBorders>
              <w:top w:val="single" w:sz="5" w:space="0" w:color="000000"/>
              <w:left w:val="single" w:sz="5" w:space="0" w:color="000000"/>
              <w:bottom w:val="single" w:sz="5" w:space="0" w:color="000000"/>
              <w:right w:val="single" w:sz="5" w:space="0" w:color="000000"/>
            </w:tcBorders>
          </w:tcPr>
          <w:p w14:paraId="1DE4F9E5"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FG1010541</w:t>
            </w:r>
          </w:p>
        </w:tc>
        <w:tc>
          <w:tcPr>
            <w:tcW w:w="423" w:type="pct"/>
            <w:tcBorders>
              <w:top w:val="single" w:sz="5" w:space="0" w:color="000000"/>
              <w:left w:val="single" w:sz="5" w:space="0" w:color="000000"/>
              <w:bottom w:val="single" w:sz="5" w:space="0" w:color="000000"/>
              <w:right w:val="single" w:sz="5" w:space="0" w:color="000000"/>
            </w:tcBorders>
          </w:tcPr>
          <w:p w14:paraId="74539071"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-20</w:t>
            </w:r>
          </w:p>
        </w:tc>
        <w:tc>
          <w:tcPr>
            <w:tcW w:w="426" w:type="pct"/>
            <w:tcBorders>
              <w:top w:val="single" w:sz="5" w:space="0" w:color="000000"/>
              <w:left w:val="single" w:sz="5" w:space="0" w:color="000000"/>
              <w:bottom w:val="single" w:sz="5" w:space="0" w:color="000000"/>
              <w:right w:val="single" w:sz="5" w:space="0" w:color="000000"/>
            </w:tcBorders>
          </w:tcPr>
          <w:p w14:paraId="44D93F7A"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-30</w:t>
            </w:r>
          </w:p>
        </w:tc>
        <w:tc>
          <w:tcPr>
            <w:tcW w:w="426" w:type="pct"/>
            <w:tcBorders>
              <w:top w:val="single" w:sz="5" w:space="0" w:color="000000"/>
              <w:left w:val="single" w:sz="5" w:space="0" w:color="000000"/>
              <w:bottom w:val="single" w:sz="5" w:space="0" w:color="000000"/>
              <w:right w:val="single" w:sz="5" w:space="0" w:color="000000"/>
            </w:tcBorders>
          </w:tcPr>
          <w:p w14:paraId="5D65120C"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-40</w:t>
            </w:r>
          </w:p>
        </w:tc>
        <w:tc>
          <w:tcPr>
            <w:tcW w:w="423" w:type="pct"/>
            <w:tcBorders>
              <w:top w:val="single" w:sz="5" w:space="0" w:color="000000"/>
              <w:left w:val="single" w:sz="5" w:space="0" w:color="000000"/>
              <w:bottom w:val="single" w:sz="5" w:space="0" w:color="000000"/>
              <w:right w:val="single" w:sz="5" w:space="0" w:color="000000"/>
            </w:tcBorders>
          </w:tcPr>
          <w:p w14:paraId="09723153"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-60</w:t>
            </w:r>
          </w:p>
        </w:tc>
        <w:tc>
          <w:tcPr>
            <w:tcW w:w="426" w:type="pct"/>
            <w:tcBorders>
              <w:top w:val="single" w:sz="5" w:space="0" w:color="000000"/>
              <w:left w:val="single" w:sz="5" w:space="0" w:color="000000"/>
              <w:bottom w:val="single" w:sz="5" w:space="0" w:color="000000"/>
              <w:right w:val="single" w:sz="5" w:space="0" w:color="000000"/>
            </w:tcBorders>
          </w:tcPr>
          <w:p w14:paraId="7CDB0442" w14:textId="77777777" w:rsidR="00F133DD" w:rsidRPr="00FE3FE5" w:rsidRDefault="00F133DD" w:rsidP="00AA223A">
            <w:pPr>
              <w:pStyle w:val="TableEntry"/>
              <w:rPr>
                <w:rFonts w:cs="Arial"/>
                <w:i/>
                <w:color w:val="00B050"/>
                <w:sz w:val="24"/>
                <w:szCs w:val="24"/>
                <w:highlight w:val="yellow"/>
              </w:rPr>
            </w:pPr>
            <w:r w:rsidRPr="00FE3FE5">
              <w:rPr>
                <w:rFonts w:cs="Arial"/>
                <w:i/>
                <w:color w:val="00B050"/>
                <w:sz w:val="24"/>
                <w:szCs w:val="24"/>
                <w:highlight w:val="yellow"/>
              </w:rPr>
              <w:t>-80</w:t>
            </w:r>
          </w:p>
        </w:tc>
        <w:tc>
          <w:tcPr>
            <w:tcW w:w="425" w:type="pct"/>
            <w:tcBorders>
              <w:top w:val="single" w:sz="5" w:space="0" w:color="000000"/>
              <w:left w:val="single" w:sz="5" w:space="0" w:color="000000"/>
              <w:bottom w:val="single" w:sz="5" w:space="0" w:color="000000"/>
              <w:right w:val="single" w:sz="5" w:space="0" w:color="000000"/>
            </w:tcBorders>
          </w:tcPr>
          <w:p w14:paraId="793F4046" w14:textId="77777777" w:rsidR="00F133DD" w:rsidRPr="00FE3FE5" w:rsidRDefault="00F133DD" w:rsidP="00AA223A">
            <w:pPr>
              <w:pStyle w:val="TableEntry"/>
              <w:rPr>
                <w:rFonts w:cs="Arial"/>
                <w:i/>
                <w:color w:val="00B050"/>
                <w:sz w:val="24"/>
                <w:szCs w:val="24"/>
              </w:rPr>
            </w:pPr>
            <w:r w:rsidRPr="00FE3FE5">
              <w:rPr>
                <w:rFonts w:cs="Arial"/>
                <w:i/>
                <w:color w:val="00B050"/>
                <w:sz w:val="24"/>
                <w:szCs w:val="24"/>
                <w:highlight w:val="yellow"/>
              </w:rPr>
              <w:t>-100</w:t>
            </w:r>
          </w:p>
        </w:tc>
      </w:tr>
    </w:tbl>
    <w:p w14:paraId="3264AD3F" w14:textId="7B694C4B" w:rsidR="00F133DD" w:rsidRPr="00FE3FE5" w:rsidRDefault="00F133DD" w:rsidP="00F133DD">
      <w:pPr>
        <w:pStyle w:val="BT1BodyTextI1"/>
        <w:rPr>
          <w:rFonts w:cs="Arial"/>
        </w:rPr>
      </w:pPr>
    </w:p>
    <w:p w14:paraId="11A0C0A6" w14:textId="77777777" w:rsidR="00F133DD" w:rsidRPr="00FE3FE5" w:rsidRDefault="00F133DD">
      <w:pPr>
        <w:rPr>
          <w:rFonts w:cs="Arial"/>
          <w:b/>
          <w:bCs/>
          <w:kern w:val="28"/>
        </w:rPr>
      </w:pPr>
      <w:r w:rsidRPr="00FE3FE5">
        <w:rPr>
          <w:rFonts w:cs="Arial"/>
        </w:rPr>
        <w:br w:type="page"/>
      </w:r>
    </w:p>
    <w:p w14:paraId="06D99BAB" w14:textId="38F7F5C6" w:rsidR="00947DC7" w:rsidRPr="00FE3FE5" w:rsidRDefault="00947DC7" w:rsidP="00947DC7">
      <w:pPr>
        <w:pStyle w:val="Title"/>
        <w:rPr>
          <w:ins w:id="2545" w:author="Madhura Ramojwar" w:date="2021-04-22T13:12:00Z"/>
        </w:rPr>
      </w:pPr>
      <w:r w:rsidRPr="00FE3FE5">
        <w:lastRenderedPageBreak/>
        <w:t xml:space="preserve">Appendix </w:t>
      </w:r>
      <w:r w:rsidR="00F133DD" w:rsidRPr="00FE3FE5">
        <w:t>2</w:t>
      </w:r>
      <w:r w:rsidRPr="00FE3FE5">
        <w:t>: Literature Search Protocol</w:t>
      </w:r>
    </w:p>
    <w:p w14:paraId="4646C2EF" w14:textId="77777777" w:rsidR="00703578" w:rsidRPr="00FE3FE5" w:rsidRDefault="00703578" w:rsidP="00703578">
      <w:pPr>
        <w:pStyle w:val="BodyText"/>
        <w:numPr>
          <w:ilvl w:val="0"/>
          <w:numId w:val="65"/>
        </w:numPr>
        <w:rPr>
          <w:ins w:id="2546" w:author="Madhura Ramojwar" w:date="2021-04-22T13:12:00Z"/>
          <w:rFonts w:eastAsiaTheme="majorEastAsia" w:cs="Arial"/>
        </w:rPr>
      </w:pPr>
      <w:bookmarkStart w:id="2547" w:name="_Toc29501142"/>
      <w:bookmarkStart w:id="2548" w:name="_Toc244510056"/>
      <w:bookmarkStart w:id="2549" w:name="_Toc244511253"/>
      <w:bookmarkStart w:id="2550" w:name="_Toc244511297"/>
      <w:bookmarkStart w:id="2551" w:name="_Toc264036248"/>
      <w:bookmarkStart w:id="2552" w:name="_Toc264463045"/>
      <w:ins w:id="2553" w:author="Madhura Ramojwar" w:date="2021-04-22T13:12:00Z">
        <w:r w:rsidRPr="00FE3FE5">
          <w:rPr>
            <w:rFonts w:eastAsiaTheme="majorEastAsia" w:cs="Arial"/>
          </w:rPr>
          <w:t>Purpose</w:t>
        </w:r>
        <w:bookmarkEnd w:id="2547"/>
      </w:ins>
    </w:p>
    <w:p w14:paraId="23B120C5" w14:textId="77777777" w:rsidR="00703578" w:rsidRPr="00FE3FE5" w:rsidRDefault="00703578" w:rsidP="00703578">
      <w:pPr>
        <w:pStyle w:val="BT1BodyTextI1"/>
        <w:rPr>
          <w:ins w:id="2554" w:author="Madhura Ramojwar" w:date="2021-04-22T13:12:00Z"/>
          <w:rFonts w:cs="Arial"/>
        </w:rPr>
      </w:pPr>
      <w:ins w:id="2555" w:author="Madhura Ramojwar" w:date="2021-04-22T13:12:00Z">
        <w:r w:rsidRPr="00FE3FE5">
          <w:rPr>
            <w:rFonts w:cs="Arial"/>
          </w:rPr>
          <w:t xml:space="preserve">The clinical literature review protocol and associated CER process is designed to meet the requirements as described in Annex 1: Essential Requirements), AIMDD 90/385/EEC, MEDDEV 2.7.1, Revision </w:t>
        </w:r>
        <w:proofErr w:type="gramStart"/>
        <w:r w:rsidRPr="00FE3FE5">
          <w:rPr>
            <w:rFonts w:cs="Arial"/>
          </w:rPr>
          <w:t>4</w:t>
        </w:r>
        <w:proofErr w:type="gramEnd"/>
        <w:r w:rsidRPr="00FE3FE5">
          <w:rPr>
            <w:rFonts w:cs="Arial"/>
          </w:rPr>
          <w:t xml:space="preserve"> and ISO 14155.</w:t>
        </w:r>
      </w:ins>
    </w:p>
    <w:p w14:paraId="5D42E627" w14:textId="77777777" w:rsidR="00703578" w:rsidRPr="00FE3FE5" w:rsidRDefault="00703578" w:rsidP="00703578">
      <w:pPr>
        <w:pStyle w:val="BodyText"/>
        <w:numPr>
          <w:ilvl w:val="0"/>
          <w:numId w:val="65"/>
        </w:numPr>
        <w:rPr>
          <w:ins w:id="2556" w:author="Madhura Ramojwar" w:date="2021-04-22T13:12:00Z"/>
          <w:rFonts w:eastAsiaTheme="majorEastAsia" w:cs="Arial"/>
        </w:rPr>
      </w:pPr>
      <w:bookmarkStart w:id="2557" w:name="_Toc29501143"/>
      <w:ins w:id="2558" w:author="Madhura Ramojwar" w:date="2021-04-22T13:12:00Z">
        <w:r w:rsidRPr="00FE3FE5">
          <w:rPr>
            <w:rFonts w:eastAsiaTheme="majorEastAsia" w:cs="Arial"/>
          </w:rPr>
          <w:t xml:space="preserve">Scope </w:t>
        </w:r>
        <w:proofErr w:type="gramStart"/>
        <w:r w:rsidRPr="00FE3FE5">
          <w:rPr>
            <w:rFonts w:eastAsiaTheme="majorEastAsia" w:cs="Arial"/>
          </w:rPr>
          <w:t>Of</w:t>
        </w:r>
        <w:proofErr w:type="gramEnd"/>
        <w:r w:rsidRPr="00FE3FE5">
          <w:rPr>
            <w:rFonts w:eastAsiaTheme="majorEastAsia" w:cs="Arial"/>
          </w:rPr>
          <w:t xml:space="preserve"> Clinical Evaluation And Literature Review</w:t>
        </w:r>
        <w:bookmarkEnd w:id="2557"/>
      </w:ins>
    </w:p>
    <w:p w14:paraId="6A845609" w14:textId="77777777" w:rsidR="00703578" w:rsidRPr="00FE3FE5" w:rsidRDefault="00703578" w:rsidP="00703578">
      <w:pPr>
        <w:pStyle w:val="BT1BodyTextI1"/>
        <w:rPr>
          <w:ins w:id="2559" w:author="Madhura Ramojwar" w:date="2021-04-22T13:12:00Z"/>
          <w:rFonts w:cs="Arial"/>
          <w:b/>
        </w:rPr>
      </w:pPr>
      <w:ins w:id="2560" w:author="Madhura Ramojwar" w:date="2021-04-22T13:12:00Z">
        <w:r w:rsidRPr="00FE3FE5">
          <w:rPr>
            <w:rFonts w:cs="Arial"/>
          </w:rPr>
          <w:t xml:space="preserve">This clinical literature review protocol presents methods used to identify pertinent data in the clinical literature that demonstrates the continued safety and performance of Abbott Medical’s Axium Neurostimulator System. </w:t>
        </w:r>
      </w:ins>
    </w:p>
    <w:p w14:paraId="71E57860" w14:textId="77777777" w:rsidR="00703578" w:rsidRPr="00FE3FE5" w:rsidRDefault="00703578" w:rsidP="00703578">
      <w:pPr>
        <w:pStyle w:val="BodyText"/>
        <w:numPr>
          <w:ilvl w:val="0"/>
          <w:numId w:val="65"/>
        </w:numPr>
        <w:rPr>
          <w:ins w:id="2561" w:author="Madhura Ramojwar" w:date="2021-04-22T13:12:00Z"/>
          <w:rFonts w:eastAsiaTheme="majorEastAsia" w:cs="Arial"/>
        </w:rPr>
      </w:pPr>
      <w:bookmarkStart w:id="2562" w:name="_Toc29501145"/>
      <w:ins w:id="2563" w:author="Madhura Ramojwar" w:date="2021-04-22T13:12:00Z">
        <w:r w:rsidRPr="00FE3FE5">
          <w:rPr>
            <w:rFonts w:eastAsiaTheme="majorEastAsia" w:cs="Arial"/>
          </w:rPr>
          <w:t>Search Strategy</w:t>
        </w:r>
        <w:bookmarkEnd w:id="2562"/>
      </w:ins>
    </w:p>
    <w:p w14:paraId="0B47E44D" w14:textId="77777777" w:rsidR="00703578" w:rsidRPr="00FE3FE5" w:rsidRDefault="00703578" w:rsidP="00703578">
      <w:pPr>
        <w:pStyle w:val="BodyText"/>
        <w:spacing w:after="0"/>
        <w:ind w:left="720" w:right="1080"/>
        <w:rPr>
          <w:ins w:id="2564" w:author="Madhura Ramojwar" w:date="2021-04-22T13:12:00Z"/>
          <w:rFonts w:eastAsiaTheme="majorEastAsia" w:cs="Arial"/>
          <w:u w:val="single"/>
        </w:rPr>
      </w:pPr>
      <w:ins w:id="2565" w:author="Madhura Ramojwar" w:date="2021-04-22T13:12:00Z">
        <w:r w:rsidRPr="00FE3FE5">
          <w:rPr>
            <w:rFonts w:eastAsiaTheme="majorEastAsia" w:cs="Arial"/>
            <w:u w:val="single"/>
          </w:rPr>
          <w:t>Database Searches</w:t>
        </w:r>
      </w:ins>
    </w:p>
    <w:p w14:paraId="600E2753" w14:textId="77777777" w:rsidR="00703578" w:rsidRPr="00FE3FE5" w:rsidRDefault="00703578" w:rsidP="00703578">
      <w:pPr>
        <w:widowControl w:val="0"/>
        <w:autoSpaceDE w:val="0"/>
        <w:autoSpaceDN w:val="0"/>
        <w:adjustRightInd w:val="0"/>
        <w:ind w:left="720"/>
        <w:jc w:val="both"/>
        <w:rPr>
          <w:ins w:id="2566" w:author="Madhura Ramojwar" w:date="2021-04-22T13:12:00Z"/>
          <w:rFonts w:eastAsiaTheme="majorEastAsia" w:cs="Arial"/>
        </w:rPr>
      </w:pPr>
      <w:bookmarkStart w:id="2567" w:name="_Hlk17381306"/>
      <w:ins w:id="2568" w:author="Madhura Ramojwar" w:date="2021-04-22T13:12:00Z">
        <w:r w:rsidRPr="00FE3FE5">
          <w:rPr>
            <w:rFonts w:eastAsiaTheme="majorEastAsia" w:cs="Arial"/>
          </w:rPr>
          <w:t xml:space="preserve">The </w:t>
        </w:r>
        <w:r w:rsidRPr="00FE3FE5">
          <w:rPr>
            <w:rFonts w:eastAsia="Arial Unicode MS" w:cs="Arial"/>
          </w:rPr>
          <w:t>Allied &amp; Complementary Medicine</w:t>
        </w:r>
        <w:r w:rsidRPr="00FE3FE5">
          <w:rPr>
            <w:rFonts w:eastAsia="Arial Unicode MS" w:cs="Arial"/>
            <w:vertAlign w:val="superscript"/>
          </w:rPr>
          <w:t>™</w:t>
        </w:r>
        <w:r w:rsidRPr="00FE3FE5">
          <w:rPr>
            <w:rFonts w:eastAsia="Arial Unicode MS" w:cs="Arial"/>
          </w:rPr>
          <w:t>, BIOSIS Previews</w:t>
        </w:r>
        <w:r w:rsidRPr="00FE3FE5">
          <w:rPr>
            <w:rFonts w:eastAsia="Arial Unicode MS" w:cs="Arial"/>
            <w:vertAlign w:val="superscript"/>
          </w:rPr>
          <w:t>®</w:t>
        </w:r>
        <w:r w:rsidRPr="00FE3FE5">
          <w:rPr>
            <w:rFonts w:eastAsia="Arial Unicode MS" w:cs="Arial"/>
          </w:rPr>
          <w:t>, Embase</w:t>
        </w:r>
        <w:r w:rsidRPr="00FE3FE5">
          <w:rPr>
            <w:rFonts w:eastAsia="Arial Unicode MS" w:cs="Arial"/>
            <w:vertAlign w:val="superscript"/>
          </w:rPr>
          <w:t>®</w:t>
        </w:r>
        <w:r w:rsidRPr="00FE3FE5">
          <w:rPr>
            <w:rFonts w:eastAsia="Arial Unicode MS" w:cs="Arial"/>
          </w:rPr>
          <w:t xml:space="preserve">, </w:t>
        </w:r>
        <w:proofErr w:type="spellStart"/>
        <w:r w:rsidRPr="00FE3FE5">
          <w:rPr>
            <w:rFonts w:eastAsia="Arial Unicode MS" w:cs="Arial"/>
          </w:rPr>
          <w:t>EMCare</w:t>
        </w:r>
        <w:proofErr w:type="spellEnd"/>
        <w:r w:rsidRPr="00FE3FE5">
          <w:rPr>
            <w:rFonts w:eastAsia="Arial Unicode MS" w:cs="Arial"/>
            <w:vertAlign w:val="superscript"/>
          </w:rPr>
          <w:t>®</w:t>
        </w:r>
        <w:r w:rsidRPr="00FE3FE5">
          <w:rPr>
            <w:rFonts w:eastAsia="Arial Unicode MS" w:cs="Arial"/>
          </w:rPr>
          <w:t>, International Pharmaceutical Abstracts, MEDLINE</w:t>
        </w:r>
        <w:r w:rsidRPr="00FE3FE5">
          <w:rPr>
            <w:rFonts w:eastAsia="Arial Unicode MS" w:cs="Arial"/>
            <w:vertAlign w:val="superscript"/>
          </w:rPr>
          <w:t>®</w:t>
        </w:r>
        <w:r w:rsidRPr="00FE3FE5">
          <w:rPr>
            <w:rFonts w:eastAsia="Arial Unicode MS" w:cs="Arial"/>
          </w:rPr>
          <w:t xml:space="preserve">, Dimensions, PubMed Central and </w:t>
        </w:r>
        <w:proofErr w:type="spellStart"/>
        <w:r w:rsidRPr="00FE3FE5">
          <w:rPr>
            <w:rFonts w:eastAsia="Arial Unicode MS" w:cs="Arial"/>
          </w:rPr>
          <w:t>ToxFile</w:t>
        </w:r>
        <w:proofErr w:type="spellEnd"/>
        <w:r w:rsidRPr="00FE3FE5">
          <w:rPr>
            <w:rFonts w:eastAsia="Arial Unicode MS" w:cs="Arial"/>
            <w:vertAlign w:val="superscript"/>
          </w:rPr>
          <w:t>®</w:t>
        </w:r>
        <w:r w:rsidRPr="00FE3FE5">
          <w:rPr>
            <w:rFonts w:eastAsia="Arial Unicode MS" w:cs="Arial"/>
          </w:rPr>
          <w:t xml:space="preserve"> </w:t>
        </w:r>
        <w:bookmarkStart w:id="2569" w:name="_Hlk517182520"/>
        <w:r w:rsidRPr="00FE3FE5">
          <w:rPr>
            <w:rFonts w:eastAsiaTheme="majorEastAsia" w:cs="Arial"/>
          </w:rPr>
          <w:t xml:space="preserve">scientific literature bibliographic </w:t>
        </w:r>
        <w:bookmarkEnd w:id="2567"/>
        <w:r w:rsidRPr="00FE3FE5">
          <w:rPr>
            <w:rFonts w:eastAsiaTheme="majorEastAsia" w:cs="Arial"/>
          </w:rPr>
          <w:t xml:space="preserve">databases </w:t>
        </w:r>
        <w:bookmarkEnd w:id="2569"/>
        <w:r w:rsidRPr="00FE3FE5">
          <w:rPr>
            <w:rFonts w:eastAsiaTheme="majorEastAsia" w:cs="Arial"/>
          </w:rPr>
          <w:t xml:space="preserve">will be searched. These databases were selected to provide the most comprehensive coverage of the medical and biomedical literature and to ensure that all relevant studies will be identified while minimizing selection bias. </w:t>
        </w:r>
      </w:ins>
    </w:p>
    <w:p w14:paraId="1A0794B0" w14:textId="77777777" w:rsidR="00703578" w:rsidRPr="00FE3FE5" w:rsidRDefault="00703578" w:rsidP="00703578">
      <w:pPr>
        <w:pStyle w:val="BT1BodyTextI1"/>
        <w:rPr>
          <w:ins w:id="2570" w:author="Madhura Ramojwar" w:date="2021-04-22T13:12:00Z"/>
          <w:rFonts w:cs="Arial"/>
        </w:rPr>
      </w:pPr>
      <w:ins w:id="2571" w:author="Madhura Ramojwar" w:date="2021-04-22T13:12:00Z">
        <w:r w:rsidRPr="00FE3FE5">
          <w:rPr>
            <w:rFonts w:cs="Arial"/>
          </w:rPr>
          <w:t xml:space="preserve">In addition, other methods may be utilized such as “ad hoc searches” to adequately capture other relevant clinical literature. Articles that may have not appeared in the </w:t>
        </w:r>
        <w:r w:rsidRPr="00FE3FE5">
          <w:rPr>
            <w:rFonts w:eastAsiaTheme="majorEastAsia" w:cs="Arial"/>
          </w:rPr>
          <w:t xml:space="preserve">scientific literature bibliographic database </w:t>
        </w:r>
        <w:r w:rsidRPr="00FE3FE5">
          <w:rPr>
            <w:rFonts w:cs="Arial"/>
          </w:rPr>
          <w:t xml:space="preserve">results but provide pertinent information regarding Abbott Medical’s </w:t>
        </w:r>
        <w:r w:rsidRPr="00FE3FE5">
          <w:rPr>
            <w:rFonts w:eastAsiaTheme="majorEastAsia" w:cs="Arial"/>
          </w:rPr>
          <w:t>Axium Neurostimulator System</w:t>
        </w:r>
        <w:r w:rsidRPr="00FE3FE5">
          <w:rPr>
            <w:rFonts w:cs="Arial"/>
          </w:rPr>
          <w:t xml:space="preserve"> safety or efficacy will be added. Articles may be identified ad hoc by reviewing the reference section of articles identified in the literature searches or through internet searches.</w:t>
        </w:r>
      </w:ins>
    </w:p>
    <w:p w14:paraId="2FDFEF3E" w14:textId="77777777" w:rsidR="00703578" w:rsidRPr="00FE3FE5" w:rsidRDefault="00703578" w:rsidP="00703578">
      <w:pPr>
        <w:pStyle w:val="BodyText"/>
        <w:widowControl w:val="0"/>
        <w:spacing w:after="0"/>
        <w:ind w:left="720" w:right="1080"/>
        <w:rPr>
          <w:ins w:id="2572" w:author="Madhura Ramojwar" w:date="2021-04-22T13:12:00Z"/>
          <w:rFonts w:eastAsiaTheme="majorEastAsia" w:cs="Arial"/>
          <w:b/>
        </w:rPr>
      </w:pPr>
    </w:p>
    <w:p w14:paraId="3CE9E60E" w14:textId="77777777" w:rsidR="00703578" w:rsidRPr="00FE3FE5" w:rsidRDefault="00703578" w:rsidP="00703578">
      <w:pPr>
        <w:pStyle w:val="BodyText"/>
        <w:widowControl w:val="0"/>
        <w:spacing w:after="0"/>
        <w:ind w:left="720" w:right="1080"/>
        <w:rPr>
          <w:ins w:id="2573" w:author="Madhura Ramojwar" w:date="2021-04-22T13:12:00Z"/>
          <w:rFonts w:eastAsiaTheme="majorEastAsia" w:cs="Arial"/>
          <w:u w:val="single"/>
        </w:rPr>
      </w:pPr>
      <w:ins w:id="2574" w:author="Madhura Ramojwar" w:date="2021-04-22T13:12:00Z">
        <w:r w:rsidRPr="00FE3FE5">
          <w:rPr>
            <w:rFonts w:eastAsiaTheme="majorEastAsia" w:cs="Arial"/>
            <w:u w:val="single"/>
          </w:rPr>
          <w:t>Search Terms</w:t>
        </w:r>
      </w:ins>
    </w:p>
    <w:p w14:paraId="742B7A54" w14:textId="77777777" w:rsidR="00703578" w:rsidRPr="00FE3FE5" w:rsidRDefault="00703578" w:rsidP="00703578">
      <w:pPr>
        <w:pStyle w:val="BodyText"/>
        <w:spacing w:after="0"/>
        <w:ind w:left="720"/>
        <w:jc w:val="both"/>
        <w:rPr>
          <w:ins w:id="2575" w:author="Madhura Ramojwar" w:date="2021-04-22T13:12:00Z"/>
          <w:rFonts w:eastAsiaTheme="majorEastAsia" w:cs="Arial"/>
        </w:rPr>
      </w:pPr>
      <w:ins w:id="2576" w:author="Madhura Ramojwar" w:date="2021-04-22T13:12:00Z">
        <w:r w:rsidRPr="00FE3FE5">
          <w:rPr>
            <w:rFonts w:eastAsiaTheme="majorEastAsia" w:cs="Arial"/>
          </w:rPr>
          <w:t xml:space="preserve">A comprehensive search strategy should include terms that cover five key areas. This formula ensures the identification of all relevant clinical safety and performance data on the subject device and/or equivalent comparator in the intended indication:  </w:t>
        </w:r>
      </w:ins>
    </w:p>
    <w:p w14:paraId="4300E126" w14:textId="77777777" w:rsidR="00703578" w:rsidRPr="00FE3FE5" w:rsidRDefault="00703578" w:rsidP="00703578">
      <w:pPr>
        <w:pStyle w:val="BodyText"/>
        <w:numPr>
          <w:ilvl w:val="0"/>
          <w:numId w:val="63"/>
        </w:numPr>
        <w:spacing w:after="0"/>
        <w:ind w:right="1080"/>
        <w:rPr>
          <w:ins w:id="2577" w:author="Madhura Ramojwar" w:date="2021-04-22T13:12:00Z"/>
          <w:rFonts w:eastAsiaTheme="majorEastAsia" w:cs="Arial"/>
        </w:rPr>
      </w:pPr>
      <w:ins w:id="2578" w:author="Madhura Ramojwar" w:date="2021-04-22T13:12:00Z">
        <w:r w:rsidRPr="00FE3FE5">
          <w:rPr>
            <w:rFonts w:eastAsiaTheme="majorEastAsia" w:cs="Arial"/>
          </w:rPr>
          <w:t xml:space="preserve">Clinical conditions, disease, problem, indication </w:t>
        </w:r>
      </w:ins>
    </w:p>
    <w:p w14:paraId="13CA59BB" w14:textId="77777777" w:rsidR="00703578" w:rsidRPr="00FE3FE5" w:rsidRDefault="00703578" w:rsidP="00703578">
      <w:pPr>
        <w:pStyle w:val="BodyText"/>
        <w:numPr>
          <w:ilvl w:val="0"/>
          <w:numId w:val="63"/>
        </w:numPr>
        <w:spacing w:after="0"/>
        <w:ind w:right="1080"/>
        <w:rPr>
          <w:ins w:id="2579" w:author="Madhura Ramojwar" w:date="2021-04-22T13:12:00Z"/>
          <w:rFonts w:eastAsiaTheme="majorEastAsia" w:cs="Arial"/>
        </w:rPr>
      </w:pPr>
      <w:ins w:id="2580" w:author="Madhura Ramojwar" w:date="2021-04-22T13:12:00Z">
        <w:r w:rsidRPr="00FE3FE5">
          <w:rPr>
            <w:rFonts w:eastAsiaTheme="majorEastAsia" w:cs="Arial"/>
          </w:rPr>
          <w:t xml:space="preserve">Anatomical locations, intended </w:t>
        </w:r>
        <w:proofErr w:type="gramStart"/>
        <w:r w:rsidRPr="00FE3FE5">
          <w:rPr>
            <w:rFonts w:eastAsiaTheme="majorEastAsia" w:cs="Arial"/>
          </w:rPr>
          <w:t>population</w:t>
        </w:r>
        <w:proofErr w:type="gramEnd"/>
        <w:r w:rsidRPr="00FE3FE5">
          <w:rPr>
            <w:rFonts w:eastAsiaTheme="majorEastAsia" w:cs="Arial"/>
          </w:rPr>
          <w:t xml:space="preserve"> </w:t>
        </w:r>
      </w:ins>
    </w:p>
    <w:p w14:paraId="54E11620" w14:textId="77777777" w:rsidR="00703578" w:rsidRPr="00FE3FE5" w:rsidRDefault="00703578" w:rsidP="00703578">
      <w:pPr>
        <w:pStyle w:val="BodyText"/>
        <w:numPr>
          <w:ilvl w:val="0"/>
          <w:numId w:val="63"/>
        </w:numPr>
        <w:spacing w:after="0"/>
        <w:ind w:right="1080"/>
        <w:rPr>
          <w:ins w:id="2581" w:author="Madhura Ramojwar" w:date="2021-04-22T13:12:00Z"/>
          <w:rFonts w:eastAsiaTheme="majorEastAsia" w:cs="Arial"/>
        </w:rPr>
      </w:pPr>
      <w:ins w:id="2582" w:author="Madhura Ramojwar" w:date="2021-04-22T13:12:00Z">
        <w:r w:rsidRPr="00FE3FE5">
          <w:rPr>
            <w:rFonts w:eastAsiaTheme="majorEastAsia" w:cs="Arial"/>
          </w:rPr>
          <w:t xml:space="preserve">Interventions, therapies, generic device names </w:t>
        </w:r>
      </w:ins>
    </w:p>
    <w:p w14:paraId="5A1AB67F" w14:textId="77777777" w:rsidR="00703578" w:rsidRPr="00FE3FE5" w:rsidRDefault="00703578" w:rsidP="00703578">
      <w:pPr>
        <w:pStyle w:val="BodyText"/>
        <w:numPr>
          <w:ilvl w:val="0"/>
          <w:numId w:val="63"/>
        </w:numPr>
        <w:spacing w:after="0"/>
        <w:ind w:right="1080"/>
        <w:rPr>
          <w:ins w:id="2583" w:author="Madhura Ramojwar" w:date="2021-04-22T13:12:00Z"/>
          <w:rFonts w:eastAsiaTheme="majorEastAsia" w:cs="Arial"/>
        </w:rPr>
      </w:pPr>
      <w:ins w:id="2584" w:author="Madhura Ramojwar" w:date="2021-04-22T13:12:00Z">
        <w:r w:rsidRPr="00FE3FE5">
          <w:rPr>
            <w:rFonts w:eastAsiaTheme="majorEastAsia" w:cs="Arial"/>
          </w:rPr>
          <w:t>Trade device names, manufacturers</w:t>
        </w:r>
      </w:ins>
    </w:p>
    <w:p w14:paraId="4DD7FD0E" w14:textId="77777777" w:rsidR="00703578" w:rsidRPr="00FE3FE5" w:rsidRDefault="00703578" w:rsidP="00703578">
      <w:pPr>
        <w:pStyle w:val="BodyText"/>
        <w:numPr>
          <w:ilvl w:val="0"/>
          <w:numId w:val="63"/>
        </w:numPr>
        <w:spacing w:after="0"/>
        <w:ind w:right="1080"/>
        <w:rPr>
          <w:ins w:id="2585" w:author="Madhura Ramojwar" w:date="2021-04-22T13:12:00Z"/>
          <w:rFonts w:eastAsiaTheme="majorEastAsia" w:cs="Arial"/>
        </w:rPr>
      </w:pPr>
      <w:ins w:id="2586" w:author="Madhura Ramojwar" w:date="2021-04-22T13:12:00Z">
        <w:r w:rsidRPr="00FE3FE5">
          <w:rPr>
            <w:rFonts w:eastAsiaTheme="majorEastAsia" w:cs="Arial"/>
          </w:rPr>
          <w:t xml:space="preserve">Other relevant terms </w:t>
        </w:r>
      </w:ins>
    </w:p>
    <w:p w14:paraId="7213D088" w14:textId="77777777" w:rsidR="00703578" w:rsidRPr="00FE3FE5" w:rsidRDefault="00703578" w:rsidP="00703578">
      <w:pPr>
        <w:pStyle w:val="BodyText"/>
        <w:ind w:left="720" w:right="1080"/>
        <w:jc w:val="both"/>
        <w:rPr>
          <w:ins w:id="2587" w:author="Madhura Ramojwar" w:date="2021-04-22T13:12:00Z"/>
          <w:rFonts w:eastAsiaTheme="majorEastAsia" w:cs="Arial"/>
        </w:rPr>
      </w:pPr>
    </w:p>
    <w:p w14:paraId="7D33F86C" w14:textId="77777777" w:rsidR="00703578" w:rsidRPr="00FE3FE5" w:rsidRDefault="00703578" w:rsidP="00703578">
      <w:pPr>
        <w:pStyle w:val="BodyText"/>
        <w:ind w:left="720"/>
        <w:jc w:val="both"/>
        <w:rPr>
          <w:ins w:id="2588" w:author="Madhura Ramojwar" w:date="2021-04-22T13:12:00Z"/>
          <w:rFonts w:eastAsiaTheme="majorEastAsia" w:cs="Arial"/>
        </w:rPr>
      </w:pPr>
      <w:ins w:id="2589" w:author="Madhura Ramojwar" w:date="2021-04-22T13:12:00Z">
        <w:r w:rsidRPr="00FE3FE5">
          <w:rPr>
            <w:rFonts w:eastAsiaTheme="majorEastAsia" w:cs="Arial"/>
          </w:rPr>
          <w:t xml:space="preserve">The search terms are detailed in </w:t>
        </w:r>
        <w:r w:rsidRPr="00FE3FE5">
          <w:rPr>
            <w:rFonts w:eastAsiaTheme="majorEastAsia" w:cs="Arial"/>
            <w:b/>
          </w:rPr>
          <w:fldChar w:fldCharType="begin"/>
        </w:r>
        <w:r w:rsidRPr="00FE3FE5">
          <w:rPr>
            <w:rFonts w:eastAsiaTheme="majorEastAsia" w:cs="Arial"/>
            <w:b/>
          </w:rPr>
          <w:instrText xml:space="preserve"> REF _Ref505290356 \h  \* MERGEFORMAT </w:instrText>
        </w:r>
        <w:r w:rsidRPr="00FE3FE5">
          <w:rPr>
            <w:rFonts w:eastAsiaTheme="majorEastAsia" w:cs="Arial"/>
            <w:b/>
          </w:rPr>
        </w:r>
        <w:r w:rsidRPr="00FE3FE5">
          <w:rPr>
            <w:rFonts w:eastAsiaTheme="majorEastAsia" w:cs="Arial"/>
            <w:b/>
          </w:rPr>
          <w:fldChar w:fldCharType="separate"/>
        </w:r>
        <w:r w:rsidRPr="00FE3FE5">
          <w:rPr>
            <w:rFonts w:cs="Arial"/>
            <w:b/>
          </w:rPr>
          <w:t xml:space="preserve">Table </w:t>
        </w:r>
        <w:r w:rsidRPr="00FE3FE5">
          <w:rPr>
            <w:rFonts w:cs="Arial"/>
            <w:b/>
            <w:noProof/>
          </w:rPr>
          <w:t>14</w:t>
        </w:r>
        <w:r w:rsidRPr="00FE3FE5">
          <w:rPr>
            <w:rFonts w:eastAsiaTheme="majorEastAsia" w:cs="Arial"/>
            <w:b/>
          </w:rPr>
          <w:fldChar w:fldCharType="end"/>
        </w:r>
        <w:r w:rsidRPr="00FE3FE5">
          <w:rPr>
            <w:rFonts w:eastAsiaTheme="majorEastAsia" w:cs="Arial"/>
          </w:rPr>
          <w:t xml:space="preserve">. These preliminary search terms will be combined into technical database search terms and database queries.  Adverse events are not part of the search terms, because all clinical safety and performance outcomes will be sought in the target population irrespective of the measured or reported outcomes.  </w:t>
        </w:r>
      </w:ins>
    </w:p>
    <w:p w14:paraId="4DCE53B9" w14:textId="77777777" w:rsidR="00703578" w:rsidRPr="00FE3FE5" w:rsidRDefault="00703578" w:rsidP="00703578">
      <w:pPr>
        <w:pStyle w:val="Caption"/>
        <w:rPr>
          <w:ins w:id="2590" w:author="Madhura Ramojwar" w:date="2021-04-22T13:12:00Z"/>
          <w:rFonts w:eastAsia="Calibri" w:cs="Arial"/>
          <w:b w:val="0"/>
          <w:bCs w:val="0"/>
          <w:szCs w:val="24"/>
          <w:lang w:val="en-GB" w:bidi="en-US"/>
        </w:rPr>
      </w:pPr>
      <w:bookmarkStart w:id="2591" w:name="_Ref505290356"/>
      <w:bookmarkStart w:id="2592" w:name="_Ref504825623"/>
      <w:bookmarkStart w:id="2593" w:name="_Toc505080043"/>
      <w:bookmarkStart w:id="2594" w:name="_Toc29501221"/>
      <w:bookmarkStart w:id="2595" w:name="_Toc41489758"/>
      <w:ins w:id="2596" w:author="Madhura Ramojwar" w:date="2021-04-22T13:12:00Z">
        <w:r w:rsidRPr="00FE3FE5">
          <w:rPr>
            <w:rFonts w:cs="Arial"/>
            <w:szCs w:val="24"/>
          </w:rPr>
          <w:lastRenderedPageBreak/>
          <w:t xml:space="preserve">Table </w:t>
        </w:r>
        <w:r w:rsidRPr="00FE3FE5">
          <w:rPr>
            <w:rFonts w:cs="Arial"/>
            <w:szCs w:val="24"/>
          </w:rPr>
          <w:fldChar w:fldCharType="begin"/>
        </w:r>
        <w:r w:rsidRPr="00FE3FE5">
          <w:rPr>
            <w:rFonts w:cs="Arial"/>
            <w:szCs w:val="24"/>
          </w:rPr>
          <w:instrText xml:space="preserve"> SEQ Table \* ARABIC </w:instrText>
        </w:r>
        <w:r w:rsidRPr="00FE3FE5">
          <w:rPr>
            <w:rFonts w:cs="Arial"/>
            <w:szCs w:val="24"/>
          </w:rPr>
          <w:fldChar w:fldCharType="separate"/>
        </w:r>
        <w:r w:rsidRPr="00FE3FE5">
          <w:rPr>
            <w:rFonts w:cs="Arial"/>
            <w:noProof/>
            <w:szCs w:val="24"/>
          </w:rPr>
          <w:t>14</w:t>
        </w:r>
        <w:r w:rsidRPr="00FE3FE5">
          <w:rPr>
            <w:rFonts w:cs="Arial"/>
            <w:szCs w:val="24"/>
          </w:rPr>
          <w:fldChar w:fldCharType="end"/>
        </w:r>
        <w:bookmarkEnd w:id="2591"/>
        <w:r w:rsidRPr="00FE3FE5">
          <w:rPr>
            <w:rFonts w:cs="Arial"/>
            <w:szCs w:val="24"/>
          </w:rPr>
          <w:t xml:space="preserve">:  </w:t>
        </w:r>
        <w:bookmarkEnd w:id="2592"/>
        <w:r w:rsidRPr="00FE3FE5">
          <w:rPr>
            <w:rFonts w:eastAsia="Calibri" w:cs="Arial"/>
            <w:szCs w:val="24"/>
            <w:lang w:val="en-GB" w:bidi="en-US"/>
          </w:rPr>
          <w:t>Preliminary Search Terms</w:t>
        </w:r>
        <w:bookmarkEnd w:id="2593"/>
        <w:bookmarkEnd w:id="2594"/>
        <w:bookmarkEnd w:id="2595"/>
      </w:ins>
    </w:p>
    <w:tbl>
      <w:tblPr>
        <w:tblW w:w="9265" w:type="dxa"/>
        <w:jc w:val="center"/>
        <w:tblLook w:val="04A0" w:firstRow="1" w:lastRow="0" w:firstColumn="1" w:lastColumn="0" w:noHBand="0" w:noVBand="1"/>
      </w:tblPr>
      <w:tblGrid>
        <w:gridCol w:w="2515"/>
        <w:gridCol w:w="6750"/>
      </w:tblGrid>
      <w:tr w:rsidR="00703578" w:rsidRPr="00FE3FE5" w14:paraId="2F7DEC15" w14:textId="77777777" w:rsidTr="000F2D37">
        <w:trPr>
          <w:trHeight w:val="476"/>
          <w:jc w:val="center"/>
          <w:ins w:id="2597" w:author="Madhura Ramojwar" w:date="2021-04-22T13:12:00Z"/>
        </w:trPr>
        <w:tc>
          <w:tcPr>
            <w:tcW w:w="25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F6ED039" w14:textId="77777777" w:rsidR="00703578" w:rsidRPr="00FE3FE5" w:rsidRDefault="00703578" w:rsidP="000F2D37">
            <w:pPr>
              <w:ind w:right="90"/>
              <w:jc w:val="center"/>
              <w:rPr>
                <w:ins w:id="2598" w:author="Madhura Ramojwar" w:date="2021-04-22T13:12:00Z"/>
                <w:rFonts w:eastAsia="Calibri" w:cs="Arial"/>
                <w:b/>
              </w:rPr>
            </w:pPr>
            <w:ins w:id="2599" w:author="Madhura Ramojwar" w:date="2021-04-22T13:12:00Z">
              <w:r w:rsidRPr="00FE3FE5">
                <w:rPr>
                  <w:rFonts w:eastAsia="Calibri" w:cs="Arial"/>
                  <w:b/>
                </w:rPr>
                <w:t>Search Term Categories</w:t>
              </w:r>
            </w:ins>
          </w:p>
        </w:tc>
        <w:tc>
          <w:tcPr>
            <w:tcW w:w="67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3709C0" w14:textId="77777777" w:rsidR="00703578" w:rsidRPr="00FE3FE5" w:rsidRDefault="00703578" w:rsidP="000F2D37">
            <w:pPr>
              <w:ind w:right="90"/>
              <w:jc w:val="center"/>
              <w:rPr>
                <w:ins w:id="2600" w:author="Madhura Ramojwar" w:date="2021-04-22T13:12:00Z"/>
                <w:rFonts w:eastAsia="Calibri" w:cs="Arial"/>
                <w:b/>
              </w:rPr>
            </w:pPr>
            <w:ins w:id="2601" w:author="Madhura Ramojwar" w:date="2021-04-22T13:12:00Z">
              <w:r w:rsidRPr="00FE3FE5">
                <w:rPr>
                  <w:rFonts w:eastAsia="Calibri" w:cs="Arial"/>
                  <w:b/>
                </w:rPr>
                <w:t>Specific Search Terms</w:t>
              </w:r>
            </w:ins>
          </w:p>
        </w:tc>
      </w:tr>
      <w:tr w:rsidR="00703578" w:rsidRPr="00FE3FE5" w14:paraId="647CFED3" w14:textId="77777777" w:rsidTr="000F2D37">
        <w:trPr>
          <w:trHeight w:val="566"/>
          <w:jc w:val="center"/>
          <w:ins w:id="2602" w:author="Madhura Ramojwar" w:date="2021-04-22T13:12:00Z"/>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6B999" w14:textId="77777777" w:rsidR="00703578" w:rsidRPr="00FE3FE5" w:rsidRDefault="00703578" w:rsidP="000F2D37">
            <w:pPr>
              <w:ind w:right="90"/>
              <w:rPr>
                <w:ins w:id="2603" w:author="Madhura Ramojwar" w:date="2021-04-22T13:12:00Z"/>
                <w:rFonts w:eastAsia="Calibri" w:cs="Arial"/>
                <w:b/>
              </w:rPr>
            </w:pPr>
            <w:ins w:id="2604" w:author="Madhura Ramojwar" w:date="2021-04-22T13:12:00Z">
              <w:r w:rsidRPr="00FE3FE5">
                <w:rPr>
                  <w:rFonts w:eastAsia="Calibri" w:cs="Arial"/>
                  <w:b/>
                </w:rPr>
                <w:t>Clinical Condition, Disease, Problem, Indication</w:t>
              </w:r>
            </w:ins>
          </w:p>
        </w:tc>
        <w:tc>
          <w:tcPr>
            <w:tcW w:w="6750" w:type="dxa"/>
            <w:tcBorders>
              <w:top w:val="single" w:sz="4" w:space="0" w:color="auto"/>
              <w:left w:val="single" w:sz="4" w:space="0" w:color="auto"/>
              <w:bottom w:val="single" w:sz="4" w:space="0" w:color="auto"/>
              <w:right w:val="single" w:sz="4" w:space="0" w:color="auto"/>
            </w:tcBorders>
            <w:vAlign w:val="center"/>
          </w:tcPr>
          <w:p w14:paraId="249ADF80" w14:textId="77777777" w:rsidR="00703578" w:rsidRPr="00FE3FE5" w:rsidRDefault="00703578" w:rsidP="000F2D37">
            <w:pPr>
              <w:ind w:right="90"/>
              <w:rPr>
                <w:ins w:id="2605" w:author="Madhura Ramojwar" w:date="2021-04-22T13:12:00Z"/>
                <w:rFonts w:eastAsia="Calibri" w:cs="Arial"/>
                <w:color w:val="FF0000"/>
              </w:rPr>
            </w:pPr>
            <w:ins w:id="2606" w:author="Madhura Ramojwar" w:date="2021-04-22T13:12:00Z">
              <w:r w:rsidRPr="00FE3FE5">
                <w:rPr>
                  <w:rFonts w:eastAsia="Calibri" w:cs="Arial"/>
                </w:rPr>
                <w:t>Chronic Intractable Pain, Chronic Pain, Failed Back Surgery Syndrome, Intractable Low Back and Leg Pain, Intractable Low Back Pain, Intractable Leg Pain, Complex Regional Pain Syndrome Type I, Post Laminectomy Syndrome, Complex Regional Pain Syndrome Type II, Reflex Sympathetic Dystrophy, Intractable Neuropathic Pain, FBSS, CRPS</w:t>
              </w:r>
              <w:r w:rsidRPr="00FE3FE5">
                <w:rPr>
                  <w:rFonts w:eastAsia="Calibri" w:cs="Arial"/>
                  <w:color w:val="FF0000"/>
                </w:rPr>
                <w:t xml:space="preserve"> </w:t>
              </w:r>
            </w:ins>
          </w:p>
        </w:tc>
      </w:tr>
      <w:tr w:rsidR="00703578" w:rsidRPr="00FE3FE5" w14:paraId="43671A70" w14:textId="77777777" w:rsidTr="000F2D37">
        <w:trPr>
          <w:trHeight w:val="683"/>
          <w:jc w:val="center"/>
          <w:ins w:id="2607" w:author="Madhura Ramojwar" w:date="2021-04-22T13:12:00Z"/>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8CFE0" w14:textId="77777777" w:rsidR="00703578" w:rsidRPr="00FE3FE5" w:rsidRDefault="00703578" w:rsidP="000F2D37">
            <w:pPr>
              <w:ind w:right="90"/>
              <w:rPr>
                <w:ins w:id="2608" w:author="Madhura Ramojwar" w:date="2021-04-22T13:12:00Z"/>
                <w:rFonts w:eastAsia="Calibri" w:cs="Arial"/>
                <w:b/>
              </w:rPr>
            </w:pPr>
            <w:ins w:id="2609" w:author="Madhura Ramojwar" w:date="2021-04-22T13:12:00Z">
              <w:r w:rsidRPr="00FE3FE5">
                <w:rPr>
                  <w:rFonts w:eastAsia="Calibri" w:cs="Arial"/>
                  <w:b/>
                </w:rPr>
                <w:t xml:space="preserve">Anatomical Locations, Intended Population </w:t>
              </w:r>
            </w:ins>
          </w:p>
        </w:tc>
        <w:tc>
          <w:tcPr>
            <w:tcW w:w="6750" w:type="dxa"/>
            <w:tcBorders>
              <w:top w:val="single" w:sz="4" w:space="0" w:color="auto"/>
              <w:left w:val="single" w:sz="4" w:space="0" w:color="auto"/>
              <w:bottom w:val="single" w:sz="4" w:space="0" w:color="auto"/>
              <w:right w:val="single" w:sz="4" w:space="0" w:color="auto"/>
            </w:tcBorders>
            <w:vAlign w:val="center"/>
          </w:tcPr>
          <w:p w14:paraId="465B9B71" w14:textId="77777777" w:rsidR="00703578" w:rsidRPr="00FE3FE5" w:rsidRDefault="00703578" w:rsidP="000F2D37">
            <w:pPr>
              <w:ind w:right="90"/>
              <w:rPr>
                <w:ins w:id="2610" w:author="Madhura Ramojwar" w:date="2021-04-22T13:12:00Z"/>
                <w:rFonts w:eastAsia="Calibri" w:cs="Arial"/>
              </w:rPr>
            </w:pPr>
            <w:ins w:id="2611" w:author="Madhura Ramojwar" w:date="2021-04-22T13:12:00Z">
              <w:r w:rsidRPr="00FE3FE5">
                <w:rPr>
                  <w:rFonts w:eastAsia="Calibri" w:cs="Arial"/>
                </w:rPr>
                <w:t>Spine, Low Back, Leg, Limbs, Trunk, Dorsal Root Ganglia</w:t>
              </w:r>
            </w:ins>
          </w:p>
        </w:tc>
      </w:tr>
      <w:tr w:rsidR="00703578" w:rsidRPr="00FE3FE5" w14:paraId="02E979F4" w14:textId="77777777" w:rsidTr="000F2D37">
        <w:trPr>
          <w:trHeight w:val="602"/>
          <w:jc w:val="center"/>
          <w:ins w:id="2612" w:author="Madhura Ramojwar" w:date="2021-04-22T13:12:00Z"/>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E131A" w14:textId="77777777" w:rsidR="00703578" w:rsidRPr="00FE3FE5" w:rsidRDefault="00703578" w:rsidP="000F2D37">
            <w:pPr>
              <w:ind w:right="90"/>
              <w:rPr>
                <w:ins w:id="2613" w:author="Madhura Ramojwar" w:date="2021-04-22T13:12:00Z"/>
                <w:rFonts w:eastAsia="Calibri" w:cs="Arial"/>
                <w:b/>
              </w:rPr>
            </w:pPr>
            <w:ins w:id="2614" w:author="Madhura Ramojwar" w:date="2021-04-22T13:12:00Z">
              <w:r w:rsidRPr="00FE3FE5">
                <w:rPr>
                  <w:rFonts w:eastAsia="Calibri" w:cs="Arial"/>
                  <w:b/>
                </w:rPr>
                <w:t>Interventions, Therapies, Generic Device Names</w:t>
              </w:r>
            </w:ins>
          </w:p>
        </w:tc>
        <w:tc>
          <w:tcPr>
            <w:tcW w:w="6750" w:type="dxa"/>
            <w:tcBorders>
              <w:top w:val="single" w:sz="4" w:space="0" w:color="auto"/>
              <w:left w:val="single" w:sz="4" w:space="0" w:color="auto"/>
              <w:bottom w:val="single" w:sz="4" w:space="0" w:color="auto"/>
              <w:right w:val="single" w:sz="4" w:space="0" w:color="auto"/>
            </w:tcBorders>
            <w:vAlign w:val="center"/>
          </w:tcPr>
          <w:p w14:paraId="4ADFB32C" w14:textId="77777777" w:rsidR="00703578" w:rsidRPr="00FE3FE5" w:rsidRDefault="00703578" w:rsidP="000F2D37">
            <w:pPr>
              <w:ind w:right="90"/>
              <w:rPr>
                <w:ins w:id="2615" w:author="Madhura Ramojwar" w:date="2021-04-22T13:12:00Z"/>
                <w:rFonts w:eastAsia="Calibri" w:cs="Arial"/>
              </w:rPr>
            </w:pPr>
            <w:ins w:id="2616" w:author="Madhura Ramojwar" w:date="2021-04-22T13:12:00Z">
              <w:r w:rsidRPr="00FE3FE5">
                <w:rPr>
                  <w:rFonts w:eastAsia="Calibri" w:cs="Arial"/>
                </w:rPr>
                <w:t>Neuromodulation, Neurostimulation, Dorsal Root Ganglion Stimulation, DRG Stimulation</w:t>
              </w:r>
            </w:ins>
          </w:p>
        </w:tc>
      </w:tr>
      <w:tr w:rsidR="00703578" w:rsidRPr="00FE3FE5" w14:paraId="768339C3" w14:textId="77777777" w:rsidTr="000F2D37">
        <w:trPr>
          <w:trHeight w:val="440"/>
          <w:jc w:val="center"/>
          <w:ins w:id="2617" w:author="Madhura Ramojwar" w:date="2021-04-22T13:12:00Z"/>
        </w:trPr>
        <w:tc>
          <w:tcPr>
            <w:tcW w:w="2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82662" w14:textId="77777777" w:rsidR="00703578" w:rsidRPr="00FE3FE5" w:rsidRDefault="00703578" w:rsidP="000F2D37">
            <w:pPr>
              <w:ind w:right="90"/>
              <w:rPr>
                <w:ins w:id="2618" w:author="Madhura Ramojwar" w:date="2021-04-22T13:12:00Z"/>
                <w:rFonts w:eastAsia="Calibri" w:cs="Arial"/>
                <w:b/>
              </w:rPr>
            </w:pPr>
            <w:ins w:id="2619" w:author="Madhura Ramojwar" w:date="2021-04-22T13:12:00Z">
              <w:r w:rsidRPr="00FE3FE5">
                <w:rPr>
                  <w:rFonts w:eastAsia="Calibri" w:cs="Arial"/>
                  <w:b/>
                </w:rPr>
                <w:t>Trade Device Names, Manufacturers</w:t>
              </w:r>
            </w:ins>
          </w:p>
        </w:tc>
        <w:tc>
          <w:tcPr>
            <w:tcW w:w="6750" w:type="dxa"/>
            <w:tcBorders>
              <w:top w:val="single" w:sz="4" w:space="0" w:color="auto"/>
              <w:left w:val="single" w:sz="4" w:space="0" w:color="auto"/>
              <w:bottom w:val="single" w:sz="4" w:space="0" w:color="auto"/>
              <w:right w:val="single" w:sz="4" w:space="0" w:color="auto"/>
            </w:tcBorders>
            <w:vAlign w:val="center"/>
          </w:tcPr>
          <w:p w14:paraId="37E565E8" w14:textId="77777777" w:rsidR="00703578" w:rsidRPr="00FE3FE5" w:rsidRDefault="00703578" w:rsidP="000F2D37">
            <w:pPr>
              <w:ind w:right="90"/>
              <w:rPr>
                <w:ins w:id="2620" w:author="Madhura Ramojwar" w:date="2021-04-22T13:12:00Z"/>
                <w:rFonts w:eastAsia="Calibri" w:cs="Arial"/>
                <w:color w:val="FF0000"/>
              </w:rPr>
            </w:pPr>
            <w:ins w:id="2621" w:author="Madhura Ramojwar" w:date="2021-04-22T13:12:00Z">
              <w:r w:rsidRPr="00FE3FE5">
                <w:rPr>
                  <w:rFonts w:eastAsia="Calibri" w:cs="Arial"/>
                </w:rPr>
                <w:t>SJM, St. Jude Medical, Abbott, Abbott Medical, Axium, Axium Neurostimulator System, Spinal Modulation Neurostimulator System</w:t>
              </w:r>
            </w:ins>
          </w:p>
        </w:tc>
      </w:tr>
    </w:tbl>
    <w:p w14:paraId="234BEECB" w14:textId="77777777" w:rsidR="00703578" w:rsidRPr="00FE3FE5" w:rsidRDefault="00703578" w:rsidP="00703578">
      <w:pPr>
        <w:pStyle w:val="BodyText"/>
        <w:ind w:left="720" w:right="90"/>
        <w:rPr>
          <w:ins w:id="2622" w:author="Madhura Ramojwar" w:date="2021-04-22T13:12:00Z"/>
          <w:rFonts w:eastAsiaTheme="majorEastAsia" w:cs="Arial"/>
          <w:color w:val="FF0000"/>
        </w:rPr>
      </w:pPr>
    </w:p>
    <w:p w14:paraId="3314AC73" w14:textId="77777777" w:rsidR="00703578" w:rsidRPr="00FE3FE5" w:rsidRDefault="00703578" w:rsidP="00703578">
      <w:pPr>
        <w:ind w:left="810" w:right="1080"/>
        <w:jc w:val="both"/>
        <w:rPr>
          <w:ins w:id="2623" w:author="Madhura Ramojwar" w:date="2021-04-22T13:12:00Z"/>
          <w:rFonts w:eastAsia="Calibri" w:cs="Arial"/>
          <w:u w:val="single"/>
          <w:lang w:val="en-GB"/>
        </w:rPr>
      </w:pPr>
      <w:ins w:id="2624" w:author="Madhura Ramojwar" w:date="2021-04-22T13:12:00Z">
        <w:r w:rsidRPr="00FE3FE5">
          <w:rPr>
            <w:rFonts w:eastAsia="Calibri" w:cs="Arial"/>
            <w:u w:val="single"/>
            <w:lang w:val="en-GB"/>
          </w:rPr>
          <w:t>Additional Search Tools</w:t>
        </w:r>
      </w:ins>
    </w:p>
    <w:p w14:paraId="3B28954A" w14:textId="77777777" w:rsidR="00703578" w:rsidRPr="00FE3FE5" w:rsidRDefault="00703578" w:rsidP="00703578">
      <w:pPr>
        <w:ind w:left="810"/>
        <w:jc w:val="both"/>
        <w:rPr>
          <w:ins w:id="2625" w:author="Madhura Ramojwar" w:date="2021-04-22T13:12:00Z"/>
          <w:rFonts w:eastAsia="Calibri" w:cs="Arial"/>
          <w:lang w:val="en-GB"/>
        </w:rPr>
      </w:pPr>
      <w:ins w:id="2626" w:author="Madhura Ramojwar" w:date="2021-04-22T13:12:00Z">
        <w:r w:rsidRPr="00FE3FE5">
          <w:rPr>
            <w:rFonts w:eastAsia="Calibri" w:cs="Arial"/>
            <w:lang w:val="en-GB"/>
          </w:rPr>
          <w:t xml:space="preserve">The results of the </w:t>
        </w:r>
        <w:bookmarkStart w:id="2627" w:name="_Hlk517353322"/>
        <w:r w:rsidRPr="00FE3FE5">
          <w:rPr>
            <w:rFonts w:eastAsia="Arial Unicode MS" w:cs="Arial"/>
          </w:rPr>
          <w:t xml:space="preserve">Allied &amp; Complementary Medicine, BIOSIS Previews, Embase, </w:t>
        </w:r>
        <w:proofErr w:type="spellStart"/>
        <w:r w:rsidRPr="00FE3FE5">
          <w:rPr>
            <w:rFonts w:eastAsia="Arial Unicode MS" w:cs="Arial"/>
          </w:rPr>
          <w:t>EMCare</w:t>
        </w:r>
        <w:proofErr w:type="spellEnd"/>
        <w:r w:rsidRPr="00FE3FE5">
          <w:rPr>
            <w:rFonts w:eastAsia="Arial Unicode MS" w:cs="Arial"/>
          </w:rPr>
          <w:t xml:space="preserve">, International Pharmaceutical Abstracts, MEDLINE, </w:t>
        </w:r>
        <w:proofErr w:type="spellStart"/>
        <w:r w:rsidRPr="00FE3FE5">
          <w:rPr>
            <w:rFonts w:eastAsia="Arial Unicode MS" w:cs="Arial"/>
          </w:rPr>
          <w:t>ToxFile</w:t>
        </w:r>
        <w:proofErr w:type="spellEnd"/>
        <w:r w:rsidRPr="00FE3FE5">
          <w:rPr>
            <w:rFonts w:eastAsia="Arial Unicode MS" w:cs="Arial"/>
          </w:rPr>
          <w:t xml:space="preserve">, Dimensions and PubMed Central  </w:t>
        </w:r>
        <w:r w:rsidRPr="00FE3FE5">
          <w:rPr>
            <w:rFonts w:eastAsiaTheme="majorEastAsia" w:cs="Arial"/>
          </w:rPr>
          <w:t xml:space="preserve">scientific literature bibliographic database </w:t>
        </w:r>
        <w:r w:rsidRPr="00FE3FE5">
          <w:rPr>
            <w:rFonts w:eastAsia="Calibri" w:cs="Arial"/>
          </w:rPr>
          <w:t>searches</w:t>
        </w:r>
        <w:r w:rsidRPr="00FE3FE5">
          <w:rPr>
            <w:rFonts w:eastAsia="Calibri" w:cs="Arial"/>
            <w:lang w:val="en-GB"/>
          </w:rPr>
          <w:t xml:space="preserve"> </w:t>
        </w:r>
        <w:bookmarkEnd w:id="2627"/>
        <w:r w:rsidRPr="00FE3FE5">
          <w:rPr>
            <w:rFonts w:eastAsia="Calibri" w:cs="Arial"/>
            <w:lang w:val="en-GB"/>
          </w:rPr>
          <w:t xml:space="preserve">will be imported into an internal literature management system (ProQuest Dialog), which allows searches on the full text, abstract, keywords, and title of those imported articles by the subject device and equivalent comparator brand names and manufacturers. ProQuest Dialog is an essential tool in identifying literature on the safety and performance of subject devices and equivalent comparators, because it allows extensive searching on all relevant articles based on its ability to pull full text search results into an environment where the full text can be searched for device names and provides full text articles (as available) from search results. </w:t>
        </w:r>
        <w:r w:rsidRPr="00FE3FE5">
          <w:rPr>
            <w:rFonts w:eastAsia="Calibri" w:cs="Arial"/>
          </w:rPr>
          <w:t xml:space="preserve">In addition, reference lists from review articles will also be searched for additional relevant articles.  </w:t>
        </w:r>
        <w:r w:rsidRPr="00FE3FE5">
          <w:rPr>
            <w:rFonts w:eastAsia="Calibri" w:cs="Arial"/>
            <w:lang w:val="en-GB"/>
          </w:rPr>
          <w:t xml:space="preserve"> </w:t>
        </w:r>
      </w:ins>
    </w:p>
    <w:p w14:paraId="1EF405BC" w14:textId="77777777" w:rsidR="00703578" w:rsidRPr="00FE3FE5" w:rsidRDefault="00703578" w:rsidP="00703578">
      <w:pPr>
        <w:ind w:left="810"/>
        <w:jc w:val="both"/>
        <w:rPr>
          <w:ins w:id="2628" w:author="Madhura Ramojwar" w:date="2021-04-22T13:12:00Z"/>
          <w:rFonts w:eastAsia="Calibri" w:cs="Arial"/>
          <w:lang w:val="en-GB"/>
        </w:rPr>
      </w:pPr>
    </w:p>
    <w:p w14:paraId="128CCC93" w14:textId="77777777" w:rsidR="00703578" w:rsidRPr="00FE3FE5" w:rsidRDefault="00703578" w:rsidP="00703578">
      <w:pPr>
        <w:pStyle w:val="BodyText"/>
        <w:numPr>
          <w:ilvl w:val="0"/>
          <w:numId w:val="65"/>
        </w:numPr>
        <w:rPr>
          <w:ins w:id="2629" w:author="Madhura Ramojwar" w:date="2021-04-22T13:12:00Z"/>
          <w:rFonts w:eastAsiaTheme="majorEastAsia" w:cs="Arial"/>
        </w:rPr>
      </w:pPr>
      <w:bookmarkStart w:id="2630" w:name="_Toc29501146"/>
      <w:ins w:id="2631" w:author="Madhura Ramojwar" w:date="2021-04-22T13:12:00Z">
        <w:r w:rsidRPr="00FE3FE5">
          <w:rPr>
            <w:rFonts w:eastAsiaTheme="majorEastAsia" w:cs="Arial"/>
          </w:rPr>
          <w:t>Screening Criteria</w:t>
        </w:r>
        <w:bookmarkEnd w:id="2630"/>
        <w:r w:rsidRPr="00FE3FE5">
          <w:rPr>
            <w:rFonts w:eastAsiaTheme="majorEastAsia" w:cs="Arial"/>
          </w:rPr>
          <w:t xml:space="preserve"> </w:t>
        </w:r>
      </w:ins>
    </w:p>
    <w:p w14:paraId="3E90DD9F" w14:textId="77777777" w:rsidR="00703578" w:rsidRPr="00FE3FE5" w:rsidRDefault="00703578" w:rsidP="00703578">
      <w:pPr>
        <w:pStyle w:val="BT1BodyTextI1"/>
        <w:rPr>
          <w:ins w:id="2632" w:author="Madhura Ramojwar" w:date="2021-04-22T13:12:00Z"/>
          <w:rFonts w:eastAsiaTheme="majorEastAsia" w:cs="Arial"/>
        </w:rPr>
      </w:pPr>
      <w:ins w:id="2633" w:author="Madhura Ramojwar" w:date="2021-04-22T13:12:00Z">
        <w:r w:rsidRPr="00FE3FE5">
          <w:rPr>
            <w:rFonts w:eastAsiaTheme="majorEastAsia" w:cs="Arial"/>
          </w:rPr>
          <w:t xml:space="preserve">Titles and abstracts of references identified by the search strategy will be assessed in terms of their relevance and design according to the selection criteria outlined below in Table 15. </w:t>
        </w:r>
      </w:ins>
    </w:p>
    <w:p w14:paraId="5692FBC5" w14:textId="77777777" w:rsidR="00703578" w:rsidRPr="00FE3FE5" w:rsidRDefault="00703578" w:rsidP="00703578">
      <w:pPr>
        <w:rPr>
          <w:ins w:id="2634" w:author="Madhura Ramojwar" w:date="2021-04-22T13:12:00Z"/>
          <w:rFonts w:cs="Arial"/>
          <w:b/>
          <w:bCs/>
        </w:rPr>
      </w:pPr>
      <w:bookmarkStart w:id="2635" w:name="_Ref505329228"/>
      <w:bookmarkStart w:id="2636" w:name="_Toc29501222"/>
      <w:ins w:id="2637" w:author="Madhura Ramojwar" w:date="2021-04-22T13:12:00Z">
        <w:r w:rsidRPr="00FE3FE5">
          <w:rPr>
            <w:rFonts w:cs="Arial"/>
          </w:rPr>
          <w:br w:type="page"/>
        </w:r>
      </w:ins>
    </w:p>
    <w:p w14:paraId="5FD19AB1" w14:textId="77777777" w:rsidR="00703578" w:rsidRPr="00FE3FE5" w:rsidRDefault="00703578" w:rsidP="00703578">
      <w:pPr>
        <w:pStyle w:val="Caption"/>
        <w:rPr>
          <w:ins w:id="2638" w:author="Madhura Ramojwar" w:date="2021-04-22T13:12:00Z"/>
          <w:rFonts w:cs="Arial"/>
          <w:b w:val="0"/>
          <w:bCs w:val="0"/>
          <w:szCs w:val="24"/>
        </w:rPr>
      </w:pPr>
      <w:bookmarkStart w:id="2639" w:name="_Toc41489759"/>
      <w:ins w:id="2640" w:author="Madhura Ramojwar" w:date="2021-04-22T13:12:00Z">
        <w:r w:rsidRPr="00FE3FE5">
          <w:rPr>
            <w:rFonts w:cs="Arial"/>
            <w:szCs w:val="24"/>
          </w:rPr>
          <w:lastRenderedPageBreak/>
          <w:t xml:space="preserve">Table </w:t>
        </w:r>
        <w:r w:rsidRPr="00FE3FE5">
          <w:rPr>
            <w:rFonts w:cs="Arial"/>
            <w:szCs w:val="24"/>
          </w:rPr>
          <w:fldChar w:fldCharType="begin"/>
        </w:r>
        <w:r w:rsidRPr="00FE3FE5">
          <w:rPr>
            <w:rFonts w:cs="Arial"/>
            <w:szCs w:val="24"/>
          </w:rPr>
          <w:instrText xml:space="preserve"> SEQ Table \* ARABIC </w:instrText>
        </w:r>
        <w:r w:rsidRPr="00FE3FE5">
          <w:rPr>
            <w:rFonts w:cs="Arial"/>
            <w:szCs w:val="24"/>
          </w:rPr>
          <w:fldChar w:fldCharType="separate"/>
        </w:r>
        <w:r w:rsidRPr="00FE3FE5">
          <w:rPr>
            <w:rFonts w:cs="Arial"/>
            <w:noProof/>
            <w:szCs w:val="24"/>
          </w:rPr>
          <w:t>15</w:t>
        </w:r>
        <w:r w:rsidRPr="00FE3FE5">
          <w:rPr>
            <w:rFonts w:cs="Arial"/>
            <w:szCs w:val="24"/>
          </w:rPr>
          <w:fldChar w:fldCharType="end"/>
        </w:r>
        <w:bookmarkEnd w:id="2635"/>
        <w:r w:rsidRPr="00FE3FE5">
          <w:rPr>
            <w:rFonts w:cs="Arial"/>
            <w:szCs w:val="24"/>
          </w:rPr>
          <w:t>: Publication Inclusion and Exclusion Criteria</w:t>
        </w:r>
        <w:bookmarkEnd w:id="2636"/>
        <w:bookmarkEnd w:id="2639"/>
      </w:ins>
    </w:p>
    <w:tbl>
      <w:tblPr>
        <w:tblW w:w="90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8" w:type="dxa"/>
          <w:right w:w="58" w:type="dxa"/>
        </w:tblCellMar>
        <w:tblLook w:val="01E0" w:firstRow="1" w:lastRow="1" w:firstColumn="1" w:lastColumn="1" w:noHBand="0" w:noVBand="0"/>
      </w:tblPr>
      <w:tblGrid>
        <w:gridCol w:w="4590"/>
        <w:gridCol w:w="8"/>
        <w:gridCol w:w="4484"/>
      </w:tblGrid>
      <w:tr w:rsidR="00703578" w:rsidRPr="00FE3FE5" w14:paraId="4921A4E3" w14:textId="77777777" w:rsidTr="000F2D37">
        <w:trPr>
          <w:cantSplit/>
          <w:tblHeader/>
          <w:jc w:val="center"/>
          <w:ins w:id="2641" w:author="Madhura Ramojwar" w:date="2021-04-22T13:12:00Z"/>
        </w:trPr>
        <w:tc>
          <w:tcPr>
            <w:tcW w:w="4590" w:type="dxa"/>
            <w:shd w:val="clear" w:color="auto" w:fill="F2F2F2" w:themeFill="background1" w:themeFillShade="F2"/>
          </w:tcPr>
          <w:p w14:paraId="0728683F" w14:textId="77777777" w:rsidR="00703578" w:rsidRPr="00FE3FE5" w:rsidRDefault="00703578" w:rsidP="000F2D37">
            <w:pPr>
              <w:keepNext/>
              <w:keepLines/>
              <w:spacing w:before="40" w:after="40" w:line="200" w:lineRule="exact"/>
              <w:jc w:val="center"/>
              <w:rPr>
                <w:ins w:id="2642" w:author="Madhura Ramojwar" w:date="2021-04-22T13:12:00Z"/>
                <w:rFonts w:cs="Arial"/>
                <w:b/>
              </w:rPr>
            </w:pPr>
            <w:ins w:id="2643" w:author="Madhura Ramojwar" w:date="2021-04-22T13:12:00Z">
              <w:r w:rsidRPr="00FE3FE5">
                <w:rPr>
                  <w:rFonts w:cs="Arial"/>
                  <w:b/>
                </w:rPr>
                <w:t>Exclusion Criteria</w:t>
              </w:r>
            </w:ins>
          </w:p>
        </w:tc>
        <w:tc>
          <w:tcPr>
            <w:tcW w:w="4492" w:type="dxa"/>
            <w:gridSpan w:val="2"/>
            <w:shd w:val="clear" w:color="auto" w:fill="F2F2F2" w:themeFill="background1" w:themeFillShade="F2"/>
          </w:tcPr>
          <w:p w14:paraId="3433FA9A" w14:textId="77777777" w:rsidR="00703578" w:rsidRPr="00FE3FE5" w:rsidRDefault="00703578" w:rsidP="000F2D37">
            <w:pPr>
              <w:keepNext/>
              <w:keepLines/>
              <w:spacing w:before="40" w:after="40" w:line="200" w:lineRule="exact"/>
              <w:jc w:val="center"/>
              <w:rPr>
                <w:ins w:id="2644" w:author="Madhura Ramojwar" w:date="2021-04-22T13:12:00Z"/>
                <w:rFonts w:cs="Arial"/>
                <w:b/>
              </w:rPr>
            </w:pPr>
            <w:ins w:id="2645" w:author="Madhura Ramojwar" w:date="2021-04-22T13:12:00Z">
              <w:r w:rsidRPr="00FE3FE5">
                <w:rPr>
                  <w:rFonts w:cs="Arial"/>
                  <w:b/>
                </w:rPr>
                <w:t>Inclusion Criteria</w:t>
              </w:r>
            </w:ins>
          </w:p>
        </w:tc>
      </w:tr>
      <w:tr w:rsidR="00703578" w:rsidRPr="00FE3FE5" w14:paraId="005189BD" w14:textId="77777777" w:rsidTr="000F2D37">
        <w:trPr>
          <w:cantSplit/>
          <w:jc w:val="center"/>
          <w:ins w:id="2646" w:author="Madhura Ramojwar" w:date="2021-04-22T13:12:00Z"/>
        </w:trPr>
        <w:tc>
          <w:tcPr>
            <w:tcW w:w="4598" w:type="dxa"/>
            <w:gridSpan w:val="2"/>
            <w:vAlign w:val="center"/>
          </w:tcPr>
          <w:p w14:paraId="2ABF621F" w14:textId="77777777" w:rsidR="00703578" w:rsidRPr="00FE3FE5" w:rsidRDefault="00703578" w:rsidP="000F2D37">
            <w:pPr>
              <w:rPr>
                <w:ins w:id="2647" w:author="Madhura Ramojwar" w:date="2021-04-22T13:12:00Z"/>
                <w:rFonts w:cs="Arial"/>
              </w:rPr>
            </w:pPr>
            <w:ins w:id="2648" w:author="Madhura Ramojwar" w:date="2021-04-22T13:12:00Z">
              <w:r w:rsidRPr="00FE3FE5">
                <w:rPr>
                  <w:rFonts w:eastAsia="Calibri" w:cs="Arial"/>
                  <w:lang w:val="en-GB"/>
                </w:rPr>
                <w:t>Technical articles (animal, biomechanical, cadaveric)</w:t>
              </w:r>
            </w:ins>
          </w:p>
        </w:tc>
        <w:tc>
          <w:tcPr>
            <w:tcW w:w="4484" w:type="dxa"/>
          </w:tcPr>
          <w:p w14:paraId="0B2407F2" w14:textId="77777777" w:rsidR="00703578" w:rsidRPr="00FE3FE5" w:rsidRDefault="00703578" w:rsidP="000F2D37">
            <w:pPr>
              <w:tabs>
                <w:tab w:val="left" w:pos="2822"/>
              </w:tabs>
              <w:rPr>
                <w:ins w:id="2649" w:author="Madhura Ramojwar" w:date="2021-04-22T13:12:00Z"/>
                <w:rFonts w:cs="Arial"/>
              </w:rPr>
            </w:pPr>
            <w:ins w:id="2650" w:author="Madhura Ramojwar" w:date="2021-04-22T13:12:00Z">
              <w:r w:rsidRPr="00FE3FE5">
                <w:rPr>
                  <w:rFonts w:cs="Arial"/>
                  <w:lang w:val="en-GB"/>
                </w:rPr>
                <w:t>Articles with clinical safety or performance results for patients treated with Abbott Medical/SJM Axium Neurostimulator System for Chronic Intractable Pain</w:t>
              </w:r>
            </w:ins>
          </w:p>
        </w:tc>
      </w:tr>
      <w:tr w:rsidR="00703578" w:rsidRPr="00FE3FE5" w14:paraId="7145A9CF" w14:textId="77777777" w:rsidTr="000F2D37">
        <w:trPr>
          <w:cantSplit/>
          <w:jc w:val="center"/>
          <w:ins w:id="2651" w:author="Madhura Ramojwar" w:date="2021-04-22T13:12:00Z"/>
        </w:trPr>
        <w:tc>
          <w:tcPr>
            <w:tcW w:w="4598" w:type="dxa"/>
            <w:gridSpan w:val="2"/>
            <w:vAlign w:val="center"/>
          </w:tcPr>
          <w:p w14:paraId="531DBB53" w14:textId="77777777" w:rsidR="00703578" w:rsidRPr="00FE3FE5" w:rsidRDefault="00703578" w:rsidP="000F2D37">
            <w:pPr>
              <w:rPr>
                <w:ins w:id="2652" w:author="Madhura Ramojwar" w:date="2021-04-22T13:12:00Z"/>
                <w:rFonts w:cs="Arial"/>
              </w:rPr>
            </w:pPr>
            <w:ins w:id="2653" w:author="Madhura Ramojwar" w:date="2021-04-22T13:12:00Z">
              <w:r w:rsidRPr="00FE3FE5">
                <w:rPr>
                  <w:rFonts w:eastAsia="Calibri" w:cs="Arial"/>
                  <w:lang w:val="en-GB"/>
                </w:rPr>
                <w:t>Review articles and meta-analyses</w:t>
              </w:r>
            </w:ins>
          </w:p>
        </w:tc>
        <w:tc>
          <w:tcPr>
            <w:tcW w:w="4484" w:type="dxa"/>
          </w:tcPr>
          <w:p w14:paraId="36A84AAD" w14:textId="77777777" w:rsidR="00703578" w:rsidRPr="00FE3FE5" w:rsidRDefault="00703578" w:rsidP="000F2D37">
            <w:pPr>
              <w:rPr>
                <w:ins w:id="2654" w:author="Madhura Ramojwar" w:date="2021-04-22T13:12:00Z"/>
                <w:rFonts w:cs="Arial"/>
              </w:rPr>
            </w:pPr>
          </w:p>
        </w:tc>
      </w:tr>
      <w:tr w:rsidR="00703578" w:rsidRPr="00FE3FE5" w14:paraId="72DE99F2" w14:textId="77777777" w:rsidTr="000F2D37">
        <w:trPr>
          <w:cantSplit/>
          <w:jc w:val="center"/>
          <w:ins w:id="2655" w:author="Madhura Ramojwar" w:date="2021-04-22T13:12:00Z"/>
        </w:trPr>
        <w:tc>
          <w:tcPr>
            <w:tcW w:w="4598" w:type="dxa"/>
            <w:gridSpan w:val="2"/>
            <w:vAlign w:val="center"/>
          </w:tcPr>
          <w:p w14:paraId="189057AC" w14:textId="77777777" w:rsidR="00703578" w:rsidRPr="00FE3FE5" w:rsidRDefault="00703578" w:rsidP="000F2D37">
            <w:pPr>
              <w:ind w:hanging="1424"/>
              <w:rPr>
                <w:ins w:id="2656" w:author="Madhura Ramojwar" w:date="2021-04-22T13:12:00Z"/>
                <w:rFonts w:cs="Arial"/>
              </w:rPr>
            </w:pPr>
            <w:ins w:id="2657" w:author="Madhura Ramojwar" w:date="2021-04-22T13:12:00Z">
              <w:r w:rsidRPr="00FE3FE5">
                <w:rPr>
                  <w:rFonts w:cs="Arial"/>
                </w:rPr>
                <w:tab/>
              </w:r>
              <w:r w:rsidRPr="00FE3FE5">
                <w:rPr>
                  <w:rFonts w:eastAsia="Calibri" w:cs="Arial"/>
                  <w:lang w:val="en-GB"/>
                </w:rPr>
                <w:t xml:space="preserve">Studies where clinical data are unextractable </w:t>
              </w:r>
            </w:ins>
          </w:p>
        </w:tc>
        <w:tc>
          <w:tcPr>
            <w:tcW w:w="4484" w:type="dxa"/>
          </w:tcPr>
          <w:p w14:paraId="7480237E" w14:textId="77777777" w:rsidR="00703578" w:rsidRPr="00FE3FE5" w:rsidRDefault="00703578" w:rsidP="000F2D37">
            <w:pPr>
              <w:spacing w:before="40" w:after="40"/>
              <w:jc w:val="both"/>
              <w:rPr>
                <w:ins w:id="2658" w:author="Madhura Ramojwar" w:date="2021-04-22T13:12:00Z"/>
                <w:rFonts w:cs="Arial"/>
              </w:rPr>
            </w:pPr>
          </w:p>
        </w:tc>
      </w:tr>
      <w:tr w:rsidR="00703578" w:rsidRPr="00FE3FE5" w14:paraId="74FA7AFD" w14:textId="77777777" w:rsidTr="000F2D37">
        <w:trPr>
          <w:cantSplit/>
          <w:jc w:val="center"/>
          <w:ins w:id="2659" w:author="Madhura Ramojwar" w:date="2021-04-22T13:12:00Z"/>
        </w:trPr>
        <w:tc>
          <w:tcPr>
            <w:tcW w:w="4598" w:type="dxa"/>
            <w:gridSpan w:val="2"/>
            <w:vAlign w:val="center"/>
          </w:tcPr>
          <w:p w14:paraId="60C4DECF" w14:textId="77777777" w:rsidR="00703578" w:rsidRPr="00FE3FE5" w:rsidDel="00C51CE3" w:rsidRDefault="00703578" w:rsidP="000F2D37">
            <w:pPr>
              <w:rPr>
                <w:ins w:id="2660" w:author="Madhura Ramojwar" w:date="2021-04-22T13:12:00Z"/>
                <w:rFonts w:cs="Arial"/>
              </w:rPr>
            </w:pPr>
            <w:ins w:id="2661" w:author="Madhura Ramojwar" w:date="2021-04-22T13:12:00Z">
              <w:r w:rsidRPr="00FE3FE5">
                <w:rPr>
                  <w:rFonts w:eastAsia="Calibri" w:cs="Arial"/>
                  <w:lang w:val="en-GB"/>
                </w:rPr>
                <w:t xml:space="preserve">Studies where subject devices or equivalent comparators are not used or are not the </w:t>
              </w:r>
              <w:proofErr w:type="gramStart"/>
              <w:r w:rsidRPr="00FE3FE5">
                <w:rPr>
                  <w:rFonts w:eastAsia="Calibri" w:cs="Arial"/>
                  <w:lang w:val="en-GB"/>
                </w:rPr>
                <w:t>main focus</w:t>
              </w:r>
              <w:proofErr w:type="gramEnd"/>
              <w:r w:rsidRPr="00FE3FE5">
                <w:rPr>
                  <w:rFonts w:eastAsia="Calibri" w:cs="Arial"/>
                  <w:lang w:val="en-GB"/>
                </w:rPr>
                <w:t xml:space="preserve"> of the publication</w:t>
              </w:r>
            </w:ins>
          </w:p>
        </w:tc>
        <w:tc>
          <w:tcPr>
            <w:tcW w:w="4484" w:type="dxa"/>
          </w:tcPr>
          <w:p w14:paraId="7BA49BD0" w14:textId="77777777" w:rsidR="00703578" w:rsidRPr="00FE3FE5" w:rsidRDefault="00703578" w:rsidP="000F2D37">
            <w:pPr>
              <w:spacing w:before="40" w:after="40"/>
              <w:jc w:val="both"/>
              <w:rPr>
                <w:ins w:id="2662" w:author="Madhura Ramojwar" w:date="2021-04-22T13:12:00Z"/>
                <w:rFonts w:cs="Arial"/>
              </w:rPr>
            </w:pPr>
          </w:p>
        </w:tc>
      </w:tr>
      <w:tr w:rsidR="00703578" w:rsidRPr="00FE3FE5" w14:paraId="14FB65B1" w14:textId="77777777" w:rsidTr="000F2D37">
        <w:trPr>
          <w:cantSplit/>
          <w:jc w:val="center"/>
          <w:ins w:id="2663" w:author="Madhura Ramojwar" w:date="2021-04-22T13:12:00Z"/>
        </w:trPr>
        <w:tc>
          <w:tcPr>
            <w:tcW w:w="4598" w:type="dxa"/>
            <w:gridSpan w:val="2"/>
            <w:vAlign w:val="center"/>
          </w:tcPr>
          <w:p w14:paraId="484D22A3" w14:textId="77777777" w:rsidR="00703578" w:rsidRPr="00FE3FE5" w:rsidRDefault="00703578" w:rsidP="000F2D37">
            <w:pPr>
              <w:rPr>
                <w:ins w:id="2664" w:author="Madhura Ramojwar" w:date="2021-04-22T13:12:00Z"/>
                <w:rFonts w:eastAsia="Calibri" w:cs="Arial"/>
                <w:lang w:val="en-GB"/>
              </w:rPr>
            </w:pPr>
            <w:ins w:id="2665" w:author="Madhura Ramojwar" w:date="2021-04-22T13:12:00Z">
              <w:r w:rsidRPr="00FE3FE5">
                <w:rPr>
                  <w:rFonts w:eastAsia="Calibri" w:cs="Arial"/>
                  <w:lang w:val="en-GB"/>
                </w:rPr>
                <w:t>Conference Abstract, Commentary, Letter to Editor</w:t>
              </w:r>
            </w:ins>
          </w:p>
        </w:tc>
        <w:tc>
          <w:tcPr>
            <w:tcW w:w="4484" w:type="dxa"/>
          </w:tcPr>
          <w:p w14:paraId="5236A240" w14:textId="77777777" w:rsidR="00703578" w:rsidRPr="00FE3FE5" w:rsidRDefault="00703578" w:rsidP="000F2D37">
            <w:pPr>
              <w:spacing w:before="40" w:after="40"/>
              <w:jc w:val="both"/>
              <w:rPr>
                <w:ins w:id="2666" w:author="Madhura Ramojwar" w:date="2021-04-22T13:12:00Z"/>
                <w:rFonts w:cs="Arial"/>
              </w:rPr>
            </w:pPr>
          </w:p>
        </w:tc>
      </w:tr>
      <w:tr w:rsidR="00703578" w:rsidRPr="00FE3FE5" w14:paraId="1C87E309" w14:textId="77777777" w:rsidTr="000F2D37">
        <w:trPr>
          <w:cantSplit/>
          <w:jc w:val="center"/>
          <w:ins w:id="2667" w:author="Madhura Ramojwar" w:date="2021-04-22T13:12:00Z"/>
        </w:trPr>
        <w:tc>
          <w:tcPr>
            <w:tcW w:w="4598" w:type="dxa"/>
            <w:gridSpan w:val="2"/>
            <w:vAlign w:val="center"/>
          </w:tcPr>
          <w:p w14:paraId="0B78F51F" w14:textId="77777777" w:rsidR="00703578" w:rsidRPr="00FE3FE5" w:rsidRDefault="00703578" w:rsidP="000F2D37">
            <w:pPr>
              <w:rPr>
                <w:ins w:id="2668" w:author="Madhura Ramojwar" w:date="2021-04-22T13:12:00Z"/>
                <w:rFonts w:eastAsia="Calibri" w:cs="Arial"/>
                <w:lang w:val="en-GB"/>
              </w:rPr>
            </w:pPr>
            <w:ins w:id="2669" w:author="Madhura Ramojwar" w:date="2021-04-22T13:12:00Z">
              <w:r w:rsidRPr="00FE3FE5">
                <w:rPr>
                  <w:rFonts w:eastAsia="Calibri" w:cs="Arial"/>
                  <w:lang w:val="en-GB"/>
                </w:rPr>
                <w:t xml:space="preserve">Duplicate Articles </w:t>
              </w:r>
            </w:ins>
          </w:p>
        </w:tc>
        <w:tc>
          <w:tcPr>
            <w:tcW w:w="4484" w:type="dxa"/>
          </w:tcPr>
          <w:p w14:paraId="3A60541E" w14:textId="77777777" w:rsidR="00703578" w:rsidRPr="00FE3FE5" w:rsidRDefault="00703578" w:rsidP="000F2D37">
            <w:pPr>
              <w:spacing w:before="40" w:after="40"/>
              <w:jc w:val="both"/>
              <w:rPr>
                <w:ins w:id="2670" w:author="Madhura Ramojwar" w:date="2021-04-22T13:12:00Z"/>
                <w:rFonts w:cs="Arial"/>
              </w:rPr>
            </w:pPr>
          </w:p>
        </w:tc>
      </w:tr>
    </w:tbl>
    <w:p w14:paraId="241D8578" w14:textId="77777777" w:rsidR="00703578" w:rsidRPr="00FE3FE5" w:rsidRDefault="00703578" w:rsidP="00703578">
      <w:pPr>
        <w:ind w:left="810"/>
        <w:jc w:val="both"/>
        <w:rPr>
          <w:ins w:id="2671" w:author="Madhura Ramojwar" w:date="2021-04-22T13:12:00Z"/>
          <w:rFonts w:eastAsia="Calibri" w:cs="Arial"/>
          <w:lang w:val="en-GB"/>
        </w:rPr>
      </w:pPr>
      <w:bookmarkStart w:id="2672" w:name="_Toc29501147"/>
    </w:p>
    <w:p w14:paraId="1B962516" w14:textId="77777777" w:rsidR="00703578" w:rsidRPr="00FE3FE5" w:rsidRDefault="00703578" w:rsidP="00703578">
      <w:pPr>
        <w:ind w:left="810"/>
        <w:jc w:val="both"/>
        <w:rPr>
          <w:ins w:id="2673" w:author="Madhura Ramojwar" w:date="2021-04-22T13:12:00Z"/>
          <w:rFonts w:eastAsia="Calibri" w:cs="Arial"/>
          <w:lang w:val="en-GB"/>
        </w:rPr>
      </w:pPr>
    </w:p>
    <w:p w14:paraId="6A198452" w14:textId="77777777" w:rsidR="00703578" w:rsidRPr="00FE3FE5" w:rsidRDefault="00703578" w:rsidP="00703578">
      <w:pPr>
        <w:pStyle w:val="BodyText"/>
        <w:numPr>
          <w:ilvl w:val="0"/>
          <w:numId w:val="65"/>
        </w:numPr>
        <w:rPr>
          <w:ins w:id="2674" w:author="Madhura Ramojwar" w:date="2021-04-22T13:12:00Z"/>
          <w:rFonts w:eastAsiaTheme="majorEastAsia" w:cs="Arial"/>
        </w:rPr>
      </w:pPr>
      <w:ins w:id="2675" w:author="Madhura Ramojwar" w:date="2021-04-22T13:12:00Z">
        <w:r w:rsidRPr="00FE3FE5">
          <w:rPr>
            <w:rFonts w:eastAsiaTheme="majorEastAsia" w:cs="Arial"/>
          </w:rPr>
          <w:t>Data Collection Plan</w:t>
        </w:r>
        <w:bookmarkEnd w:id="2672"/>
        <w:r w:rsidRPr="00FE3FE5">
          <w:rPr>
            <w:rFonts w:eastAsiaTheme="majorEastAsia" w:cs="Arial"/>
          </w:rPr>
          <w:t xml:space="preserve"> </w:t>
        </w:r>
      </w:ins>
    </w:p>
    <w:p w14:paraId="6FF63AFE" w14:textId="77777777" w:rsidR="00703578" w:rsidRPr="00FE3FE5" w:rsidRDefault="00703578" w:rsidP="00703578">
      <w:pPr>
        <w:pStyle w:val="BT1BodyTextI1"/>
        <w:spacing w:after="0"/>
        <w:rPr>
          <w:ins w:id="2676" w:author="Madhura Ramojwar" w:date="2021-04-22T13:12:00Z"/>
          <w:rFonts w:eastAsiaTheme="majorEastAsia" w:cs="Arial"/>
          <w:u w:val="single"/>
        </w:rPr>
      </w:pPr>
      <w:ins w:id="2677" w:author="Madhura Ramojwar" w:date="2021-04-22T13:12:00Z">
        <w:r w:rsidRPr="00FE3FE5">
          <w:rPr>
            <w:rFonts w:eastAsiaTheme="majorEastAsia" w:cs="Arial"/>
            <w:u w:val="single"/>
          </w:rPr>
          <w:t xml:space="preserve">Eligibility (Screening and Selection)  </w:t>
        </w:r>
      </w:ins>
    </w:p>
    <w:p w14:paraId="5442101E" w14:textId="77777777" w:rsidR="00703578" w:rsidRPr="00FE3FE5" w:rsidRDefault="00703578" w:rsidP="00703578">
      <w:pPr>
        <w:pStyle w:val="BT1BodyTextI1"/>
        <w:rPr>
          <w:ins w:id="2678" w:author="Madhura Ramojwar" w:date="2021-04-22T13:12:00Z"/>
          <w:rFonts w:eastAsiaTheme="majorEastAsia" w:cs="Arial"/>
        </w:rPr>
      </w:pPr>
      <w:ins w:id="2679" w:author="Madhura Ramojwar" w:date="2021-04-22T13:12:00Z">
        <w:r w:rsidRPr="00FE3FE5">
          <w:rPr>
            <w:rFonts w:eastAsiaTheme="majorEastAsia" w:cs="Arial"/>
          </w:rPr>
          <w:t xml:space="preserve">The references identified by the search strategy will be assessed in terms of relevance and design according to the screening criteria above. All relevant publications will be reviewed and those considered eligible will be included.  Publications out of scope when assessed against the inclusion and exclusion criteria will be excluded with a reason for exclusion assigned. </w:t>
        </w:r>
      </w:ins>
    </w:p>
    <w:p w14:paraId="057133D5" w14:textId="77777777" w:rsidR="00703578" w:rsidRPr="00FE3FE5" w:rsidRDefault="00703578" w:rsidP="00703578">
      <w:pPr>
        <w:pStyle w:val="BT1BodyTextI1"/>
        <w:spacing w:before="100" w:beforeAutospacing="1" w:after="0"/>
        <w:rPr>
          <w:ins w:id="2680" w:author="Madhura Ramojwar" w:date="2021-04-22T13:12:00Z"/>
          <w:rFonts w:eastAsiaTheme="majorEastAsia" w:cs="Arial"/>
          <w:u w:val="single"/>
        </w:rPr>
      </w:pPr>
      <w:ins w:id="2681" w:author="Madhura Ramojwar" w:date="2021-04-22T13:12:00Z">
        <w:r w:rsidRPr="00FE3FE5">
          <w:rPr>
            <w:rFonts w:eastAsiaTheme="majorEastAsia" w:cs="Arial"/>
            <w:u w:val="single"/>
          </w:rPr>
          <w:t>Appraisal</w:t>
        </w:r>
      </w:ins>
    </w:p>
    <w:p w14:paraId="62DE1931" w14:textId="77777777" w:rsidR="00703578" w:rsidRPr="00FE3FE5" w:rsidRDefault="00703578" w:rsidP="00703578">
      <w:pPr>
        <w:rPr>
          <w:ins w:id="2682" w:author="Madhura Ramojwar" w:date="2021-04-22T13:12:00Z"/>
          <w:rFonts w:eastAsiaTheme="majorEastAsia" w:cs="Arial"/>
        </w:rPr>
      </w:pPr>
      <w:ins w:id="2683" w:author="Madhura Ramojwar" w:date="2021-04-22T13:12:00Z">
        <w:r w:rsidRPr="00FE3FE5">
          <w:rPr>
            <w:rFonts w:eastAsiaTheme="majorEastAsia" w:cs="Arial"/>
          </w:rPr>
          <w:tab/>
        </w:r>
      </w:ins>
    </w:p>
    <w:p w14:paraId="7D794A15" w14:textId="20D31C20" w:rsidR="00703578" w:rsidRPr="00FE3FE5" w:rsidRDefault="00703578" w:rsidP="00703578">
      <w:pPr>
        <w:rPr>
          <w:ins w:id="2684" w:author="Madhura Ramojwar" w:date="2021-04-22T13:12:00Z"/>
          <w:rFonts w:cs="Arial"/>
          <w:b/>
          <w:bCs/>
          <w:color w:val="000000" w:themeColor="text1"/>
        </w:rPr>
      </w:pPr>
      <w:ins w:id="2685" w:author="Madhura Ramojwar" w:date="2021-04-22T13:12:00Z">
        <w:r w:rsidRPr="00FE3FE5">
          <w:rPr>
            <w:rFonts w:eastAsiaTheme="majorEastAsia" w:cs="Arial"/>
          </w:rPr>
          <w:t xml:space="preserve">The methodological quality of individual papers will be assessed based on the study size, design and the reporting of outcomes specific to the Axium Neurostimulator System using the criteria described in </w:t>
        </w:r>
        <w:r w:rsidRPr="00FE3FE5">
          <w:rPr>
            <w:rFonts w:eastAsiaTheme="majorEastAsia" w:cs="Arial"/>
          </w:rPr>
          <w:fldChar w:fldCharType="begin"/>
        </w:r>
        <w:r w:rsidRPr="00FE3FE5">
          <w:rPr>
            <w:rFonts w:eastAsiaTheme="majorEastAsia" w:cs="Arial"/>
          </w:rPr>
          <w:instrText xml:space="preserve"> REF _Ref531895232 \h </w:instrText>
        </w:r>
        <w:r w:rsidRPr="00FE3FE5">
          <w:rPr>
            <w:rFonts w:eastAsiaTheme="majorEastAsia" w:cs="Arial"/>
          </w:rPr>
        </w:r>
      </w:ins>
      <w:r w:rsidR="00680483" w:rsidRPr="00FE3FE5">
        <w:rPr>
          <w:rFonts w:eastAsiaTheme="majorEastAsia" w:cs="Arial"/>
        </w:rPr>
        <w:instrText xml:space="preserve"> \* MERGEFORMAT </w:instrText>
      </w:r>
      <w:ins w:id="2686" w:author="Madhura Ramojwar" w:date="2021-04-22T13:12:00Z">
        <w:r w:rsidRPr="00FE3FE5">
          <w:rPr>
            <w:rFonts w:eastAsiaTheme="majorEastAsia" w:cs="Arial"/>
          </w:rPr>
          <w:fldChar w:fldCharType="separate"/>
        </w:r>
        <w:r w:rsidRPr="00FE3FE5">
          <w:rPr>
            <w:rFonts w:cs="Arial"/>
            <w:color w:val="000000" w:themeColor="text1"/>
          </w:rPr>
          <w:br w:type="page"/>
        </w:r>
      </w:ins>
    </w:p>
    <w:p w14:paraId="311C0D4D" w14:textId="77777777" w:rsidR="00703578" w:rsidRPr="00FE3FE5" w:rsidRDefault="00703578" w:rsidP="00703578">
      <w:pPr>
        <w:pStyle w:val="BT1BodyTextI1"/>
        <w:rPr>
          <w:ins w:id="2687" w:author="Madhura Ramojwar" w:date="2021-04-22T13:12:00Z"/>
          <w:rFonts w:eastAsiaTheme="majorEastAsia" w:cs="Arial"/>
        </w:rPr>
      </w:pPr>
      <w:ins w:id="2688" w:author="Madhura Ramojwar" w:date="2021-04-22T13:12:00Z">
        <w:r w:rsidRPr="00FE3FE5">
          <w:rPr>
            <w:rFonts w:cs="Arial"/>
            <w:color w:val="000000" w:themeColor="text1"/>
          </w:rPr>
          <w:lastRenderedPageBreak/>
          <w:t xml:space="preserve">Table </w:t>
        </w:r>
        <w:r w:rsidRPr="00FE3FE5">
          <w:rPr>
            <w:rFonts w:cs="Arial"/>
            <w:noProof/>
            <w:color w:val="000000" w:themeColor="text1"/>
          </w:rPr>
          <w:t>12</w:t>
        </w:r>
        <w:r w:rsidRPr="00FE3FE5">
          <w:rPr>
            <w:rFonts w:eastAsiaTheme="majorEastAsia" w:cs="Arial"/>
          </w:rPr>
          <w:fldChar w:fldCharType="end"/>
        </w:r>
        <w:r w:rsidRPr="00FE3FE5">
          <w:rPr>
            <w:rFonts w:eastAsiaTheme="majorEastAsia" w:cs="Arial"/>
          </w:rPr>
          <w:t xml:space="preserve">. </w:t>
        </w:r>
      </w:ins>
    </w:p>
    <w:p w14:paraId="1C371E9D" w14:textId="77777777" w:rsidR="00703578" w:rsidRPr="00FE3FE5" w:rsidRDefault="00703578" w:rsidP="00703578">
      <w:pPr>
        <w:rPr>
          <w:ins w:id="2689" w:author="Madhura Ramojwar" w:date="2021-04-22T13:12:00Z"/>
          <w:rFonts w:cs="Arial"/>
          <w:b/>
          <w:bCs/>
        </w:rPr>
      </w:pPr>
      <w:bookmarkStart w:id="2690" w:name="_Ref505329297"/>
      <w:bookmarkStart w:id="2691" w:name="_Toc29501223"/>
    </w:p>
    <w:bookmarkEnd w:id="2690"/>
    <w:bookmarkEnd w:id="2691"/>
    <w:p w14:paraId="099E2622" w14:textId="77777777" w:rsidR="00703578" w:rsidRPr="00FE3FE5" w:rsidRDefault="00703578" w:rsidP="00703578">
      <w:pPr>
        <w:tabs>
          <w:tab w:val="left" w:pos="10080"/>
        </w:tabs>
        <w:ind w:left="720" w:right="1080"/>
        <w:jc w:val="both"/>
        <w:rPr>
          <w:ins w:id="2692" w:author="Madhura Ramojwar" w:date="2021-04-22T13:12:00Z"/>
          <w:rFonts w:eastAsiaTheme="majorEastAsia" w:cs="Arial"/>
          <w:b/>
        </w:rPr>
      </w:pPr>
      <w:ins w:id="2693" w:author="Madhura Ramojwar" w:date="2021-04-22T13:12:00Z">
        <w:r w:rsidRPr="00FE3FE5">
          <w:rPr>
            <w:rFonts w:eastAsiaTheme="majorEastAsia" w:cs="Arial"/>
            <w:b/>
          </w:rPr>
          <w:t xml:space="preserve">Data Extraction </w:t>
        </w:r>
      </w:ins>
    </w:p>
    <w:p w14:paraId="1329A991" w14:textId="77777777" w:rsidR="00703578" w:rsidRPr="00FE3FE5" w:rsidRDefault="00703578" w:rsidP="00703578">
      <w:pPr>
        <w:tabs>
          <w:tab w:val="left" w:pos="10080"/>
        </w:tabs>
        <w:ind w:left="720" w:right="86"/>
        <w:jc w:val="both"/>
        <w:rPr>
          <w:ins w:id="2694" w:author="Madhura Ramojwar" w:date="2021-04-22T13:12:00Z"/>
          <w:rFonts w:eastAsiaTheme="majorEastAsia" w:cs="Arial"/>
        </w:rPr>
      </w:pPr>
      <w:ins w:id="2695" w:author="Madhura Ramojwar" w:date="2021-04-22T13:12:00Z">
        <w:r w:rsidRPr="00FE3FE5">
          <w:rPr>
            <w:rFonts w:eastAsiaTheme="majorEastAsia" w:cs="Arial"/>
          </w:rPr>
          <w:t xml:space="preserve">Data from the included studies will be extracted using predefined extraction tables. </w:t>
        </w:r>
      </w:ins>
    </w:p>
    <w:p w14:paraId="405AD088" w14:textId="77777777" w:rsidR="00703578" w:rsidRPr="00FE3FE5" w:rsidRDefault="00703578" w:rsidP="00703578">
      <w:pPr>
        <w:tabs>
          <w:tab w:val="left" w:pos="10080"/>
        </w:tabs>
        <w:ind w:left="720" w:right="86"/>
        <w:jc w:val="both"/>
        <w:rPr>
          <w:ins w:id="2696" w:author="Madhura Ramojwar" w:date="2021-04-22T13:12:00Z"/>
          <w:rFonts w:eastAsiaTheme="majorEastAsia" w:cs="Arial"/>
        </w:rPr>
      </w:pPr>
    </w:p>
    <w:p w14:paraId="76FEB55D" w14:textId="77777777" w:rsidR="00703578" w:rsidRPr="00FE3FE5" w:rsidRDefault="00703578" w:rsidP="00703578">
      <w:pPr>
        <w:tabs>
          <w:tab w:val="left" w:pos="10080"/>
        </w:tabs>
        <w:ind w:left="720" w:right="86"/>
        <w:jc w:val="both"/>
        <w:rPr>
          <w:ins w:id="2697" w:author="Madhura Ramojwar" w:date="2021-04-22T13:12:00Z"/>
          <w:rFonts w:eastAsiaTheme="majorEastAsia" w:cs="Arial"/>
          <w:b/>
        </w:rPr>
      </w:pPr>
      <w:ins w:id="2698" w:author="Madhura Ramojwar" w:date="2021-04-22T13:12:00Z">
        <w:r w:rsidRPr="00FE3FE5">
          <w:rPr>
            <w:rFonts w:eastAsiaTheme="majorEastAsia" w:cs="Arial"/>
            <w:b/>
          </w:rPr>
          <w:t>Safety and Performance Data Outcomes</w:t>
        </w:r>
      </w:ins>
    </w:p>
    <w:p w14:paraId="2480A753" w14:textId="77777777" w:rsidR="00703578" w:rsidRPr="00FE3FE5" w:rsidRDefault="00703578" w:rsidP="00703578">
      <w:pPr>
        <w:tabs>
          <w:tab w:val="left" w:pos="10080"/>
        </w:tabs>
        <w:ind w:left="720" w:right="1080"/>
        <w:jc w:val="both"/>
        <w:rPr>
          <w:ins w:id="2699" w:author="Madhura Ramojwar" w:date="2021-04-22T13:12:00Z"/>
          <w:rFonts w:eastAsiaTheme="majorEastAsia" w:cs="Arial"/>
        </w:rPr>
      </w:pPr>
      <w:ins w:id="2700" w:author="Madhura Ramojwar" w:date="2021-04-22T13:12:00Z">
        <w:r w:rsidRPr="00FE3FE5">
          <w:rPr>
            <w:rFonts w:eastAsiaTheme="majorEastAsia" w:cs="Arial"/>
          </w:rPr>
          <w:t xml:space="preserve">Once data extraction is completed, a table with all extracted data will be generated. The Data Extraction Table includes the following general elements for each included article: </w:t>
        </w:r>
      </w:ins>
    </w:p>
    <w:p w14:paraId="769FDC69" w14:textId="77777777" w:rsidR="00703578" w:rsidRPr="00FE3FE5" w:rsidRDefault="00703578" w:rsidP="00703578">
      <w:pPr>
        <w:numPr>
          <w:ilvl w:val="1"/>
          <w:numId w:val="64"/>
        </w:numPr>
        <w:tabs>
          <w:tab w:val="left" w:pos="10080"/>
        </w:tabs>
        <w:ind w:right="1080"/>
        <w:rPr>
          <w:ins w:id="2701" w:author="Madhura Ramojwar" w:date="2021-04-22T13:12:00Z"/>
          <w:rFonts w:eastAsiaTheme="majorEastAsia" w:cs="Arial"/>
        </w:rPr>
      </w:pPr>
      <w:ins w:id="2702" w:author="Madhura Ramojwar" w:date="2021-04-22T13:12:00Z">
        <w:r w:rsidRPr="00FE3FE5">
          <w:rPr>
            <w:rFonts w:eastAsiaTheme="majorEastAsia" w:cs="Arial"/>
          </w:rPr>
          <w:t xml:space="preserve">Reference </w:t>
        </w:r>
      </w:ins>
    </w:p>
    <w:p w14:paraId="6DD7B05D" w14:textId="77777777" w:rsidR="00703578" w:rsidRPr="00FE3FE5" w:rsidRDefault="00703578" w:rsidP="00703578">
      <w:pPr>
        <w:numPr>
          <w:ilvl w:val="1"/>
          <w:numId w:val="64"/>
        </w:numPr>
        <w:tabs>
          <w:tab w:val="left" w:pos="10080"/>
        </w:tabs>
        <w:ind w:right="86"/>
        <w:rPr>
          <w:ins w:id="2703" w:author="Madhura Ramojwar" w:date="2021-04-22T13:12:00Z"/>
          <w:rFonts w:eastAsiaTheme="majorEastAsia" w:cs="Arial"/>
        </w:rPr>
      </w:pPr>
      <w:ins w:id="2704" w:author="Madhura Ramojwar" w:date="2021-04-22T13:12:00Z">
        <w:r w:rsidRPr="00FE3FE5">
          <w:rPr>
            <w:rFonts w:eastAsiaTheme="majorEastAsia" w:cs="Arial"/>
          </w:rPr>
          <w:t xml:space="preserve">Study design/evidence level </w:t>
        </w:r>
      </w:ins>
    </w:p>
    <w:p w14:paraId="0695C252" w14:textId="77777777" w:rsidR="00703578" w:rsidRPr="00FE3FE5" w:rsidRDefault="00703578" w:rsidP="00703578">
      <w:pPr>
        <w:numPr>
          <w:ilvl w:val="1"/>
          <w:numId w:val="64"/>
        </w:numPr>
        <w:tabs>
          <w:tab w:val="left" w:pos="10080"/>
        </w:tabs>
        <w:ind w:right="86"/>
        <w:rPr>
          <w:ins w:id="2705" w:author="Madhura Ramojwar" w:date="2021-04-22T13:12:00Z"/>
          <w:rFonts w:eastAsiaTheme="majorEastAsia" w:cs="Arial"/>
        </w:rPr>
      </w:pPr>
      <w:ins w:id="2706" w:author="Madhura Ramojwar" w:date="2021-04-22T13:12:00Z">
        <w:r w:rsidRPr="00FE3FE5">
          <w:rPr>
            <w:rFonts w:eastAsiaTheme="majorEastAsia" w:cs="Arial"/>
          </w:rPr>
          <w:t xml:space="preserve">Study population characteristics </w:t>
        </w:r>
      </w:ins>
    </w:p>
    <w:p w14:paraId="3A4C71DF" w14:textId="77777777" w:rsidR="00703578" w:rsidRPr="00FE3FE5" w:rsidRDefault="00703578" w:rsidP="00703578">
      <w:pPr>
        <w:numPr>
          <w:ilvl w:val="1"/>
          <w:numId w:val="64"/>
        </w:numPr>
        <w:tabs>
          <w:tab w:val="left" w:pos="10080"/>
        </w:tabs>
        <w:ind w:right="86"/>
        <w:rPr>
          <w:ins w:id="2707" w:author="Madhura Ramojwar" w:date="2021-04-22T13:12:00Z"/>
          <w:rFonts w:eastAsiaTheme="majorEastAsia" w:cs="Arial"/>
        </w:rPr>
      </w:pPr>
      <w:ins w:id="2708" w:author="Madhura Ramojwar" w:date="2021-04-22T13:12:00Z">
        <w:r w:rsidRPr="00FE3FE5">
          <w:rPr>
            <w:rFonts w:eastAsiaTheme="majorEastAsia" w:cs="Arial"/>
          </w:rPr>
          <w:t>Clinical performance results</w:t>
        </w:r>
      </w:ins>
    </w:p>
    <w:p w14:paraId="21B946B0" w14:textId="77777777" w:rsidR="00703578" w:rsidRPr="00FE3FE5" w:rsidRDefault="00703578" w:rsidP="00703578">
      <w:pPr>
        <w:numPr>
          <w:ilvl w:val="1"/>
          <w:numId w:val="64"/>
        </w:numPr>
        <w:tabs>
          <w:tab w:val="left" w:pos="10080"/>
        </w:tabs>
        <w:ind w:right="86"/>
        <w:rPr>
          <w:ins w:id="2709" w:author="Madhura Ramojwar" w:date="2021-04-22T13:12:00Z"/>
          <w:rFonts w:eastAsiaTheme="majorEastAsia" w:cs="Arial"/>
        </w:rPr>
      </w:pPr>
      <w:ins w:id="2710" w:author="Madhura Ramojwar" w:date="2021-04-22T13:12:00Z">
        <w:r w:rsidRPr="00FE3FE5">
          <w:rPr>
            <w:rFonts w:eastAsiaTheme="majorEastAsia" w:cs="Arial"/>
          </w:rPr>
          <w:t>Clinical safety outcomes</w:t>
        </w:r>
      </w:ins>
    </w:p>
    <w:p w14:paraId="5BD99D23" w14:textId="77777777" w:rsidR="00703578" w:rsidRPr="00FE3FE5" w:rsidRDefault="00703578" w:rsidP="00703578">
      <w:pPr>
        <w:tabs>
          <w:tab w:val="left" w:pos="10080"/>
        </w:tabs>
        <w:ind w:left="990" w:right="86"/>
        <w:rPr>
          <w:ins w:id="2711" w:author="Madhura Ramojwar" w:date="2021-04-22T13:12:00Z"/>
          <w:rFonts w:eastAsiaTheme="majorEastAsia" w:cs="Arial"/>
        </w:rPr>
      </w:pPr>
    </w:p>
    <w:p w14:paraId="466E2154" w14:textId="77777777" w:rsidR="00703578" w:rsidRPr="00FE3FE5" w:rsidRDefault="00703578" w:rsidP="00703578">
      <w:pPr>
        <w:tabs>
          <w:tab w:val="left" w:pos="720"/>
          <w:tab w:val="left" w:pos="1080"/>
          <w:tab w:val="left" w:pos="10080"/>
        </w:tabs>
        <w:ind w:left="720" w:right="1080"/>
        <w:jc w:val="both"/>
        <w:rPr>
          <w:ins w:id="2712" w:author="Madhura Ramojwar" w:date="2021-04-22T13:12:00Z"/>
          <w:rFonts w:cs="Arial"/>
          <w:b/>
          <w:lang w:val="en-GB"/>
        </w:rPr>
      </w:pPr>
      <w:ins w:id="2713" w:author="Madhura Ramojwar" w:date="2021-04-22T13:12:00Z">
        <w:r w:rsidRPr="00FE3FE5">
          <w:rPr>
            <w:rFonts w:eastAsiaTheme="majorEastAsia" w:cs="Arial"/>
          </w:rPr>
          <w:t xml:space="preserve">More specifically, the clinical performance and safety outcomes will include the variables or endpoints displayed in </w:t>
        </w:r>
        <w:r w:rsidRPr="00FE3FE5">
          <w:rPr>
            <w:rFonts w:eastAsiaTheme="majorEastAsia" w:cs="Arial"/>
            <w:b/>
          </w:rPr>
          <w:fldChar w:fldCharType="begin"/>
        </w:r>
        <w:r w:rsidRPr="00FE3FE5">
          <w:rPr>
            <w:rFonts w:eastAsiaTheme="majorEastAsia" w:cs="Arial"/>
            <w:b/>
          </w:rPr>
          <w:instrText xml:space="preserve"> REF _Ref504848527 \h  \* MERGEFORMAT </w:instrText>
        </w:r>
        <w:r w:rsidRPr="00FE3FE5">
          <w:rPr>
            <w:rFonts w:eastAsiaTheme="majorEastAsia" w:cs="Arial"/>
            <w:b/>
          </w:rPr>
        </w:r>
        <w:r w:rsidRPr="00FE3FE5">
          <w:rPr>
            <w:rFonts w:eastAsiaTheme="majorEastAsia" w:cs="Arial"/>
            <w:b/>
          </w:rPr>
          <w:fldChar w:fldCharType="separate"/>
        </w:r>
        <w:r w:rsidRPr="00FE3FE5">
          <w:rPr>
            <w:rFonts w:cs="Arial"/>
            <w:b/>
          </w:rPr>
          <w:t xml:space="preserve">Table </w:t>
        </w:r>
        <w:r w:rsidRPr="00FE3FE5">
          <w:rPr>
            <w:rFonts w:cs="Arial"/>
            <w:b/>
            <w:noProof/>
          </w:rPr>
          <w:t>16</w:t>
        </w:r>
        <w:r w:rsidRPr="00FE3FE5">
          <w:rPr>
            <w:rFonts w:eastAsiaTheme="majorEastAsia" w:cs="Arial"/>
            <w:b/>
          </w:rPr>
          <w:fldChar w:fldCharType="end"/>
        </w:r>
        <w:bookmarkStart w:id="2714" w:name="_Ref491940676"/>
        <w:r w:rsidRPr="00FE3FE5">
          <w:rPr>
            <w:rFonts w:eastAsiaTheme="majorEastAsia" w:cs="Arial"/>
          </w:rPr>
          <w:t>.</w:t>
        </w:r>
      </w:ins>
    </w:p>
    <w:p w14:paraId="0A0176A6" w14:textId="77777777" w:rsidR="00703578" w:rsidRPr="00FE3FE5" w:rsidRDefault="00703578" w:rsidP="00703578">
      <w:pPr>
        <w:pStyle w:val="Caption"/>
        <w:rPr>
          <w:ins w:id="2715" w:author="Madhura Ramojwar" w:date="2021-04-22T13:12:00Z"/>
          <w:rFonts w:eastAsiaTheme="majorEastAsia" w:cs="Arial"/>
          <w:b w:val="0"/>
          <w:bCs w:val="0"/>
          <w:szCs w:val="24"/>
        </w:rPr>
      </w:pPr>
      <w:bookmarkStart w:id="2716" w:name="_Ref504848527"/>
      <w:bookmarkStart w:id="2717" w:name="_Toc505080045"/>
      <w:bookmarkStart w:id="2718" w:name="_Toc29501224"/>
      <w:bookmarkStart w:id="2719" w:name="_Toc41489760"/>
      <w:ins w:id="2720" w:author="Madhura Ramojwar" w:date="2021-04-22T13:12:00Z">
        <w:r w:rsidRPr="00FE3FE5">
          <w:rPr>
            <w:rFonts w:cs="Arial"/>
            <w:szCs w:val="24"/>
          </w:rPr>
          <w:t xml:space="preserve">Table </w:t>
        </w:r>
        <w:r w:rsidRPr="00FE3FE5">
          <w:rPr>
            <w:rFonts w:cs="Arial"/>
            <w:szCs w:val="24"/>
          </w:rPr>
          <w:fldChar w:fldCharType="begin"/>
        </w:r>
        <w:r w:rsidRPr="00FE3FE5">
          <w:rPr>
            <w:rFonts w:cs="Arial"/>
            <w:szCs w:val="24"/>
          </w:rPr>
          <w:instrText xml:space="preserve"> SEQ Table \* ARABIC </w:instrText>
        </w:r>
        <w:r w:rsidRPr="00FE3FE5">
          <w:rPr>
            <w:rFonts w:cs="Arial"/>
            <w:szCs w:val="24"/>
          </w:rPr>
          <w:fldChar w:fldCharType="separate"/>
        </w:r>
        <w:r w:rsidRPr="00FE3FE5">
          <w:rPr>
            <w:rFonts w:cs="Arial"/>
            <w:noProof/>
            <w:szCs w:val="24"/>
          </w:rPr>
          <w:t>16</w:t>
        </w:r>
        <w:r w:rsidRPr="00FE3FE5">
          <w:rPr>
            <w:rFonts w:cs="Arial"/>
            <w:szCs w:val="24"/>
          </w:rPr>
          <w:fldChar w:fldCharType="end"/>
        </w:r>
        <w:bookmarkEnd w:id="2714"/>
        <w:bookmarkEnd w:id="2716"/>
        <w:r w:rsidRPr="00FE3FE5">
          <w:rPr>
            <w:rFonts w:cs="Arial"/>
            <w:szCs w:val="24"/>
            <w:lang w:val="en-GB"/>
          </w:rPr>
          <w:t xml:space="preserve">: Outcomes </w:t>
        </w:r>
        <w:proofErr w:type="gramStart"/>
        <w:r w:rsidRPr="00FE3FE5">
          <w:rPr>
            <w:rFonts w:cs="Arial"/>
            <w:szCs w:val="24"/>
            <w:lang w:val="en-GB"/>
          </w:rPr>
          <w:t>Collected</w:t>
        </w:r>
        <w:bookmarkEnd w:id="2717"/>
        <w:bookmarkEnd w:id="2718"/>
        <w:bookmarkEnd w:id="2719"/>
        <w:proofErr w:type="gramEnd"/>
        <w:r w:rsidRPr="00FE3FE5">
          <w:rPr>
            <w:rFonts w:cs="Arial"/>
            <w:szCs w:val="24"/>
            <w:lang w:val="en-GB"/>
          </w:rPr>
          <w:t xml:space="preserve"> </w:t>
        </w:r>
      </w:ins>
    </w:p>
    <w:tbl>
      <w:tblPr>
        <w:tblStyle w:val="TableGrid3"/>
        <w:tblW w:w="0" w:type="auto"/>
        <w:tblLook w:val="04A0" w:firstRow="1" w:lastRow="0" w:firstColumn="1" w:lastColumn="0" w:noHBand="0" w:noVBand="1"/>
      </w:tblPr>
      <w:tblGrid>
        <w:gridCol w:w="3865"/>
        <w:gridCol w:w="5440"/>
      </w:tblGrid>
      <w:tr w:rsidR="00703578" w:rsidRPr="00FE3FE5" w14:paraId="249B4F99" w14:textId="77777777" w:rsidTr="000F2D37">
        <w:trPr>
          <w:trHeight w:val="557"/>
          <w:tblHeader/>
          <w:ins w:id="2721" w:author="Madhura Ramojwar" w:date="2021-04-22T13:12:00Z"/>
        </w:trPr>
        <w:tc>
          <w:tcPr>
            <w:tcW w:w="3865" w:type="dxa"/>
            <w:shd w:val="clear" w:color="auto" w:fill="F2F2F2" w:themeFill="background1" w:themeFillShade="F2"/>
            <w:vAlign w:val="center"/>
          </w:tcPr>
          <w:p w14:paraId="75317DB1" w14:textId="77777777" w:rsidR="00703578" w:rsidRPr="00FE3FE5" w:rsidRDefault="00703578" w:rsidP="000F2D37">
            <w:pPr>
              <w:jc w:val="center"/>
              <w:rPr>
                <w:ins w:id="2722" w:author="Madhura Ramojwar" w:date="2021-04-22T13:12:00Z"/>
                <w:rFonts w:cs="Arial"/>
                <w:b/>
              </w:rPr>
            </w:pPr>
            <w:ins w:id="2723" w:author="Madhura Ramojwar" w:date="2021-04-22T13:12:00Z">
              <w:r w:rsidRPr="00FE3FE5">
                <w:rPr>
                  <w:rFonts w:cs="Arial"/>
                  <w:b/>
                </w:rPr>
                <w:t>Variable</w:t>
              </w:r>
            </w:ins>
          </w:p>
        </w:tc>
        <w:tc>
          <w:tcPr>
            <w:tcW w:w="5440" w:type="dxa"/>
            <w:shd w:val="clear" w:color="auto" w:fill="F2F2F2" w:themeFill="background1" w:themeFillShade="F2"/>
            <w:vAlign w:val="center"/>
          </w:tcPr>
          <w:p w14:paraId="06AFE2C5" w14:textId="77777777" w:rsidR="00703578" w:rsidRPr="00FE3FE5" w:rsidRDefault="00703578" w:rsidP="000F2D37">
            <w:pPr>
              <w:jc w:val="center"/>
              <w:rPr>
                <w:ins w:id="2724" w:author="Madhura Ramojwar" w:date="2021-04-22T13:12:00Z"/>
                <w:rFonts w:cs="Arial"/>
                <w:b/>
              </w:rPr>
            </w:pPr>
            <w:ins w:id="2725" w:author="Madhura Ramojwar" w:date="2021-04-22T13:12:00Z">
              <w:r w:rsidRPr="00FE3FE5">
                <w:rPr>
                  <w:rFonts w:cs="Arial"/>
                  <w:b/>
                </w:rPr>
                <w:t>Variable Collected</w:t>
              </w:r>
            </w:ins>
          </w:p>
        </w:tc>
      </w:tr>
      <w:tr w:rsidR="00703578" w:rsidRPr="00FE3FE5" w14:paraId="7A844E61" w14:textId="77777777" w:rsidTr="000F2D37">
        <w:trPr>
          <w:trHeight w:val="576"/>
          <w:ins w:id="2726" w:author="Madhura Ramojwar" w:date="2021-04-22T13:12:00Z"/>
        </w:trPr>
        <w:tc>
          <w:tcPr>
            <w:tcW w:w="3865" w:type="dxa"/>
            <w:shd w:val="clear" w:color="auto" w:fill="auto"/>
            <w:vAlign w:val="center"/>
          </w:tcPr>
          <w:p w14:paraId="7549649D" w14:textId="77777777" w:rsidR="00703578" w:rsidRPr="00FE3FE5" w:rsidRDefault="00703578" w:rsidP="000F2D37">
            <w:pPr>
              <w:rPr>
                <w:ins w:id="2727" w:author="Madhura Ramojwar" w:date="2021-04-22T13:12:00Z"/>
                <w:rFonts w:cs="Arial"/>
                <w:b/>
              </w:rPr>
            </w:pPr>
            <w:ins w:id="2728" w:author="Madhura Ramojwar" w:date="2021-04-22T13:12:00Z">
              <w:r w:rsidRPr="00FE3FE5">
                <w:rPr>
                  <w:rFonts w:cs="Arial"/>
                  <w:b/>
                </w:rPr>
                <w:t>Study Design</w:t>
              </w:r>
            </w:ins>
          </w:p>
        </w:tc>
        <w:tc>
          <w:tcPr>
            <w:tcW w:w="5440" w:type="dxa"/>
          </w:tcPr>
          <w:p w14:paraId="1BA5D88B" w14:textId="77777777" w:rsidR="00703578" w:rsidRPr="00FE3FE5" w:rsidRDefault="00703578" w:rsidP="000F2D37">
            <w:pPr>
              <w:jc w:val="both"/>
              <w:rPr>
                <w:ins w:id="2729" w:author="Madhura Ramojwar" w:date="2021-04-22T13:12:00Z"/>
                <w:rFonts w:cs="Arial"/>
              </w:rPr>
            </w:pPr>
            <w:ins w:id="2730" w:author="Madhura Ramojwar" w:date="2021-04-22T13:12:00Z">
              <w:r w:rsidRPr="00FE3FE5">
                <w:rPr>
                  <w:rFonts w:cs="Arial"/>
                </w:rPr>
                <w:t>Study Objective(s)</w:t>
              </w:r>
            </w:ins>
          </w:p>
          <w:p w14:paraId="44710990" w14:textId="77777777" w:rsidR="00703578" w:rsidRPr="00FE3FE5" w:rsidRDefault="00703578" w:rsidP="000F2D37">
            <w:pPr>
              <w:widowControl w:val="0"/>
              <w:jc w:val="both"/>
              <w:rPr>
                <w:ins w:id="2731" w:author="Madhura Ramojwar" w:date="2021-04-22T13:12:00Z"/>
                <w:rFonts w:cs="Arial"/>
              </w:rPr>
            </w:pPr>
            <w:ins w:id="2732" w:author="Madhura Ramojwar" w:date="2021-04-22T13:12:00Z">
              <w:r w:rsidRPr="00FE3FE5">
                <w:rPr>
                  <w:rFonts w:cs="Arial"/>
                </w:rPr>
                <w:t>Study Design</w:t>
              </w:r>
            </w:ins>
          </w:p>
          <w:p w14:paraId="3F88B493" w14:textId="77777777" w:rsidR="00703578" w:rsidRPr="00FE3FE5" w:rsidRDefault="00703578" w:rsidP="000F2D37">
            <w:pPr>
              <w:widowControl w:val="0"/>
              <w:jc w:val="both"/>
              <w:rPr>
                <w:ins w:id="2733" w:author="Madhura Ramojwar" w:date="2021-04-22T13:12:00Z"/>
                <w:rFonts w:cs="Arial"/>
                <w:b/>
              </w:rPr>
            </w:pPr>
            <w:ins w:id="2734" w:author="Madhura Ramojwar" w:date="2021-04-22T13:12:00Z">
              <w:r w:rsidRPr="00FE3FE5">
                <w:rPr>
                  <w:rFonts w:cs="Arial"/>
                </w:rPr>
                <w:t>Number of Sites</w:t>
              </w:r>
            </w:ins>
          </w:p>
        </w:tc>
      </w:tr>
      <w:tr w:rsidR="00703578" w:rsidRPr="00FE3FE5" w14:paraId="47E5F604" w14:textId="77777777" w:rsidTr="000F2D37">
        <w:trPr>
          <w:ins w:id="2735" w:author="Madhura Ramojwar" w:date="2021-04-22T13:12:00Z"/>
        </w:trPr>
        <w:tc>
          <w:tcPr>
            <w:tcW w:w="3865" w:type="dxa"/>
            <w:shd w:val="clear" w:color="auto" w:fill="auto"/>
            <w:vAlign w:val="center"/>
          </w:tcPr>
          <w:p w14:paraId="40BFDD6B" w14:textId="77777777" w:rsidR="00703578" w:rsidRPr="00FE3FE5" w:rsidRDefault="00703578" w:rsidP="000F2D37">
            <w:pPr>
              <w:rPr>
                <w:ins w:id="2736" w:author="Madhura Ramojwar" w:date="2021-04-22T13:12:00Z"/>
                <w:rFonts w:cs="Arial"/>
                <w:b/>
              </w:rPr>
            </w:pPr>
            <w:ins w:id="2737" w:author="Madhura Ramojwar" w:date="2021-04-22T13:12:00Z">
              <w:r w:rsidRPr="00FE3FE5">
                <w:rPr>
                  <w:rFonts w:cs="Arial"/>
                  <w:b/>
                </w:rPr>
                <w:t>Patient Characteristics</w:t>
              </w:r>
            </w:ins>
          </w:p>
        </w:tc>
        <w:tc>
          <w:tcPr>
            <w:tcW w:w="5440" w:type="dxa"/>
          </w:tcPr>
          <w:p w14:paraId="1B9E2738" w14:textId="77777777" w:rsidR="00703578" w:rsidRPr="00FE3FE5" w:rsidRDefault="00703578" w:rsidP="000F2D37">
            <w:pPr>
              <w:jc w:val="both"/>
              <w:rPr>
                <w:ins w:id="2738" w:author="Madhura Ramojwar" w:date="2021-04-22T13:12:00Z"/>
                <w:rFonts w:cs="Arial"/>
              </w:rPr>
            </w:pPr>
            <w:ins w:id="2739" w:author="Madhura Ramojwar" w:date="2021-04-22T13:12:00Z">
              <w:r w:rsidRPr="00FE3FE5">
                <w:rPr>
                  <w:rFonts w:cs="Arial"/>
                </w:rPr>
                <w:t xml:space="preserve">Diagnosis/Indications </w:t>
              </w:r>
            </w:ins>
          </w:p>
          <w:p w14:paraId="1D533E8D" w14:textId="77777777" w:rsidR="00703578" w:rsidRPr="00FE3FE5" w:rsidRDefault="00703578" w:rsidP="000F2D37">
            <w:pPr>
              <w:jc w:val="both"/>
              <w:rPr>
                <w:ins w:id="2740" w:author="Madhura Ramojwar" w:date="2021-04-22T13:12:00Z"/>
                <w:rFonts w:cs="Arial"/>
              </w:rPr>
            </w:pPr>
            <w:ins w:id="2741" w:author="Madhura Ramojwar" w:date="2021-04-22T13:12:00Z">
              <w:r w:rsidRPr="00FE3FE5">
                <w:rPr>
                  <w:rFonts w:cs="Arial"/>
                </w:rPr>
                <w:t>Device Type (Trial Lead, etc.)</w:t>
              </w:r>
            </w:ins>
          </w:p>
          <w:p w14:paraId="1D936B56" w14:textId="77777777" w:rsidR="00703578" w:rsidRPr="00FE3FE5" w:rsidRDefault="00703578" w:rsidP="000F2D37">
            <w:pPr>
              <w:jc w:val="both"/>
              <w:rPr>
                <w:ins w:id="2742" w:author="Madhura Ramojwar" w:date="2021-04-22T13:12:00Z"/>
                <w:rFonts w:cs="Arial"/>
              </w:rPr>
            </w:pPr>
            <w:ins w:id="2743" w:author="Madhura Ramojwar" w:date="2021-04-22T13:12:00Z">
              <w:r w:rsidRPr="00FE3FE5">
                <w:rPr>
                  <w:rFonts w:cs="Arial"/>
                </w:rPr>
                <w:t>Device Brand Name</w:t>
              </w:r>
            </w:ins>
          </w:p>
          <w:p w14:paraId="3B8979FD" w14:textId="77777777" w:rsidR="00703578" w:rsidRPr="00FE3FE5" w:rsidRDefault="00703578" w:rsidP="000F2D37">
            <w:pPr>
              <w:jc w:val="both"/>
              <w:rPr>
                <w:ins w:id="2744" w:author="Madhura Ramojwar" w:date="2021-04-22T13:12:00Z"/>
                <w:rFonts w:cs="Arial"/>
              </w:rPr>
            </w:pPr>
            <w:ins w:id="2745" w:author="Madhura Ramojwar" w:date="2021-04-22T13:12:00Z">
              <w:r w:rsidRPr="00FE3FE5">
                <w:rPr>
                  <w:rFonts w:cs="Arial"/>
                </w:rPr>
                <w:t xml:space="preserve">Number of Patients </w:t>
              </w:r>
            </w:ins>
          </w:p>
          <w:p w14:paraId="2419BE25" w14:textId="77777777" w:rsidR="00703578" w:rsidRPr="00FE3FE5" w:rsidRDefault="00703578" w:rsidP="000F2D37">
            <w:pPr>
              <w:jc w:val="both"/>
              <w:rPr>
                <w:ins w:id="2746" w:author="Madhura Ramojwar" w:date="2021-04-22T13:12:00Z"/>
                <w:rFonts w:cs="Arial"/>
              </w:rPr>
            </w:pPr>
            <w:ins w:id="2747" w:author="Madhura Ramojwar" w:date="2021-04-22T13:12:00Z">
              <w:r w:rsidRPr="00FE3FE5">
                <w:rPr>
                  <w:rFonts w:cs="Arial"/>
                </w:rPr>
                <w:t xml:space="preserve">Country </w:t>
              </w:r>
            </w:ins>
          </w:p>
          <w:p w14:paraId="0AA0661D" w14:textId="77777777" w:rsidR="00703578" w:rsidRPr="00FE3FE5" w:rsidRDefault="00703578" w:rsidP="000F2D37">
            <w:pPr>
              <w:jc w:val="both"/>
              <w:rPr>
                <w:ins w:id="2748" w:author="Madhura Ramojwar" w:date="2021-04-22T13:12:00Z"/>
                <w:rFonts w:cs="Arial"/>
              </w:rPr>
            </w:pPr>
            <w:ins w:id="2749" w:author="Madhura Ramojwar" w:date="2021-04-22T13:12:00Z">
              <w:r w:rsidRPr="00FE3FE5">
                <w:rPr>
                  <w:rFonts w:cs="Arial"/>
                </w:rPr>
                <w:t xml:space="preserve">Age </w:t>
              </w:r>
            </w:ins>
          </w:p>
          <w:p w14:paraId="467A23C0" w14:textId="77777777" w:rsidR="00703578" w:rsidRPr="00FE3FE5" w:rsidRDefault="00703578" w:rsidP="000F2D37">
            <w:pPr>
              <w:jc w:val="both"/>
              <w:rPr>
                <w:ins w:id="2750" w:author="Madhura Ramojwar" w:date="2021-04-22T13:12:00Z"/>
                <w:rFonts w:cs="Arial"/>
              </w:rPr>
            </w:pPr>
            <w:ins w:id="2751" w:author="Madhura Ramojwar" w:date="2021-04-22T13:12:00Z">
              <w:r w:rsidRPr="00FE3FE5">
                <w:rPr>
                  <w:rFonts w:cs="Arial"/>
                </w:rPr>
                <w:t xml:space="preserve">Gender </w:t>
              </w:r>
            </w:ins>
          </w:p>
          <w:p w14:paraId="56BA65F3" w14:textId="77777777" w:rsidR="00703578" w:rsidRPr="00FE3FE5" w:rsidRDefault="00703578" w:rsidP="000F2D37">
            <w:pPr>
              <w:jc w:val="both"/>
              <w:rPr>
                <w:ins w:id="2752" w:author="Madhura Ramojwar" w:date="2021-04-22T13:12:00Z"/>
                <w:rFonts w:cs="Arial"/>
                <w:b/>
              </w:rPr>
            </w:pPr>
            <w:ins w:id="2753" w:author="Madhura Ramojwar" w:date="2021-04-22T13:12:00Z">
              <w:r w:rsidRPr="00FE3FE5">
                <w:rPr>
                  <w:rFonts w:cs="Arial"/>
                </w:rPr>
                <w:t>Follow-up Time</w:t>
              </w:r>
            </w:ins>
          </w:p>
        </w:tc>
      </w:tr>
      <w:tr w:rsidR="00703578" w:rsidRPr="00FE3FE5" w14:paraId="543E1C9F" w14:textId="77777777" w:rsidTr="000F2D37">
        <w:trPr>
          <w:ins w:id="2754" w:author="Madhura Ramojwar" w:date="2021-04-22T13:12:00Z"/>
        </w:trPr>
        <w:tc>
          <w:tcPr>
            <w:tcW w:w="3865" w:type="dxa"/>
            <w:shd w:val="clear" w:color="auto" w:fill="auto"/>
            <w:vAlign w:val="center"/>
          </w:tcPr>
          <w:p w14:paraId="5C1BD004" w14:textId="77777777" w:rsidR="00703578" w:rsidRPr="00FE3FE5" w:rsidRDefault="00703578" w:rsidP="000F2D37">
            <w:pPr>
              <w:rPr>
                <w:ins w:id="2755" w:author="Madhura Ramojwar" w:date="2021-04-22T13:12:00Z"/>
                <w:rFonts w:cs="Arial"/>
                <w:b/>
                <w:color w:val="FF0000"/>
              </w:rPr>
            </w:pPr>
            <w:ins w:id="2756" w:author="Madhura Ramojwar" w:date="2021-04-22T13:12:00Z">
              <w:r w:rsidRPr="00FE3FE5">
                <w:rPr>
                  <w:rFonts w:cs="Arial"/>
                  <w:b/>
                </w:rPr>
                <w:lastRenderedPageBreak/>
                <w:t>Performance Outcomes</w:t>
              </w:r>
            </w:ins>
          </w:p>
        </w:tc>
        <w:tc>
          <w:tcPr>
            <w:tcW w:w="5440" w:type="dxa"/>
          </w:tcPr>
          <w:p w14:paraId="32081E1E" w14:textId="77777777" w:rsidR="00703578" w:rsidRPr="00FE3FE5" w:rsidRDefault="00703578" w:rsidP="000F2D37">
            <w:pPr>
              <w:jc w:val="both"/>
              <w:rPr>
                <w:ins w:id="2757" w:author="Madhura Ramojwar" w:date="2021-04-22T13:12:00Z"/>
                <w:rFonts w:cs="Arial"/>
              </w:rPr>
            </w:pPr>
            <w:ins w:id="2758" w:author="Madhura Ramojwar" w:date="2021-04-22T13:12:00Z">
              <w:r w:rsidRPr="00FE3FE5">
                <w:rPr>
                  <w:rFonts w:cs="Arial"/>
                </w:rPr>
                <w:t>36-Item Short Form Health Survey (SF-36)</w:t>
              </w:r>
            </w:ins>
          </w:p>
          <w:p w14:paraId="7C78379E" w14:textId="77777777" w:rsidR="00703578" w:rsidRPr="00FE3FE5" w:rsidRDefault="00703578" w:rsidP="000F2D37">
            <w:pPr>
              <w:jc w:val="both"/>
              <w:rPr>
                <w:ins w:id="2759" w:author="Madhura Ramojwar" w:date="2021-04-22T13:12:00Z"/>
                <w:rFonts w:cs="Arial"/>
              </w:rPr>
            </w:pPr>
            <w:ins w:id="2760" w:author="Madhura Ramojwar" w:date="2021-04-22T13:12:00Z">
              <w:r w:rsidRPr="00FE3FE5">
                <w:rPr>
                  <w:rFonts w:cs="Arial"/>
                </w:rPr>
                <w:t>EQ5D</w:t>
              </w:r>
            </w:ins>
          </w:p>
          <w:p w14:paraId="2AFA969F" w14:textId="77777777" w:rsidR="00703578" w:rsidRPr="00FE3FE5" w:rsidRDefault="00703578" w:rsidP="000F2D37">
            <w:pPr>
              <w:jc w:val="both"/>
              <w:rPr>
                <w:ins w:id="2761" w:author="Madhura Ramojwar" w:date="2021-04-22T13:12:00Z"/>
                <w:rFonts w:cs="Arial"/>
              </w:rPr>
            </w:pPr>
            <w:ins w:id="2762" w:author="Madhura Ramojwar" w:date="2021-04-22T13:12:00Z">
              <w:r w:rsidRPr="00FE3FE5">
                <w:rPr>
                  <w:rFonts w:cs="Arial"/>
                </w:rPr>
                <w:t>Pain Visual Analog Scale (VAS)</w:t>
              </w:r>
            </w:ins>
          </w:p>
          <w:p w14:paraId="6A710CBA" w14:textId="77777777" w:rsidR="00703578" w:rsidRPr="00FE3FE5" w:rsidRDefault="00703578" w:rsidP="000F2D37">
            <w:pPr>
              <w:jc w:val="both"/>
              <w:rPr>
                <w:ins w:id="2763" w:author="Madhura Ramojwar" w:date="2021-04-22T13:12:00Z"/>
                <w:rFonts w:cs="Arial"/>
              </w:rPr>
            </w:pPr>
            <w:ins w:id="2764" w:author="Madhura Ramojwar" w:date="2021-04-22T13:12:00Z">
              <w:r w:rsidRPr="00FE3FE5">
                <w:rPr>
                  <w:rFonts w:cs="Arial"/>
                </w:rPr>
                <w:t>Patient Reported Percent Pain Relief</w:t>
              </w:r>
            </w:ins>
          </w:p>
          <w:p w14:paraId="0E0239E7" w14:textId="77777777" w:rsidR="00703578" w:rsidRPr="00FE3FE5" w:rsidRDefault="00703578" w:rsidP="000F2D37">
            <w:pPr>
              <w:jc w:val="both"/>
              <w:rPr>
                <w:ins w:id="2765" w:author="Madhura Ramojwar" w:date="2021-04-22T13:12:00Z"/>
                <w:rFonts w:cs="Arial"/>
              </w:rPr>
            </w:pPr>
            <w:ins w:id="2766" w:author="Madhura Ramojwar" w:date="2021-04-22T13:12:00Z">
              <w:r w:rsidRPr="00FE3FE5">
                <w:rPr>
                  <w:rFonts w:cs="Arial"/>
                </w:rPr>
                <w:t>Patient Satisfaction</w:t>
              </w:r>
            </w:ins>
          </w:p>
          <w:p w14:paraId="06740FD7" w14:textId="77777777" w:rsidR="00703578" w:rsidRPr="00FE3FE5" w:rsidRDefault="00703578" w:rsidP="000F2D37">
            <w:pPr>
              <w:jc w:val="both"/>
              <w:rPr>
                <w:ins w:id="2767" w:author="Madhura Ramojwar" w:date="2021-04-22T13:12:00Z"/>
                <w:rFonts w:cs="Arial"/>
              </w:rPr>
            </w:pPr>
            <w:ins w:id="2768" w:author="Madhura Ramojwar" w:date="2021-04-22T13:12:00Z">
              <w:r w:rsidRPr="00FE3FE5">
                <w:rPr>
                  <w:rFonts w:cs="Arial"/>
                </w:rPr>
                <w:t>Quality of Life Improvement</w:t>
              </w:r>
            </w:ins>
          </w:p>
          <w:p w14:paraId="2D905212" w14:textId="77777777" w:rsidR="00703578" w:rsidRPr="00FE3FE5" w:rsidRDefault="00703578" w:rsidP="000F2D37">
            <w:pPr>
              <w:jc w:val="both"/>
              <w:rPr>
                <w:ins w:id="2769" w:author="Madhura Ramojwar" w:date="2021-04-22T13:12:00Z"/>
                <w:rFonts w:cs="Arial"/>
              </w:rPr>
            </w:pPr>
            <w:ins w:id="2770" w:author="Madhura Ramojwar" w:date="2021-04-22T13:12:00Z">
              <w:r w:rsidRPr="00FE3FE5">
                <w:rPr>
                  <w:rFonts w:cs="Arial"/>
                </w:rPr>
                <w:t>McGill Pain Questionnaire</w:t>
              </w:r>
            </w:ins>
          </w:p>
          <w:p w14:paraId="14A94167" w14:textId="77777777" w:rsidR="00703578" w:rsidRPr="00FE3FE5" w:rsidRDefault="00703578" w:rsidP="000F2D37">
            <w:pPr>
              <w:jc w:val="both"/>
              <w:rPr>
                <w:ins w:id="2771" w:author="Madhura Ramojwar" w:date="2021-04-22T13:12:00Z"/>
                <w:rFonts w:cs="Arial"/>
              </w:rPr>
            </w:pPr>
            <w:proofErr w:type="spellStart"/>
            <w:ins w:id="2772" w:author="Madhura Ramojwar" w:date="2021-04-22T13:12:00Z">
              <w:r w:rsidRPr="00FE3FE5">
                <w:rPr>
                  <w:rFonts w:cs="Arial"/>
                </w:rPr>
                <w:t>Oswestry</w:t>
              </w:r>
              <w:proofErr w:type="spellEnd"/>
              <w:r w:rsidRPr="00FE3FE5">
                <w:rPr>
                  <w:rFonts w:cs="Arial"/>
                </w:rPr>
                <w:t xml:space="preserve"> Disability Questionnaire </w:t>
              </w:r>
            </w:ins>
          </w:p>
          <w:p w14:paraId="3C3EBD1F" w14:textId="77777777" w:rsidR="00703578" w:rsidRPr="00FE3FE5" w:rsidRDefault="00703578" w:rsidP="000F2D37">
            <w:pPr>
              <w:jc w:val="both"/>
              <w:rPr>
                <w:ins w:id="2773" w:author="Madhura Ramojwar" w:date="2021-04-22T13:12:00Z"/>
                <w:rFonts w:cs="Arial"/>
              </w:rPr>
            </w:pPr>
            <w:ins w:id="2774" w:author="Madhura Ramojwar" w:date="2021-04-22T13:12:00Z">
              <w:r w:rsidRPr="00FE3FE5">
                <w:rPr>
                  <w:rFonts w:cs="Arial"/>
                </w:rPr>
                <w:t>Numeric Rating Scale</w:t>
              </w:r>
            </w:ins>
          </w:p>
          <w:p w14:paraId="4DEA2AA6" w14:textId="77777777" w:rsidR="00703578" w:rsidRPr="00FE3FE5" w:rsidRDefault="00703578" w:rsidP="000F2D37">
            <w:pPr>
              <w:jc w:val="both"/>
              <w:rPr>
                <w:ins w:id="2775" w:author="Madhura Ramojwar" w:date="2021-04-22T13:12:00Z"/>
                <w:rFonts w:cs="Arial"/>
              </w:rPr>
            </w:pPr>
            <w:ins w:id="2776" w:author="Madhura Ramojwar" w:date="2021-04-22T13:12:00Z">
              <w:r w:rsidRPr="00FE3FE5">
                <w:rPr>
                  <w:rFonts w:cs="Arial"/>
                </w:rPr>
                <w:t>Pain Catastrophizing Scale</w:t>
              </w:r>
            </w:ins>
          </w:p>
          <w:p w14:paraId="2B72FAB9" w14:textId="77777777" w:rsidR="00703578" w:rsidRPr="00FE3FE5" w:rsidRDefault="00703578" w:rsidP="000F2D37">
            <w:pPr>
              <w:jc w:val="both"/>
              <w:rPr>
                <w:ins w:id="2777" w:author="Madhura Ramojwar" w:date="2021-04-22T13:12:00Z"/>
                <w:rFonts w:cs="Arial"/>
              </w:rPr>
            </w:pPr>
            <w:ins w:id="2778" w:author="Madhura Ramojwar" w:date="2021-04-22T13:12:00Z">
              <w:r w:rsidRPr="00FE3FE5">
                <w:rPr>
                  <w:rFonts w:cs="Arial"/>
                </w:rPr>
                <w:t>PROMIS-29</w:t>
              </w:r>
            </w:ins>
          </w:p>
          <w:p w14:paraId="75094B91" w14:textId="77777777" w:rsidR="00703578" w:rsidRPr="00FE3FE5" w:rsidRDefault="00703578" w:rsidP="000F2D37">
            <w:pPr>
              <w:jc w:val="both"/>
              <w:rPr>
                <w:ins w:id="2779" w:author="Madhura Ramojwar" w:date="2021-04-22T13:12:00Z"/>
                <w:rFonts w:cs="Arial"/>
              </w:rPr>
            </w:pPr>
            <w:ins w:id="2780" w:author="Madhura Ramojwar" w:date="2021-04-22T13:12:00Z">
              <w:r w:rsidRPr="00FE3FE5">
                <w:rPr>
                  <w:rFonts w:cs="Arial"/>
                </w:rPr>
                <w:t>Analgesic Use</w:t>
              </w:r>
            </w:ins>
          </w:p>
          <w:p w14:paraId="00A4FB02" w14:textId="77777777" w:rsidR="00703578" w:rsidRPr="00FE3FE5" w:rsidRDefault="00703578" w:rsidP="000F2D37">
            <w:pPr>
              <w:jc w:val="both"/>
              <w:rPr>
                <w:ins w:id="2781" w:author="Madhura Ramojwar" w:date="2021-04-22T13:12:00Z"/>
                <w:rFonts w:cs="Arial"/>
                <w:b/>
                <w:color w:val="FF0000"/>
              </w:rPr>
            </w:pPr>
            <w:ins w:id="2782" w:author="Madhura Ramojwar" w:date="2021-04-22T13:12:00Z">
              <w:r w:rsidRPr="00FE3FE5">
                <w:rPr>
                  <w:rFonts w:cs="Arial"/>
                </w:rPr>
                <w:t xml:space="preserve">Opioid Use  </w:t>
              </w:r>
            </w:ins>
          </w:p>
        </w:tc>
      </w:tr>
      <w:tr w:rsidR="00703578" w:rsidRPr="00FE3FE5" w14:paraId="7D5041C4" w14:textId="77777777" w:rsidTr="000F2D37">
        <w:trPr>
          <w:ins w:id="2783" w:author="Madhura Ramojwar" w:date="2021-04-22T13:12:00Z"/>
        </w:trPr>
        <w:tc>
          <w:tcPr>
            <w:tcW w:w="3865" w:type="dxa"/>
            <w:shd w:val="clear" w:color="auto" w:fill="auto"/>
            <w:vAlign w:val="center"/>
          </w:tcPr>
          <w:p w14:paraId="6DDCCFA2" w14:textId="77777777" w:rsidR="00703578" w:rsidRPr="00FE3FE5" w:rsidRDefault="00703578" w:rsidP="000F2D37">
            <w:pPr>
              <w:rPr>
                <w:ins w:id="2784" w:author="Madhura Ramojwar" w:date="2021-04-22T13:12:00Z"/>
                <w:rFonts w:cs="Arial"/>
                <w:b/>
              </w:rPr>
            </w:pPr>
            <w:ins w:id="2785" w:author="Madhura Ramojwar" w:date="2021-04-22T13:12:00Z">
              <w:r w:rsidRPr="00FE3FE5">
                <w:rPr>
                  <w:rFonts w:cs="Arial"/>
                  <w:b/>
                </w:rPr>
                <w:t>Safety Outcomes</w:t>
              </w:r>
            </w:ins>
          </w:p>
        </w:tc>
        <w:tc>
          <w:tcPr>
            <w:tcW w:w="5440" w:type="dxa"/>
          </w:tcPr>
          <w:p w14:paraId="4B167748" w14:textId="77777777" w:rsidR="00703578" w:rsidRPr="00FE3FE5" w:rsidRDefault="00703578" w:rsidP="000F2D37">
            <w:pPr>
              <w:jc w:val="both"/>
              <w:rPr>
                <w:ins w:id="2786" w:author="Madhura Ramojwar" w:date="2021-04-22T13:12:00Z"/>
                <w:rFonts w:cs="Arial"/>
              </w:rPr>
            </w:pPr>
            <w:ins w:id="2787" w:author="Madhura Ramojwar" w:date="2021-04-22T13:12:00Z">
              <w:r w:rsidRPr="00FE3FE5">
                <w:rPr>
                  <w:rFonts w:cs="Arial"/>
                </w:rPr>
                <w:t xml:space="preserve">Infection </w:t>
              </w:r>
            </w:ins>
          </w:p>
          <w:p w14:paraId="37EAE1B2" w14:textId="77777777" w:rsidR="00703578" w:rsidRPr="00FE3FE5" w:rsidRDefault="00703578" w:rsidP="000F2D37">
            <w:pPr>
              <w:jc w:val="both"/>
              <w:rPr>
                <w:ins w:id="2788" w:author="Madhura Ramojwar" w:date="2021-04-22T13:12:00Z"/>
                <w:rFonts w:cs="Arial"/>
              </w:rPr>
            </w:pPr>
            <w:ins w:id="2789" w:author="Madhura Ramojwar" w:date="2021-04-22T13:12:00Z">
              <w:r w:rsidRPr="00FE3FE5">
                <w:rPr>
                  <w:rFonts w:cs="Arial"/>
                </w:rPr>
                <w:t>Undesirable Changes in Stimulation</w:t>
              </w:r>
            </w:ins>
          </w:p>
          <w:p w14:paraId="48E129A7" w14:textId="77777777" w:rsidR="00703578" w:rsidRPr="00FE3FE5" w:rsidRDefault="00703578" w:rsidP="000F2D37">
            <w:pPr>
              <w:jc w:val="both"/>
              <w:rPr>
                <w:ins w:id="2790" w:author="Madhura Ramojwar" w:date="2021-04-22T13:12:00Z"/>
                <w:rFonts w:cs="Arial"/>
              </w:rPr>
            </w:pPr>
            <w:ins w:id="2791" w:author="Madhura Ramojwar" w:date="2021-04-22T13:12:00Z">
              <w:r w:rsidRPr="00FE3FE5">
                <w:rPr>
                  <w:rFonts w:cs="Arial"/>
                </w:rPr>
                <w:t>Pain, Redness or Numbness at the IPG Site</w:t>
              </w:r>
            </w:ins>
          </w:p>
          <w:p w14:paraId="0107CA28" w14:textId="77777777" w:rsidR="00703578" w:rsidRPr="00FE3FE5" w:rsidRDefault="00703578" w:rsidP="000F2D37">
            <w:pPr>
              <w:jc w:val="both"/>
              <w:rPr>
                <w:ins w:id="2792" w:author="Madhura Ramojwar" w:date="2021-04-22T13:12:00Z"/>
                <w:rFonts w:cs="Arial"/>
              </w:rPr>
            </w:pPr>
            <w:ins w:id="2793" w:author="Madhura Ramojwar" w:date="2021-04-22T13:12:00Z">
              <w:r w:rsidRPr="00FE3FE5">
                <w:rPr>
                  <w:rFonts w:cs="Arial"/>
                </w:rPr>
                <w:t>Pain, Redness or Numbness at the Electrode Site</w:t>
              </w:r>
            </w:ins>
          </w:p>
          <w:p w14:paraId="22E315E2" w14:textId="77777777" w:rsidR="00703578" w:rsidRPr="00FE3FE5" w:rsidRDefault="00703578" w:rsidP="000F2D37">
            <w:pPr>
              <w:jc w:val="both"/>
              <w:rPr>
                <w:ins w:id="2794" w:author="Madhura Ramojwar" w:date="2021-04-22T13:12:00Z"/>
                <w:rFonts w:cs="Arial"/>
              </w:rPr>
            </w:pPr>
            <w:ins w:id="2795" w:author="Madhura Ramojwar" w:date="2021-04-22T13:12:00Z">
              <w:r w:rsidRPr="00FE3FE5">
                <w:rPr>
                  <w:rFonts w:cs="Arial"/>
                </w:rPr>
                <w:t>Diminished or Loss of Pain Relief</w:t>
              </w:r>
            </w:ins>
          </w:p>
          <w:p w14:paraId="7CCB3F2A" w14:textId="77777777" w:rsidR="00703578" w:rsidRPr="00FE3FE5" w:rsidRDefault="00703578" w:rsidP="000F2D37">
            <w:pPr>
              <w:jc w:val="both"/>
              <w:rPr>
                <w:ins w:id="2796" w:author="Madhura Ramojwar" w:date="2021-04-22T13:12:00Z"/>
                <w:rFonts w:cs="Arial"/>
              </w:rPr>
            </w:pPr>
            <w:ins w:id="2797" w:author="Madhura Ramojwar" w:date="2021-04-22T13:12:00Z">
              <w:r w:rsidRPr="00FE3FE5">
                <w:rPr>
                  <w:rFonts w:cs="Arial"/>
                </w:rPr>
                <w:t>Lead Migration</w:t>
              </w:r>
            </w:ins>
          </w:p>
          <w:p w14:paraId="1C431F37" w14:textId="77777777" w:rsidR="00703578" w:rsidRPr="00FE3FE5" w:rsidRDefault="00703578" w:rsidP="000F2D37">
            <w:pPr>
              <w:jc w:val="both"/>
              <w:rPr>
                <w:ins w:id="2798" w:author="Madhura Ramojwar" w:date="2021-04-22T13:12:00Z"/>
                <w:rFonts w:cs="Arial"/>
              </w:rPr>
            </w:pPr>
            <w:ins w:id="2799" w:author="Madhura Ramojwar" w:date="2021-04-22T13:12:00Z">
              <w:r w:rsidRPr="00FE3FE5">
                <w:rPr>
                  <w:rFonts w:cs="Arial"/>
                </w:rPr>
                <w:t>Battery Failure</w:t>
              </w:r>
            </w:ins>
          </w:p>
          <w:p w14:paraId="561140E5" w14:textId="77777777" w:rsidR="00703578" w:rsidRPr="00FE3FE5" w:rsidRDefault="00703578" w:rsidP="000F2D37">
            <w:pPr>
              <w:jc w:val="both"/>
              <w:rPr>
                <w:ins w:id="2800" w:author="Madhura Ramojwar" w:date="2021-04-22T13:12:00Z"/>
                <w:rFonts w:cs="Arial"/>
              </w:rPr>
            </w:pPr>
            <w:proofErr w:type="spellStart"/>
            <w:ins w:id="2801" w:author="Madhura Ramojwar" w:date="2021-04-22T13:12:00Z">
              <w:r w:rsidRPr="00FE3FE5">
                <w:rPr>
                  <w:rFonts w:cs="Arial"/>
                </w:rPr>
                <w:t>Cerebro</w:t>
              </w:r>
              <w:proofErr w:type="spellEnd"/>
              <w:r w:rsidRPr="00FE3FE5">
                <w:rPr>
                  <w:rFonts w:cs="Arial"/>
                </w:rPr>
                <w:t xml:space="preserve"> Spinal Fluid Leakage</w:t>
              </w:r>
            </w:ins>
          </w:p>
          <w:p w14:paraId="6EF368B5" w14:textId="77777777" w:rsidR="00703578" w:rsidRPr="00FE3FE5" w:rsidRDefault="00703578" w:rsidP="000F2D37">
            <w:pPr>
              <w:jc w:val="both"/>
              <w:rPr>
                <w:ins w:id="2802" w:author="Madhura Ramojwar" w:date="2021-04-22T13:12:00Z"/>
                <w:rFonts w:cs="Arial"/>
              </w:rPr>
            </w:pPr>
            <w:ins w:id="2803" w:author="Madhura Ramojwar" w:date="2021-04-22T13:12:00Z">
              <w:r w:rsidRPr="00FE3FE5">
                <w:rPr>
                  <w:rFonts w:cs="Arial"/>
                </w:rPr>
                <w:t>Local Skin Erosion</w:t>
              </w:r>
            </w:ins>
          </w:p>
          <w:p w14:paraId="0B04C797" w14:textId="77777777" w:rsidR="00703578" w:rsidRPr="00FE3FE5" w:rsidRDefault="00703578" w:rsidP="000F2D37">
            <w:pPr>
              <w:jc w:val="both"/>
              <w:rPr>
                <w:ins w:id="2804" w:author="Madhura Ramojwar" w:date="2021-04-22T13:12:00Z"/>
                <w:rFonts w:cs="Arial"/>
              </w:rPr>
            </w:pPr>
            <w:ins w:id="2805" w:author="Madhura Ramojwar" w:date="2021-04-22T13:12:00Z">
              <w:r w:rsidRPr="00FE3FE5">
                <w:rPr>
                  <w:rFonts w:cs="Arial"/>
                </w:rPr>
                <w:t>Seroma at Implant Site</w:t>
              </w:r>
            </w:ins>
          </w:p>
          <w:p w14:paraId="5169AB9E" w14:textId="77777777" w:rsidR="00703578" w:rsidRPr="00FE3FE5" w:rsidRDefault="00703578" w:rsidP="000F2D37">
            <w:pPr>
              <w:jc w:val="both"/>
              <w:rPr>
                <w:ins w:id="2806" w:author="Madhura Ramojwar" w:date="2021-04-22T13:12:00Z"/>
                <w:rFonts w:cs="Arial"/>
              </w:rPr>
            </w:pPr>
            <w:ins w:id="2807" w:author="Madhura Ramojwar" w:date="2021-04-22T13:12:00Z">
              <w:r w:rsidRPr="00FE3FE5">
                <w:rPr>
                  <w:rFonts w:cs="Arial"/>
                </w:rPr>
                <w:t>Wound Dehiscence</w:t>
              </w:r>
            </w:ins>
          </w:p>
          <w:p w14:paraId="5DE9BC57" w14:textId="77777777" w:rsidR="00703578" w:rsidRPr="00FE3FE5" w:rsidRDefault="00703578" w:rsidP="000F2D37">
            <w:pPr>
              <w:jc w:val="both"/>
              <w:rPr>
                <w:ins w:id="2808" w:author="Madhura Ramojwar" w:date="2021-04-22T13:12:00Z"/>
                <w:rFonts w:cs="Arial"/>
              </w:rPr>
            </w:pPr>
            <w:ins w:id="2809" w:author="Madhura Ramojwar" w:date="2021-04-22T13:12:00Z">
              <w:r w:rsidRPr="00FE3FE5">
                <w:rPr>
                  <w:rFonts w:cs="Arial"/>
                </w:rPr>
                <w:t>Pulse Generator Migration</w:t>
              </w:r>
            </w:ins>
          </w:p>
          <w:p w14:paraId="6AEB3DAE" w14:textId="77777777" w:rsidR="00703578" w:rsidRPr="00FE3FE5" w:rsidRDefault="00703578" w:rsidP="000F2D37">
            <w:pPr>
              <w:jc w:val="both"/>
              <w:rPr>
                <w:ins w:id="2810" w:author="Madhura Ramojwar" w:date="2021-04-22T13:12:00Z"/>
                <w:rFonts w:cs="Arial"/>
              </w:rPr>
            </w:pPr>
            <w:ins w:id="2811" w:author="Madhura Ramojwar" w:date="2021-04-22T13:12:00Z">
              <w:r w:rsidRPr="00FE3FE5">
                <w:rPr>
                  <w:rFonts w:cs="Arial"/>
                </w:rPr>
                <w:t>Lead/Extension Breakage</w:t>
              </w:r>
            </w:ins>
          </w:p>
          <w:p w14:paraId="5DAA2183" w14:textId="77777777" w:rsidR="00703578" w:rsidRPr="00FE3FE5" w:rsidRDefault="00703578" w:rsidP="000F2D37">
            <w:pPr>
              <w:jc w:val="both"/>
              <w:rPr>
                <w:ins w:id="2812" w:author="Madhura Ramojwar" w:date="2021-04-22T13:12:00Z"/>
                <w:rFonts w:cs="Arial"/>
              </w:rPr>
            </w:pPr>
            <w:ins w:id="2813" w:author="Madhura Ramojwar" w:date="2021-04-22T13:12:00Z">
              <w:r w:rsidRPr="00FE3FE5">
                <w:rPr>
                  <w:rFonts w:cs="Arial"/>
                </w:rPr>
                <w:t xml:space="preserve">Reoperation </w:t>
              </w:r>
            </w:ins>
          </w:p>
          <w:p w14:paraId="62D48E9B" w14:textId="77777777" w:rsidR="00703578" w:rsidRPr="00FE3FE5" w:rsidRDefault="00703578" w:rsidP="000F2D37">
            <w:pPr>
              <w:jc w:val="both"/>
              <w:rPr>
                <w:ins w:id="2814" w:author="Madhura Ramojwar" w:date="2021-04-22T13:12:00Z"/>
                <w:rFonts w:cs="Arial"/>
              </w:rPr>
            </w:pPr>
            <w:ins w:id="2815" w:author="Madhura Ramojwar" w:date="2021-04-22T13:12:00Z">
              <w:r w:rsidRPr="00FE3FE5">
                <w:rPr>
                  <w:rFonts w:cs="Arial"/>
                </w:rPr>
                <w:t>Revision/Device Removal</w:t>
              </w:r>
            </w:ins>
          </w:p>
          <w:p w14:paraId="0F6FBF5B" w14:textId="77777777" w:rsidR="00703578" w:rsidRPr="00FE3FE5" w:rsidRDefault="00703578" w:rsidP="000F2D37">
            <w:pPr>
              <w:jc w:val="both"/>
              <w:rPr>
                <w:ins w:id="2816" w:author="Madhura Ramojwar" w:date="2021-04-22T13:12:00Z"/>
                <w:rFonts w:cs="Arial"/>
              </w:rPr>
            </w:pPr>
            <w:ins w:id="2817" w:author="Madhura Ramojwar" w:date="2021-04-22T13:12:00Z">
              <w:r w:rsidRPr="00FE3FE5">
                <w:rPr>
                  <w:rFonts w:cs="Arial"/>
                </w:rPr>
                <w:t>Death</w:t>
              </w:r>
            </w:ins>
          </w:p>
          <w:p w14:paraId="4D0CC0E0" w14:textId="77777777" w:rsidR="00703578" w:rsidRPr="00FE3FE5" w:rsidRDefault="00703578" w:rsidP="000F2D37">
            <w:pPr>
              <w:jc w:val="both"/>
              <w:rPr>
                <w:ins w:id="2818" w:author="Madhura Ramojwar" w:date="2021-04-22T13:12:00Z"/>
                <w:rFonts w:cs="Arial"/>
              </w:rPr>
            </w:pPr>
            <w:ins w:id="2819" w:author="Madhura Ramojwar" w:date="2021-04-22T13:12:00Z">
              <w:r w:rsidRPr="00FE3FE5">
                <w:rPr>
                  <w:rFonts w:cs="Arial"/>
                </w:rPr>
                <w:t>Other Adverse Events</w:t>
              </w:r>
            </w:ins>
          </w:p>
        </w:tc>
      </w:tr>
    </w:tbl>
    <w:p w14:paraId="0AF7E7BB" w14:textId="77777777" w:rsidR="00703578" w:rsidRPr="00FE3FE5" w:rsidRDefault="00703578" w:rsidP="00703578">
      <w:pPr>
        <w:ind w:left="720" w:right="90"/>
        <w:rPr>
          <w:ins w:id="2820" w:author="Madhura Ramojwar" w:date="2021-04-22T13:12:00Z"/>
          <w:rFonts w:eastAsiaTheme="majorEastAsia" w:cs="Arial"/>
          <w:color w:val="FF0000"/>
        </w:rPr>
      </w:pPr>
    </w:p>
    <w:p w14:paraId="63819738" w14:textId="77777777" w:rsidR="00703578" w:rsidRPr="00FE3FE5" w:rsidRDefault="00703578" w:rsidP="00703578">
      <w:pPr>
        <w:ind w:left="720" w:right="1080"/>
        <w:jc w:val="both"/>
        <w:rPr>
          <w:ins w:id="2821" w:author="Madhura Ramojwar" w:date="2021-04-22T13:12:00Z"/>
          <w:rFonts w:cs="Arial"/>
          <w:lang w:val="en-GB"/>
        </w:rPr>
      </w:pPr>
      <w:ins w:id="2822" w:author="Madhura Ramojwar" w:date="2021-04-22T13:12:00Z">
        <w:r w:rsidRPr="00FE3FE5">
          <w:rPr>
            <w:rFonts w:cs="Arial"/>
            <w:lang w:val="en-GB"/>
          </w:rPr>
          <w:t xml:space="preserve">Performance outcomes and the numbers of patients will be extracted and recorded for the various study endpoint(s.) In general, outcomes will be extracted at the latest time point (i.e., longest duration of mean/median follow-up) to determine long term success. Multiple safety and performance variables </w:t>
        </w:r>
        <w:r w:rsidRPr="00FE3FE5">
          <w:rPr>
            <w:rFonts w:cs="Arial"/>
            <w:lang w:val="en-GB"/>
          </w:rPr>
          <w:lastRenderedPageBreak/>
          <w:t xml:space="preserve">will be considered for collection and analysis; however, it is not expected that all studies will have evaluated the same performance or safety outcomes. </w:t>
        </w:r>
      </w:ins>
    </w:p>
    <w:p w14:paraId="7D933893" w14:textId="77777777" w:rsidR="00703578" w:rsidRPr="00FE3FE5" w:rsidRDefault="00703578" w:rsidP="00703578">
      <w:pPr>
        <w:ind w:left="720" w:right="1080"/>
        <w:jc w:val="both"/>
        <w:rPr>
          <w:ins w:id="2823" w:author="Madhura Ramojwar" w:date="2021-04-22T13:12:00Z"/>
          <w:rFonts w:cs="Arial"/>
          <w:color w:val="FF0000"/>
          <w:lang w:val="en-GB"/>
        </w:rPr>
      </w:pPr>
    </w:p>
    <w:p w14:paraId="13EE5B90" w14:textId="77777777" w:rsidR="00703578" w:rsidRPr="00FE3FE5" w:rsidRDefault="00703578" w:rsidP="00703578">
      <w:pPr>
        <w:ind w:left="720" w:right="1080"/>
        <w:jc w:val="both"/>
        <w:rPr>
          <w:ins w:id="2824" w:author="Madhura Ramojwar" w:date="2021-04-22T13:12:00Z"/>
          <w:rFonts w:cs="Arial"/>
          <w:lang w:val="en-GB"/>
        </w:rPr>
      </w:pPr>
      <w:ins w:id="2825" w:author="Madhura Ramojwar" w:date="2021-04-22T13:12:00Z">
        <w:r w:rsidRPr="00FE3FE5">
          <w:rPr>
            <w:rFonts w:cs="Arial"/>
            <w:lang w:val="en-GB"/>
          </w:rPr>
          <w:t xml:space="preserve">All adverse events occurring in patients who received the subject device will be recorded. Device specific and procedure specific safety data will consist of all adverse events or complications that might or might not be related to the device, in the opinion of the investigator. When this information is not available, the data will be extracted as reported by the authors, including the numbers of patients evaluated for safety. The types and rates of safety events will be reported. </w:t>
        </w:r>
      </w:ins>
    </w:p>
    <w:p w14:paraId="3A3B560A" w14:textId="77777777" w:rsidR="00703578" w:rsidRPr="00FE3FE5" w:rsidRDefault="00703578" w:rsidP="00703578">
      <w:pPr>
        <w:ind w:left="720" w:right="1080"/>
        <w:jc w:val="both"/>
        <w:rPr>
          <w:ins w:id="2826" w:author="Madhura Ramojwar" w:date="2021-04-22T13:12:00Z"/>
          <w:rFonts w:cs="Arial"/>
          <w:lang w:val="en-GB"/>
        </w:rPr>
      </w:pPr>
    </w:p>
    <w:p w14:paraId="1160965A" w14:textId="77777777" w:rsidR="00703578" w:rsidRPr="00FE3FE5" w:rsidRDefault="00703578" w:rsidP="00703578">
      <w:pPr>
        <w:pStyle w:val="BodyText"/>
        <w:numPr>
          <w:ilvl w:val="0"/>
          <w:numId w:val="65"/>
        </w:numPr>
        <w:rPr>
          <w:ins w:id="2827" w:author="Madhura Ramojwar" w:date="2021-04-22T13:12:00Z"/>
          <w:rFonts w:eastAsiaTheme="majorEastAsia" w:cs="Arial"/>
        </w:rPr>
      </w:pPr>
      <w:bookmarkStart w:id="2828" w:name="_Toc29501148"/>
      <w:ins w:id="2829" w:author="Madhura Ramojwar" w:date="2021-04-22T13:12:00Z">
        <w:r w:rsidRPr="00FE3FE5">
          <w:rPr>
            <w:rFonts w:eastAsiaTheme="majorEastAsia" w:cs="Arial"/>
          </w:rPr>
          <w:t>Data Collection Analysis</w:t>
        </w:r>
        <w:bookmarkEnd w:id="2828"/>
      </w:ins>
    </w:p>
    <w:p w14:paraId="4174B092" w14:textId="77777777" w:rsidR="00703578" w:rsidRPr="00FE3FE5" w:rsidRDefault="00703578" w:rsidP="00703578">
      <w:pPr>
        <w:pStyle w:val="BT1BodyTextI1"/>
        <w:ind w:right="990"/>
        <w:rPr>
          <w:ins w:id="2830" w:author="Madhura Ramojwar" w:date="2021-04-22T13:12:00Z"/>
          <w:rFonts w:eastAsiaTheme="majorEastAsia" w:cs="Arial"/>
          <w:iCs/>
          <w:caps/>
        </w:rPr>
      </w:pPr>
      <w:ins w:id="2831" w:author="Madhura Ramojwar" w:date="2021-04-22T13:12:00Z">
        <w:r w:rsidRPr="00FE3FE5">
          <w:rPr>
            <w:rFonts w:eastAsiaTheme="majorEastAsia" w:cs="Arial"/>
          </w:rPr>
          <w:t>Clinical outcomes from individual, included articles will be assessed for device safety and performance as well as consistency with the State of the Art (</w:t>
        </w:r>
        <w:proofErr w:type="gramStart"/>
        <w:r w:rsidRPr="00FE3FE5">
          <w:rPr>
            <w:rFonts w:eastAsiaTheme="majorEastAsia" w:cs="Arial"/>
          </w:rPr>
          <w:t>taking into account</w:t>
        </w:r>
        <w:proofErr w:type="gramEnd"/>
        <w:r w:rsidRPr="00FE3FE5">
          <w:rPr>
            <w:rFonts w:eastAsiaTheme="majorEastAsia" w:cs="Arial"/>
          </w:rPr>
          <w:t xml:space="preserve"> variability in treatment populations and study protocols). The clinical data will not be pooled across articles; </w:t>
        </w:r>
        <w:proofErr w:type="gramStart"/>
        <w:r w:rsidRPr="00FE3FE5">
          <w:rPr>
            <w:rFonts w:eastAsiaTheme="majorEastAsia" w:cs="Arial"/>
          </w:rPr>
          <w:t>instead</w:t>
        </w:r>
        <w:proofErr w:type="gramEnd"/>
        <w:r w:rsidRPr="00FE3FE5">
          <w:rPr>
            <w:rFonts w:eastAsiaTheme="majorEastAsia" w:cs="Arial"/>
          </w:rPr>
          <w:t xml:space="preserve"> ranges and rates will be summarized for individual publications.</w:t>
        </w:r>
      </w:ins>
    </w:p>
    <w:p w14:paraId="34A69B85" w14:textId="77777777" w:rsidR="00703578" w:rsidRPr="00FE3FE5" w:rsidRDefault="00703578" w:rsidP="00703578">
      <w:pPr>
        <w:pStyle w:val="BodyText"/>
        <w:numPr>
          <w:ilvl w:val="0"/>
          <w:numId w:val="65"/>
        </w:numPr>
        <w:rPr>
          <w:ins w:id="2832" w:author="Madhura Ramojwar" w:date="2021-04-22T13:12:00Z"/>
          <w:rFonts w:eastAsiaTheme="majorEastAsia" w:cs="Arial"/>
        </w:rPr>
      </w:pPr>
      <w:bookmarkStart w:id="2833" w:name="_Toc29501149"/>
      <w:ins w:id="2834" w:author="Madhura Ramojwar" w:date="2021-04-22T13:12:00Z">
        <w:r w:rsidRPr="00FE3FE5">
          <w:rPr>
            <w:rFonts w:eastAsiaTheme="majorEastAsia" w:cs="Arial"/>
          </w:rPr>
          <w:t>Type of Evaluation</w:t>
        </w:r>
        <w:bookmarkEnd w:id="2833"/>
      </w:ins>
    </w:p>
    <w:p w14:paraId="76A905EB" w14:textId="77777777" w:rsidR="00703578" w:rsidRPr="00FE3FE5" w:rsidRDefault="00703578" w:rsidP="00703578">
      <w:pPr>
        <w:pStyle w:val="BT1BodyTextI1"/>
        <w:ind w:right="1080"/>
        <w:rPr>
          <w:ins w:id="2835" w:author="Madhura Ramojwar" w:date="2021-04-22T13:12:00Z"/>
          <w:rFonts w:cs="Arial"/>
          <w:b/>
        </w:rPr>
      </w:pPr>
      <w:ins w:id="2836" w:author="Madhura Ramojwar" w:date="2021-04-22T13:12:00Z">
        <w:r w:rsidRPr="00FE3FE5">
          <w:rPr>
            <w:rFonts w:eastAsiaTheme="majorEastAsia" w:cs="Arial"/>
          </w:rPr>
          <w:t xml:space="preserve">This protocol documents the process for the annual update </w:t>
        </w:r>
        <w:r w:rsidRPr="00FE3FE5">
          <w:rPr>
            <w:rFonts w:cs="Arial"/>
          </w:rPr>
          <w:t xml:space="preserve">to the Abbott Medical Axium Neurostimulator System Literature Review </w:t>
        </w:r>
        <w:bookmarkStart w:id="2837" w:name="_Hlk517353819"/>
        <w:r w:rsidRPr="00FE3FE5">
          <w:rPr>
            <w:rFonts w:cs="Arial"/>
          </w:rPr>
          <w:t xml:space="preserve">and will cover the timeframe of 01 December 2018 through 31 December 2019 for chronic Intractable Pain.  </w:t>
        </w:r>
      </w:ins>
    </w:p>
    <w:p w14:paraId="4D5508F3" w14:textId="77777777" w:rsidR="00703578" w:rsidRPr="00FE3FE5" w:rsidRDefault="00703578" w:rsidP="00703578">
      <w:pPr>
        <w:pStyle w:val="BodyText"/>
        <w:numPr>
          <w:ilvl w:val="0"/>
          <w:numId w:val="65"/>
        </w:numPr>
        <w:rPr>
          <w:ins w:id="2838" w:author="Madhura Ramojwar" w:date="2021-04-22T13:12:00Z"/>
          <w:rFonts w:eastAsiaTheme="majorEastAsia" w:cs="Arial"/>
        </w:rPr>
      </w:pPr>
      <w:bookmarkStart w:id="2839" w:name="_Toc505288801"/>
      <w:bookmarkStart w:id="2840" w:name="_Toc505289719"/>
      <w:bookmarkStart w:id="2841" w:name="_Toc505290233"/>
      <w:bookmarkStart w:id="2842" w:name="_Toc505330197"/>
      <w:bookmarkStart w:id="2843" w:name="_Toc29501150"/>
      <w:bookmarkEnd w:id="2837"/>
      <w:bookmarkEnd w:id="2839"/>
      <w:bookmarkEnd w:id="2840"/>
      <w:bookmarkEnd w:id="2841"/>
      <w:bookmarkEnd w:id="2842"/>
      <w:ins w:id="2844" w:author="Madhura Ramojwar" w:date="2021-04-22T13:12:00Z">
        <w:r w:rsidRPr="00FE3FE5">
          <w:rPr>
            <w:rFonts w:eastAsiaTheme="majorEastAsia" w:cs="Arial"/>
          </w:rPr>
          <w:t>Device Description</w:t>
        </w:r>
        <w:bookmarkEnd w:id="2548"/>
        <w:bookmarkEnd w:id="2549"/>
        <w:bookmarkEnd w:id="2550"/>
        <w:bookmarkEnd w:id="2551"/>
        <w:bookmarkEnd w:id="2552"/>
        <w:bookmarkEnd w:id="2843"/>
      </w:ins>
    </w:p>
    <w:p w14:paraId="5245206D" w14:textId="5DEAB643" w:rsidR="00703578" w:rsidRPr="00FE3FE5" w:rsidRDefault="00703578" w:rsidP="00703578">
      <w:pPr>
        <w:ind w:left="720"/>
        <w:rPr>
          <w:ins w:id="2845" w:author="Madhura Ramojwar" w:date="2021-04-22T13:12:00Z"/>
          <w:rFonts w:cs="Arial"/>
        </w:rPr>
      </w:pPr>
      <w:bookmarkStart w:id="2846" w:name="_Hlk10456096"/>
      <w:ins w:id="2847" w:author="Madhura Ramojwar" w:date="2021-04-22T13:12:00Z">
        <w:r w:rsidRPr="00FE3FE5">
          <w:rPr>
            <w:rFonts w:cs="Arial"/>
          </w:rPr>
          <w:t xml:space="preserve">The </w:t>
        </w:r>
        <w:bookmarkStart w:id="2848" w:name="_Hlk29568539"/>
        <w:r w:rsidRPr="00FE3FE5">
          <w:rPr>
            <w:rFonts w:cs="Arial"/>
          </w:rPr>
          <w:t xml:space="preserve">European Union Axium Neurostimulator System components </w:t>
        </w:r>
        <w:bookmarkEnd w:id="2848"/>
        <w:r w:rsidRPr="00FE3FE5">
          <w:rPr>
            <w:rFonts w:cs="Arial"/>
          </w:rPr>
          <w:t>which are in scope of this evaluation are outlined in</w:t>
        </w:r>
        <w:bookmarkEnd w:id="2846"/>
        <w:r w:rsidRPr="00FE3FE5">
          <w:rPr>
            <w:rFonts w:cs="Arial"/>
          </w:rPr>
          <w:t xml:space="preserve"> </w:t>
        </w:r>
        <w:bookmarkStart w:id="2849" w:name="_Hlk29500141"/>
        <w:r w:rsidRPr="00FE3FE5">
          <w:rPr>
            <w:rFonts w:cs="Arial"/>
          </w:rPr>
          <w:fldChar w:fldCharType="begin"/>
        </w:r>
        <w:r w:rsidRPr="00FE3FE5">
          <w:rPr>
            <w:rFonts w:cs="Arial"/>
          </w:rPr>
          <w:instrText xml:space="preserve"> REF _Ref34054276 \h </w:instrText>
        </w:r>
        <w:r w:rsidRPr="00FE3FE5">
          <w:rPr>
            <w:rFonts w:cs="Arial"/>
          </w:rPr>
        </w:r>
      </w:ins>
      <w:r w:rsidR="00680483" w:rsidRPr="00FE3FE5">
        <w:rPr>
          <w:rFonts w:cs="Arial"/>
        </w:rPr>
        <w:instrText xml:space="preserve"> \* MERGEFORMAT </w:instrText>
      </w:r>
      <w:ins w:id="2850" w:author="Madhura Ramojwar" w:date="2021-04-22T13:12:00Z">
        <w:r w:rsidRPr="00FE3FE5">
          <w:rPr>
            <w:rFonts w:cs="Arial"/>
          </w:rPr>
          <w:fldChar w:fldCharType="separate"/>
        </w:r>
        <w:r w:rsidRPr="00FE3FE5">
          <w:rPr>
            <w:rFonts w:cs="Arial"/>
          </w:rPr>
          <w:t xml:space="preserve">Table </w:t>
        </w:r>
        <w:r w:rsidRPr="00FE3FE5">
          <w:rPr>
            <w:rFonts w:cs="Arial"/>
            <w:noProof/>
          </w:rPr>
          <w:t>1</w:t>
        </w:r>
        <w:r w:rsidRPr="00FE3FE5">
          <w:rPr>
            <w:rFonts w:cs="Arial"/>
          </w:rPr>
          <w:fldChar w:fldCharType="end"/>
        </w:r>
        <w:r w:rsidRPr="00FE3FE5">
          <w:rPr>
            <w:rFonts w:cs="Arial"/>
          </w:rPr>
          <w:t xml:space="preserve">. </w:t>
        </w:r>
      </w:ins>
    </w:p>
    <w:p w14:paraId="40F9E0BF" w14:textId="77777777" w:rsidR="00703578" w:rsidRPr="00FE3FE5" w:rsidRDefault="00703578" w:rsidP="00703578">
      <w:pPr>
        <w:ind w:left="720"/>
        <w:rPr>
          <w:ins w:id="2851" w:author="Madhura Ramojwar" w:date="2021-04-22T13:12:00Z"/>
          <w:rFonts w:cs="Arial"/>
        </w:rPr>
      </w:pPr>
    </w:p>
    <w:p w14:paraId="4D2FCF7C" w14:textId="77777777" w:rsidR="00703578" w:rsidRPr="00FE3FE5" w:rsidRDefault="00703578" w:rsidP="00703578">
      <w:pPr>
        <w:pStyle w:val="BodyText"/>
        <w:numPr>
          <w:ilvl w:val="0"/>
          <w:numId w:val="65"/>
        </w:numPr>
        <w:rPr>
          <w:ins w:id="2852" w:author="Madhura Ramojwar" w:date="2021-04-22T13:12:00Z"/>
          <w:rFonts w:eastAsiaTheme="majorEastAsia" w:cs="Arial"/>
        </w:rPr>
      </w:pPr>
      <w:bookmarkStart w:id="2853" w:name="_Toc29501151"/>
      <w:bookmarkStart w:id="2854" w:name="_Toc264036250"/>
      <w:bookmarkStart w:id="2855" w:name="_Toc264463047"/>
      <w:bookmarkEnd w:id="2849"/>
      <w:ins w:id="2856" w:author="Madhura Ramojwar" w:date="2021-04-22T13:12:00Z">
        <w:r w:rsidRPr="00FE3FE5">
          <w:rPr>
            <w:rFonts w:eastAsiaTheme="majorEastAsia" w:cs="Arial"/>
          </w:rPr>
          <w:t>Background</w:t>
        </w:r>
        <w:bookmarkEnd w:id="2853"/>
      </w:ins>
    </w:p>
    <w:p w14:paraId="3E37A88E" w14:textId="77777777" w:rsidR="00703578" w:rsidRPr="00FE3FE5" w:rsidRDefault="00703578" w:rsidP="00703578">
      <w:pPr>
        <w:pStyle w:val="BT1BodyTextI1"/>
        <w:rPr>
          <w:ins w:id="2857" w:author="Madhura Ramojwar" w:date="2021-04-22T13:12:00Z"/>
          <w:rFonts w:eastAsiaTheme="majorEastAsia" w:cs="Arial"/>
        </w:rPr>
      </w:pPr>
      <w:ins w:id="2858" w:author="Madhura Ramojwar" w:date="2021-04-22T13:12:00Z">
        <w:r w:rsidRPr="00FE3FE5">
          <w:rPr>
            <w:rFonts w:eastAsiaTheme="majorEastAsia" w:cs="Arial"/>
          </w:rPr>
          <w:t xml:space="preserve">The Clinical Literature Review, based on this protocol, will present data pertaining to the safety and performance of Abbott Medical’s </w:t>
        </w:r>
        <w:bookmarkStart w:id="2859" w:name="_Hlk29499919"/>
        <w:r w:rsidRPr="00FE3FE5">
          <w:rPr>
            <w:rFonts w:cs="Arial"/>
          </w:rPr>
          <w:t>Axium Neurostimulator System</w:t>
        </w:r>
        <w:bookmarkEnd w:id="2859"/>
        <w:r w:rsidRPr="00FE3FE5">
          <w:rPr>
            <w:rFonts w:cs="Arial"/>
          </w:rPr>
          <w:t xml:space="preserve"> </w:t>
        </w:r>
        <w:r w:rsidRPr="00FE3FE5">
          <w:rPr>
            <w:rFonts w:eastAsiaTheme="majorEastAsia" w:cs="Arial"/>
          </w:rPr>
          <w:t xml:space="preserve">in the treatment of chronic, intractable pain. </w:t>
        </w:r>
      </w:ins>
    </w:p>
    <w:p w14:paraId="784A27A0" w14:textId="77777777" w:rsidR="00703578" w:rsidRPr="00FE3FE5" w:rsidRDefault="00703578" w:rsidP="00703578">
      <w:pPr>
        <w:pStyle w:val="BodyText"/>
        <w:numPr>
          <w:ilvl w:val="0"/>
          <w:numId w:val="65"/>
        </w:numPr>
        <w:rPr>
          <w:ins w:id="2860" w:author="Madhura Ramojwar" w:date="2021-04-22T13:12:00Z"/>
          <w:rFonts w:eastAsiaTheme="majorEastAsia" w:cs="Arial"/>
        </w:rPr>
      </w:pPr>
      <w:bookmarkStart w:id="2861" w:name="_Toc29501152"/>
      <w:bookmarkEnd w:id="2854"/>
      <w:bookmarkEnd w:id="2855"/>
      <w:ins w:id="2862" w:author="Madhura Ramojwar" w:date="2021-04-22T13:12:00Z">
        <w:r w:rsidRPr="00FE3FE5">
          <w:rPr>
            <w:rFonts w:eastAsiaTheme="majorEastAsia" w:cs="Arial"/>
          </w:rPr>
          <w:t>Methods</w:t>
        </w:r>
        <w:bookmarkEnd w:id="2861"/>
      </w:ins>
    </w:p>
    <w:p w14:paraId="4FDF0F5F" w14:textId="77777777" w:rsidR="00703578" w:rsidRPr="00FE3FE5" w:rsidRDefault="00703578" w:rsidP="00703578">
      <w:pPr>
        <w:pStyle w:val="BodyText"/>
        <w:numPr>
          <w:ilvl w:val="1"/>
          <w:numId w:val="65"/>
        </w:numPr>
        <w:rPr>
          <w:ins w:id="2863" w:author="Madhura Ramojwar" w:date="2021-04-22T13:12:00Z"/>
          <w:rFonts w:eastAsiaTheme="majorEastAsia" w:cs="Arial"/>
        </w:rPr>
      </w:pPr>
      <w:bookmarkStart w:id="2864" w:name="_Toc457297846"/>
      <w:bookmarkStart w:id="2865" w:name="_Toc457334280"/>
      <w:bookmarkStart w:id="2866" w:name="_Toc457334283"/>
      <w:bookmarkStart w:id="2867" w:name="_Toc457376919"/>
      <w:bookmarkStart w:id="2868" w:name="_Toc457334284"/>
      <w:bookmarkStart w:id="2869" w:name="_Toc457376920"/>
      <w:bookmarkStart w:id="2870" w:name="_Toc29501153"/>
      <w:bookmarkEnd w:id="2864"/>
      <w:bookmarkEnd w:id="2865"/>
      <w:bookmarkEnd w:id="2866"/>
      <w:bookmarkEnd w:id="2867"/>
      <w:bookmarkEnd w:id="2868"/>
      <w:bookmarkEnd w:id="2869"/>
      <w:ins w:id="2871" w:author="Madhura Ramojwar" w:date="2021-04-22T13:12:00Z">
        <w:r w:rsidRPr="00FE3FE5">
          <w:rPr>
            <w:rFonts w:eastAsiaTheme="majorEastAsia" w:cs="Arial"/>
          </w:rPr>
          <w:t>Define Literature Search</w:t>
        </w:r>
        <w:bookmarkEnd w:id="2870"/>
      </w:ins>
    </w:p>
    <w:p w14:paraId="3B5D9F3B" w14:textId="77777777" w:rsidR="00703578" w:rsidRPr="00FE3FE5" w:rsidRDefault="00703578" w:rsidP="00703578">
      <w:pPr>
        <w:pStyle w:val="BT1BodyTextI1"/>
        <w:rPr>
          <w:ins w:id="2872" w:author="Madhura Ramojwar" w:date="2021-04-22T13:12:00Z"/>
          <w:rFonts w:eastAsiaTheme="majorEastAsia" w:cs="Arial"/>
        </w:rPr>
      </w:pPr>
      <w:ins w:id="2873" w:author="Madhura Ramojwar" w:date="2021-04-22T13:12:00Z">
        <w:r w:rsidRPr="00FE3FE5">
          <w:rPr>
            <w:rFonts w:eastAsiaTheme="majorEastAsia" w:cs="Arial"/>
          </w:rPr>
          <w:t xml:space="preserve">A comprehensive literature search will be conducted by a qualified information analyst or technical librarian to identify published articles with pertinent clinical evidence that demonstrate the continued safety and performance of Abbott Medical’s </w:t>
        </w:r>
        <w:r w:rsidRPr="00FE3FE5">
          <w:rPr>
            <w:rFonts w:cs="Arial"/>
          </w:rPr>
          <w:t>Axium Neurostimulator System</w:t>
        </w:r>
        <w:r w:rsidRPr="00FE3FE5">
          <w:rPr>
            <w:rFonts w:eastAsiaTheme="majorEastAsia" w:cs="Arial"/>
          </w:rPr>
          <w:t xml:space="preserve">. The search will be for English language articles from peer-reviewed journals that provide data from clinical trials with human subjects. The clinical trials should evaluate the efficacy of Abbott Medical’s </w:t>
        </w:r>
        <w:r w:rsidRPr="00FE3FE5">
          <w:rPr>
            <w:rFonts w:cs="Arial"/>
          </w:rPr>
          <w:t xml:space="preserve">Axium Neurostimulator System </w:t>
        </w:r>
        <w:r w:rsidRPr="00FE3FE5">
          <w:rPr>
            <w:rFonts w:eastAsiaTheme="majorEastAsia" w:cs="Arial"/>
          </w:rPr>
          <w:t xml:space="preserve">and provide information regarding adverse events or complications during the study. </w:t>
        </w:r>
      </w:ins>
    </w:p>
    <w:p w14:paraId="11B26D9B" w14:textId="77777777" w:rsidR="00703578" w:rsidRPr="00FE3FE5" w:rsidRDefault="00703578" w:rsidP="00703578">
      <w:pPr>
        <w:pStyle w:val="BT1BodyTextI1"/>
        <w:rPr>
          <w:ins w:id="2874" w:author="Madhura Ramojwar" w:date="2021-04-22T13:12:00Z"/>
          <w:rFonts w:eastAsiaTheme="majorEastAsia" w:cs="Arial"/>
        </w:rPr>
      </w:pPr>
      <w:ins w:id="2875" w:author="Madhura Ramojwar" w:date="2021-04-22T13:12:00Z">
        <w:r w:rsidRPr="00FE3FE5">
          <w:rPr>
            <w:rFonts w:eastAsiaTheme="majorEastAsia" w:cs="Arial"/>
          </w:rPr>
          <w:lastRenderedPageBreak/>
          <w:t>The key questions the literature review intends to answer are:</w:t>
        </w:r>
      </w:ins>
    </w:p>
    <w:p w14:paraId="05239E9E" w14:textId="77777777" w:rsidR="00703578" w:rsidRPr="00FE3FE5" w:rsidRDefault="00703578" w:rsidP="00703578">
      <w:pPr>
        <w:pStyle w:val="BT1BodyTextI1"/>
        <w:numPr>
          <w:ilvl w:val="0"/>
          <w:numId w:val="62"/>
        </w:numPr>
        <w:jc w:val="left"/>
        <w:rPr>
          <w:ins w:id="2876" w:author="Madhura Ramojwar" w:date="2021-04-22T13:12:00Z"/>
          <w:rFonts w:eastAsiaTheme="majorEastAsia" w:cs="Arial"/>
        </w:rPr>
      </w:pPr>
      <w:ins w:id="2877" w:author="Madhura Ramojwar" w:date="2021-04-22T13:12:00Z">
        <w:r w:rsidRPr="00FE3FE5">
          <w:rPr>
            <w:rFonts w:eastAsiaTheme="majorEastAsia" w:cs="Arial"/>
          </w:rPr>
          <w:t xml:space="preserve">What are the clinical outcomes associated with Abbott Medical’s </w:t>
        </w:r>
        <w:r w:rsidRPr="00FE3FE5">
          <w:rPr>
            <w:rFonts w:cs="Arial"/>
          </w:rPr>
          <w:t>Axium Neurostimulator System</w:t>
        </w:r>
        <w:r w:rsidRPr="00FE3FE5">
          <w:rPr>
            <w:rFonts w:eastAsiaTheme="majorEastAsia" w:cs="Arial"/>
          </w:rPr>
          <w:t xml:space="preserve">?  </w:t>
        </w:r>
      </w:ins>
    </w:p>
    <w:p w14:paraId="4288B591" w14:textId="77777777" w:rsidR="00703578" w:rsidRPr="00FE3FE5" w:rsidRDefault="00703578" w:rsidP="00703578">
      <w:pPr>
        <w:pStyle w:val="BT1BodyTextI1"/>
        <w:numPr>
          <w:ilvl w:val="0"/>
          <w:numId w:val="62"/>
        </w:numPr>
        <w:jc w:val="left"/>
        <w:rPr>
          <w:ins w:id="2878" w:author="Madhura Ramojwar" w:date="2021-04-22T13:12:00Z"/>
          <w:rFonts w:eastAsiaTheme="majorEastAsia" w:cs="Arial"/>
        </w:rPr>
      </w:pPr>
      <w:ins w:id="2879" w:author="Madhura Ramojwar" w:date="2021-04-22T13:12:00Z">
        <w:r w:rsidRPr="00FE3FE5">
          <w:rPr>
            <w:rFonts w:eastAsiaTheme="majorEastAsia" w:cs="Arial"/>
          </w:rPr>
          <w:t>What are the complications or adverse events associated with Abbott Medical’s Axium</w:t>
        </w:r>
        <w:r w:rsidRPr="00FE3FE5">
          <w:rPr>
            <w:rFonts w:cs="Arial"/>
          </w:rPr>
          <w:t xml:space="preserve"> Neurostimulator System</w:t>
        </w:r>
        <w:r w:rsidRPr="00FE3FE5">
          <w:rPr>
            <w:rFonts w:eastAsiaTheme="majorEastAsia" w:cs="Arial"/>
          </w:rPr>
          <w:t xml:space="preserve">? </w:t>
        </w:r>
      </w:ins>
    </w:p>
    <w:p w14:paraId="11AA4EED" w14:textId="77777777" w:rsidR="00703578" w:rsidRPr="00FE3FE5" w:rsidRDefault="00703578" w:rsidP="00703578">
      <w:pPr>
        <w:pStyle w:val="BT1BodyTextI1"/>
        <w:rPr>
          <w:ins w:id="2880" w:author="Madhura Ramojwar" w:date="2021-04-22T13:12:00Z"/>
          <w:rFonts w:eastAsiaTheme="majorEastAsia" w:cs="Arial"/>
        </w:rPr>
      </w:pPr>
      <w:ins w:id="2881" w:author="Madhura Ramojwar" w:date="2021-04-22T13:12:00Z">
        <w:r w:rsidRPr="00FE3FE5">
          <w:rPr>
            <w:rFonts w:eastAsiaTheme="majorEastAsia" w:cs="Arial"/>
          </w:rPr>
          <w:t xml:space="preserve">A search will be performed for </w:t>
        </w:r>
        <w:r w:rsidRPr="00FE3FE5">
          <w:rPr>
            <w:rFonts w:cs="Arial"/>
          </w:rPr>
          <w:t xml:space="preserve">Chronic Intractable Pain. The search terms which will be used are outlined in </w:t>
        </w:r>
        <w:r w:rsidRPr="00FE3FE5">
          <w:rPr>
            <w:rFonts w:eastAsiaTheme="majorEastAsia" w:cs="Arial"/>
            <w:b/>
          </w:rPr>
          <w:fldChar w:fldCharType="begin"/>
        </w:r>
        <w:r w:rsidRPr="00FE3FE5">
          <w:rPr>
            <w:rFonts w:eastAsiaTheme="majorEastAsia" w:cs="Arial"/>
            <w:b/>
          </w:rPr>
          <w:instrText xml:space="preserve"> REF _Ref505329473 \h  \* MERGEFORMAT </w:instrText>
        </w:r>
        <w:r w:rsidRPr="00FE3FE5">
          <w:rPr>
            <w:rFonts w:eastAsiaTheme="majorEastAsia" w:cs="Arial"/>
            <w:b/>
          </w:rPr>
        </w:r>
        <w:r w:rsidRPr="00FE3FE5">
          <w:rPr>
            <w:rFonts w:eastAsiaTheme="majorEastAsia" w:cs="Arial"/>
            <w:b/>
          </w:rPr>
          <w:fldChar w:fldCharType="separate"/>
        </w:r>
        <w:r w:rsidRPr="00FE3FE5">
          <w:rPr>
            <w:rFonts w:cs="Arial"/>
            <w:b/>
          </w:rPr>
          <w:t xml:space="preserve">Table </w:t>
        </w:r>
        <w:r w:rsidRPr="00FE3FE5">
          <w:rPr>
            <w:rFonts w:cs="Arial"/>
            <w:b/>
            <w:noProof/>
          </w:rPr>
          <w:t>17</w:t>
        </w:r>
        <w:r w:rsidRPr="00FE3FE5">
          <w:rPr>
            <w:rFonts w:eastAsiaTheme="majorEastAsia" w:cs="Arial"/>
            <w:b/>
          </w:rPr>
          <w:fldChar w:fldCharType="end"/>
        </w:r>
        <w:r w:rsidRPr="00FE3FE5">
          <w:rPr>
            <w:rFonts w:eastAsiaTheme="majorEastAsia" w:cs="Arial"/>
          </w:rPr>
          <w:t xml:space="preserve">.  </w:t>
        </w:r>
      </w:ins>
    </w:p>
    <w:p w14:paraId="4DA28601" w14:textId="77777777" w:rsidR="00703578" w:rsidRPr="00FE3FE5" w:rsidRDefault="00703578" w:rsidP="00703578">
      <w:pPr>
        <w:pStyle w:val="Caption"/>
        <w:keepNext w:val="0"/>
        <w:keepLines w:val="0"/>
        <w:widowControl w:val="0"/>
        <w:rPr>
          <w:ins w:id="2882" w:author="Madhura Ramojwar" w:date="2021-04-22T13:12:00Z"/>
          <w:rFonts w:cs="Arial"/>
          <w:szCs w:val="24"/>
        </w:rPr>
      </w:pPr>
      <w:bookmarkStart w:id="2883" w:name="_Ref505329473"/>
      <w:bookmarkStart w:id="2884" w:name="_Toc29501226"/>
      <w:bookmarkStart w:id="2885" w:name="_Toc41489761"/>
      <w:ins w:id="2886" w:author="Madhura Ramojwar" w:date="2021-04-22T13:12:00Z">
        <w:r w:rsidRPr="00FE3FE5">
          <w:rPr>
            <w:rFonts w:cs="Arial"/>
            <w:szCs w:val="24"/>
          </w:rPr>
          <w:t xml:space="preserve">Table </w:t>
        </w:r>
        <w:r w:rsidRPr="00FE3FE5">
          <w:rPr>
            <w:rFonts w:cs="Arial"/>
            <w:szCs w:val="24"/>
          </w:rPr>
          <w:fldChar w:fldCharType="begin"/>
        </w:r>
        <w:r w:rsidRPr="00FE3FE5">
          <w:rPr>
            <w:rFonts w:cs="Arial"/>
            <w:szCs w:val="24"/>
          </w:rPr>
          <w:instrText xml:space="preserve"> SEQ Table \* ARABIC </w:instrText>
        </w:r>
        <w:r w:rsidRPr="00FE3FE5">
          <w:rPr>
            <w:rFonts w:cs="Arial"/>
            <w:szCs w:val="24"/>
          </w:rPr>
          <w:fldChar w:fldCharType="separate"/>
        </w:r>
        <w:r w:rsidRPr="00FE3FE5">
          <w:rPr>
            <w:rFonts w:cs="Arial"/>
            <w:noProof/>
            <w:szCs w:val="24"/>
          </w:rPr>
          <w:t>17</w:t>
        </w:r>
        <w:r w:rsidRPr="00FE3FE5">
          <w:rPr>
            <w:rFonts w:cs="Arial"/>
            <w:szCs w:val="24"/>
          </w:rPr>
          <w:fldChar w:fldCharType="end"/>
        </w:r>
        <w:bookmarkEnd w:id="2883"/>
        <w:r w:rsidRPr="00FE3FE5">
          <w:rPr>
            <w:rFonts w:cs="Arial"/>
            <w:szCs w:val="24"/>
          </w:rPr>
          <w:t>: Literature Review Searches</w:t>
        </w:r>
        <w:bookmarkEnd w:id="2884"/>
        <w:bookmarkEnd w:id="2885"/>
        <w:r w:rsidRPr="00FE3FE5">
          <w:rPr>
            <w:rFonts w:cs="Arial"/>
            <w:szCs w:val="24"/>
          </w:rPr>
          <w:t xml:space="preserve"> </w:t>
        </w:r>
      </w:ins>
    </w:p>
    <w:tbl>
      <w:tblPr>
        <w:tblStyle w:val="TableGrid"/>
        <w:tblW w:w="9900" w:type="dxa"/>
        <w:tblLayout w:type="fixed"/>
        <w:tblLook w:val="04A0" w:firstRow="1" w:lastRow="0" w:firstColumn="1" w:lastColumn="0" w:noHBand="0" w:noVBand="1"/>
      </w:tblPr>
      <w:tblGrid>
        <w:gridCol w:w="2070"/>
        <w:gridCol w:w="1530"/>
        <w:gridCol w:w="6300"/>
      </w:tblGrid>
      <w:tr w:rsidR="00703578" w:rsidRPr="00FE3FE5" w14:paraId="0F6B1072" w14:textId="77777777" w:rsidTr="000F2D37">
        <w:trPr>
          <w:cantSplit w:val="0"/>
          <w:tblHeader/>
          <w:ins w:id="2887" w:author="Madhura Ramojwar" w:date="2021-04-22T13:12:00Z"/>
        </w:trPr>
        <w:tc>
          <w:tcPr>
            <w:tcW w:w="2070" w:type="dxa"/>
            <w:tcBorders>
              <w:bottom w:val="single" w:sz="4" w:space="0" w:color="auto"/>
            </w:tcBorders>
            <w:shd w:val="clear" w:color="auto" w:fill="F2F2F2" w:themeFill="background1" w:themeFillShade="F2"/>
            <w:vAlign w:val="center"/>
          </w:tcPr>
          <w:p w14:paraId="6EFBBF22" w14:textId="77777777" w:rsidR="00703578" w:rsidRPr="00FE3FE5" w:rsidRDefault="00703578" w:rsidP="000F2D37">
            <w:pPr>
              <w:widowControl w:val="0"/>
              <w:jc w:val="center"/>
              <w:rPr>
                <w:ins w:id="2888" w:author="Madhura Ramojwar" w:date="2021-04-22T13:12:00Z"/>
                <w:rFonts w:cs="Arial"/>
                <w:b/>
              </w:rPr>
            </w:pPr>
            <w:bookmarkStart w:id="2889" w:name="_Hlk517354253"/>
            <w:ins w:id="2890" w:author="Madhura Ramojwar" w:date="2021-04-22T13:12:00Z">
              <w:r w:rsidRPr="00FE3FE5">
                <w:rPr>
                  <w:rFonts w:cs="Arial"/>
                  <w:b/>
                </w:rPr>
                <w:t>Database</w:t>
              </w:r>
            </w:ins>
          </w:p>
        </w:tc>
        <w:tc>
          <w:tcPr>
            <w:tcW w:w="1530" w:type="dxa"/>
            <w:tcBorders>
              <w:bottom w:val="single" w:sz="4" w:space="0" w:color="auto"/>
            </w:tcBorders>
            <w:shd w:val="clear" w:color="auto" w:fill="F2F2F2" w:themeFill="background1" w:themeFillShade="F2"/>
            <w:vAlign w:val="center"/>
          </w:tcPr>
          <w:p w14:paraId="4AE07556" w14:textId="77777777" w:rsidR="00703578" w:rsidRPr="00FE3FE5" w:rsidRDefault="00703578" w:rsidP="000F2D37">
            <w:pPr>
              <w:widowControl w:val="0"/>
              <w:jc w:val="center"/>
              <w:rPr>
                <w:ins w:id="2891" w:author="Madhura Ramojwar" w:date="2021-04-22T13:12:00Z"/>
                <w:rFonts w:cs="Arial"/>
                <w:b/>
              </w:rPr>
            </w:pPr>
            <w:ins w:id="2892" w:author="Madhura Ramojwar" w:date="2021-04-22T13:12:00Z">
              <w:r w:rsidRPr="00FE3FE5">
                <w:rPr>
                  <w:rFonts w:cs="Arial"/>
                  <w:b/>
                </w:rPr>
                <w:t xml:space="preserve">Search Timeframe </w:t>
              </w:r>
            </w:ins>
          </w:p>
        </w:tc>
        <w:tc>
          <w:tcPr>
            <w:tcW w:w="6300" w:type="dxa"/>
            <w:tcBorders>
              <w:bottom w:val="single" w:sz="4" w:space="0" w:color="auto"/>
            </w:tcBorders>
            <w:shd w:val="clear" w:color="auto" w:fill="F2F2F2" w:themeFill="background1" w:themeFillShade="F2"/>
            <w:vAlign w:val="center"/>
          </w:tcPr>
          <w:p w14:paraId="200232FE" w14:textId="77777777" w:rsidR="00703578" w:rsidRPr="00FE3FE5" w:rsidRDefault="00703578" w:rsidP="000F2D37">
            <w:pPr>
              <w:widowControl w:val="0"/>
              <w:jc w:val="center"/>
              <w:rPr>
                <w:ins w:id="2893" w:author="Madhura Ramojwar" w:date="2021-04-22T13:12:00Z"/>
                <w:rFonts w:cs="Arial"/>
                <w:b/>
              </w:rPr>
            </w:pPr>
            <w:ins w:id="2894" w:author="Madhura Ramojwar" w:date="2021-04-22T13:12:00Z">
              <w:r w:rsidRPr="00FE3FE5">
                <w:rPr>
                  <w:rFonts w:cs="Arial"/>
                  <w:b/>
                </w:rPr>
                <w:t>Search Terms</w:t>
              </w:r>
            </w:ins>
          </w:p>
        </w:tc>
      </w:tr>
      <w:tr w:rsidR="00703578" w:rsidRPr="00FE3FE5" w14:paraId="75E97BFF" w14:textId="77777777" w:rsidTr="000F2D37">
        <w:trPr>
          <w:cantSplit w:val="0"/>
          <w:trHeight w:val="144"/>
          <w:ins w:id="2895" w:author="Madhura Ramojwar" w:date="2021-04-22T13:12:00Z"/>
        </w:trPr>
        <w:tc>
          <w:tcPr>
            <w:tcW w:w="990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62948C" w14:textId="77777777" w:rsidR="00703578" w:rsidRPr="00FE3FE5" w:rsidRDefault="00703578" w:rsidP="000F2D37">
            <w:pPr>
              <w:widowControl w:val="0"/>
              <w:rPr>
                <w:ins w:id="2896" w:author="Madhura Ramojwar" w:date="2021-04-22T13:12:00Z"/>
                <w:rFonts w:eastAsia="Arial Unicode MS" w:cs="Arial"/>
                <w:b/>
                <w:color w:val="FF0000"/>
              </w:rPr>
            </w:pPr>
            <w:ins w:id="2897" w:author="Madhura Ramojwar" w:date="2021-04-22T13:12:00Z">
              <w:r w:rsidRPr="00FE3FE5">
                <w:rPr>
                  <w:rFonts w:cs="Arial"/>
                  <w:b/>
                </w:rPr>
                <w:t xml:space="preserve">Chronic Intractable Pain </w:t>
              </w:r>
            </w:ins>
          </w:p>
        </w:tc>
      </w:tr>
      <w:tr w:rsidR="00703578" w:rsidRPr="00FE3FE5" w14:paraId="01B9FDD6" w14:textId="77777777" w:rsidTr="000F2D37">
        <w:trPr>
          <w:cantSplit w:val="0"/>
          <w:ins w:id="2898" w:author="Madhura Ramojwar" w:date="2021-04-22T13:12:00Z"/>
        </w:trPr>
        <w:tc>
          <w:tcPr>
            <w:tcW w:w="2070" w:type="dxa"/>
            <w:tcBorders>
              <w:top w:val="single" w:sz="4" w:space="0" w:color="auto"/>
            </w:tcBorders>
          </w:tcPr>
          <w:p w14:paraId="1946EE3C" w14:textId="77777777" w:rsidR="00703578" w:rsidRPr="00FE3FE5" w:rsidRDefault="00703578" w:rsidP="000F2D37">
            <w:pPr>
              <w:widowControl w:val="0"/>
              <w:autoSpaceDE w:val="0"/>
              <w:autoSpaceDN w:val="0"/>
              <w:adjustRightInd w:val="0"/>
              <w:jc w:val="center"/>
              <w:rPr>
                <w:ins w:id="2899" w:author="Madhura Ramojwar" w:date="2021-04-22T13:12:00Z"/>
                <w:rFonts w:cs="Arial"/>
                <w:color w:val="FF0000"/>
              </w:rPr>
            </w:pPr>
            <w:ins w:id="2900" w:author="Madhura Ramojwar" w:date="2021-04-22T13:12:00Z">
              <w:r w:rsidRPr="00FE3FE5">
                <w:rPr>
                  <w:rFonts w:cs="Arial"/>
                  <w:color w:val="FF0000"/>
                </w:rPr>
                <w:t xml:space="preserve"> </w:t>
              </w:r>
              <w:r w:rsidRPr="00FE3FE5">
                <w:rPr>
                  <w:rFonts w:cs="Arial"/>
                </w:rPr>
                <w:t xml:space="preserve">Allied &amp; Complementary Medicine, BIOSIS Previews, Embase, </w:t>
              </w:r>
              <w:proofErr w:type="spellStart"/>
              <w:r w:rsidRPr="00FE3FE5">
                <w:rPr>
                  <w:rFonts w:cs="Arial"/>
                </w:rPr>
                <w:t>EMCare</w:t>
              </w:r>
              <w:proofErr w:type="spellEnd"/>
              <w:r w:rsidRPr="00FE3FE5">
                <w:rPr>
                  <w:rFonts w:cs="Arial"/>
                </w:rPr>
                <w:t xml:space="preserve">, International Pharmaceutical Abstracts, MEDLINE and </w:t>
              </w:r>
              <w:proofErr w:type="spellStart"/>
              <w:r w:rsidRPr="00FE3FE5">
                <w:rPr>
                  <w:rFonts w:cs="Arial"/>
                </w:rPr>
                <w:t>ToxFile</w:t>
              </w:r>
              <w:proofErr w:type="spellEnd"/>
            </w:ins>
          </w:p>
        </w:tc>
        <w:tc>
          <w:tcPr>
            <w:tcW w:w="1530" w:type="dxa"/>
            <w:tcBorders>
              <w:top w:val="single" w:sz="4" w:space="0" w:color="auto"/>
            </w:tcBorders>
          </w:tcPr>
          <w:p w14:paraId="512E2C5E" w14:textId="77777777" w:rsidR="00703578" w:rsidRPr="00FE3FE5" w:rsidRDefault="00703578" w:rsidP="000F2D37">
            <w:pPr>
              <w:widowControl w:val="0"/>
              <w:spacing w:before="0" w:after="0"/>
              <w:jc w:val="center"/>
              <w:rPr>
                <w:ins w:id="2901" w:author="Madhura Ramojwar" w:date="2021-04-22T13:12:00Z"/>
                <w:rFonts w:cs="Arial"/>
              </w:rPr>
            </w:pPr>
            <w:ins w:id="2902" w:author="Madhura Ramojwar" w:date="2021-04-22T13:12:00Z">
              <w:r w:rsidRPr="00FE3FE5">
                <w:rPr>
                  <w:rFonts w:cs="Arial"/>
                </w:rPr>
                <w:t>01 December 2018 –</w:t>
              </w:r>
            </w:ins>
          </w:p>
          <w:p w14:paraId="7368F14E" w14:textId="77777777" w:rsidR="00703578" w:rsidRPr="00FE3FE5" w:rsidRDefault="00703578" w:rsidP="000F2D37">
            <w:pPr>
              <w:widowControl w:val="0"/>
              <w:spacing w:before="0" w:after="0"/>
              <w:jc w:val="center"/>
              <w:rPr>
                <w:ins w:id="2903" w:author="Madhura Ramojwar" w:date="2021-04-22T13:12:00Z"/>
                <w:rFonts w:cs="Arial"/>
                <w:color w:val="FF0000"/>
              </w:rPr>
            </w:pPr>
            <w:ins w:id="2904" w:author="Madhura Ramojwar" w:date="2021-04-22T13:12:00Z">
              <w:r w:rsidRPr="00FE3FE5">
                <w:rPr>
                  <w:rFonts w:cs="Arial"/>
                </w:rPr>
                <w:t>31 December 2019</w:t>
              </w:r>
            </w:ins>
          </w:p>
        </w:tc>
        <w:tc>
          <w:tcPr>
            <w:tcW w:w="6300" w:type="dxa"/>
            <w:tcBorders>
              <w:top w:val="single" w:sz="4" w:space="0" w:color="auto"/>
            </w:tcBorders>
          </w:tcPr>
          <w:p w14:paraId="1BFE3167" w14:textId="77777777" w:rsidR="00703578" w:rsidRPr="00FE3FE5" w:rsidRDefault="00703578" w:rsidP="000F2D37">
            <w:pPr>
              <w:pStyle w:val="Single-SpacedCalibri11"/>
              <w:rPr>
                <w:ins w:id="2905" w:author="Madhura Ramojwar" w:date="2021-04-22T13:12:00Z"/>
                <w:rFonts w:ascii="Arial" w:hAnsi="Arial" w:cs="Arial"/>
                <w:color w:val="FF0000"/>
                <w:sz w:val="24"/>
                <w:szCs w:val="24"/>
              </w:rPr>
            </w:pPr>
            <w:proofErr w:type="spellStart"/>
            <w:ins w:id="2906" w:author="Madhura Ramojwar" w:date="2021-04-22T13:12:00Z">
              <w:r w:rsidRPr="00FE3FE5">
                <w:rPr>
                  <w:rFonts w:ascii="Arial" w:hAnsi="Arial" w:cs="Arial"/>
                  <w:sz w:val="24"/>
                  <w:szCs w:val="24"/>
                </w:rPr>
                <w:t>ti,ab,su,if,me,mq,tn</w:t>
              </w:r>
              <w:proofErr w:type="spellEnd"/>
              <w:r w:rsidRPr="00FE3FE5">
                <w:rPr>
                  <w:rFonts w:ascii="Arial" w:hAnsi="Arial" w:cs="Arial"/>
                  <w:sz w:val="24"/>
                  <w:szCs w:val="24"/>
                </w:rPr>
                <w:t>(Abbott or Jude or SJM OR “Axium” OR “</w:t>
              </w:r>
              <w:proofErr w:type="spellStart"/>
              <w:r w:rsidRPr="00FE3FE5">
                <w:rPr>
                  <w:rFonts w:ascii="Arial" w:hAnsi="Arial" w:cs="Arial"/>
                  <w:sz w:val="24"/>
                  <w:szCs w:val="24"/>
                </w:rPr>
                <w:t>AxiumTM</w:t>
              </w:r>
              <w:proofErr w:type="spellEnd"/>
              <w:r w:rsidRPr="00FE3FE5">
                <w:rPr>
                  <w:rFonts w:ascii="Arial" w:hAnsi="Arial" w:cs="Arial"/>
                  <w:sz w:val="24"/>
                  <w:szCs w:val="24"/>
                </w:rPr>
                <w:t>” OR “</w:t>
              </w:r>
              <w:proofErr w:type="spellStart"/>
              <w:r w:rsidRPr="00FE3FE5">
                <w:rPr>
                  <w:rFonts w:ascii="Arial" w:hAnsi="Arial" w:cs="Arial"/>
                  <w:sz w:val="24"/>
                  <w:szCs w:val="24"/>
                </w:rPr>
                <w:t>AxiumDRG</w:t>
              </w:r>
              <w:proofErr w:type="spellEnd"/>
              <w:r w:rsidRPr="00FE3FE5">
                <w:rPr>
                  <w:rFonts w:ascii="Arial" w:hAnsi="Arial" w:cs="Arial"/>
                  <w:sz w:val="24"/>
                  <w:szCs w:val="24"/>
                </w:rPr>
                <w:t>” OR “</w:t>
              </w:r>
              <w:proofErr w:type="spellStart"/>
              <w:r w:rsidRPr="00FE3FE5">
                <w:rPr>
                  <w:rFonts w:ascii="Arial" w:hAnsi="Arial" w:cs="Arial"/>
                  <w:sz w:val="24"/>
                  <w:szCs w:val="24"/>
                </w:rPr>
                <w:t>AxiumDRGTM</w:t>
              </w:r>
              <w:proofErr w:type="spellEnd"/>
              <w:r w:rsidRPr="00FE3FE5">
                <w:rPr>
                  <w:rFonts w:ascii="Arial" w:hAnsi="Arial" w:cs="Arial"/>
                  <w:sz w:val="24"/>
                  <w:szCs w:val="24"/>
                </w:rPr>
                <w:t>” OR “</w:t>
              </w:r>
              <w:proofErr w:type="spellStart"/>
              <w:r w:rsidRPr="00FE3FE5">
                <w:rPr>
                  <w:rFonts w:ascii="Arial" w:hAnsi="Arial" w:cs="Arial"/>
                  <w:sz w:val="24"/>
                  <w:szCs w:val="24"/>
                </w:rPr>
                <w:t>AxiumTMDRG</w:t>
              </w:r>
              <w:proofErr w:type="spellEnd"/>
              <w:r w:rsidRPr="00FE3FE5">
                <w:rPr>
                  <w:rFonts w:ascii="Arial" w:hAnsi="Arial" w:cs="Arial"/>
                  <w:sz w:val="24"/>
                  <w:szCs w:val="24"/>
                </w:rPr>
                <w:t>” OR “</w:t>
              </w:r>
              <w:proofErr w:type="spellStart"/>
              <w:r w:rsidRPr="00FE3FE5">
                <w:rPr>
                  <w:rFonts w:ascii="Arial" w:hAnsi="Arial" w:cs="Arial"/>
                  <w:sz w:val="24"/>
                  <w:szCs w:val="24"/>
                </w:rPr>
                <w:t>AxiumTMDRGTM</w:t>
              </w:r>
              <w:proofErr w:type="spellEnd"/>
              <w:r w:rsidRPr="00FE3FE5">
                <w:rPr>
                  <w:rFonts w:ascii="Arial" w:hAnsi="Arial" w:cs="Arial"/>
                  <w:sz w:val="24"/>
                  <w:szCs w:val="24"/>
                </w:rPr>
                <w:t xml:space="preserve">”) AND (((dorsal n/1 root n/1 </w:t>
              </w:r>
              <w:proofErr w:type="spellStart"/>
              <w:r w:rsidRPr="00FE3FE5">
                <w:rPr>
                  <w:rFonts w:ascii="Arial" w:hAnsi="Arial" w:cs="Arial"/>
                  <w:sz w:val="24"/>
                  <w:szCs w:val="24"/>
                </w:rPr>
                <w:t>gangli</w:t>
              </w:r>
              <w:proofErr w:type="spellEnd"/>
              <w:r w:rsidRPr="00FE3FE5">
                <w:rPr>
                  <w:rFonts w:ascii="Arial" w:hAnsi="Arial" w:cs="Arial"/>
                  <w:sz w:val="24"/>
                  <w:szCs w:val="24"/>
                </w:rPr>
                <w:t xml:space="preserve">*) OR “DRG”) AND ( </w:t>
              </w:r>
              <w:proofErr w:type="spellStart"/>
              <w:r w:rsidRPr="00FE3FE5">
                <w:rPr>
                  <w:rFonts w:ascii="Arial" w:hAnsi="Arial" w:cs="Arial"/>
                  <w:sz w:val="24"/>
                  <w:szCs w:val="24"/>
                </w:rPr>
                <w:t>stimul</w:t>
              </w:r>
              <w:proofErr w:type="spellEnd"/>
              <w:r w:rsidRPr="00FE3FE5">
                <w:rPr>
                  <w:rFonts w:ascii="Arial" w:hAnsi="Arial" w:cs="Arial"/>
                  <w:sz w:val="24"/>
                  <w:szCs w:val="24"/>
                </w:rPr>
                <w:t xml:space="preserve">* OR </w:t>
              </w:r>
              <w:proofErr w:type="spellStart"/>
              <w:r w:rsidRPr="00FE3FE5">
                <w:rPr>
                  <w:rFonts w:ascii="Arial" w:hAnsi="Arial" w:cs="Arial"/>
                  <w:sz w:val="24"/>
                  <w:szCs w:val="24"/>
                </w:rPr>
                <w:t>excit</w:t>
              </w:r>
              <w:proofErr w:type="spellEnd"/>
              <w:r w:rsidRPr="00FE3FE5">
                <w:rPr>
                  <w:rFonts w:ascii="Arial" w:hAnsi="Arial" w:cs="Arial"/>
                  <w:sz w:val="24"/>
                  <w:szCs w:val="24"/>
                </w:rPr>
                <w:t xml:space="preserve">* OR </w:t>
              </w:r>
              <w:proofErr w:type="spellStart"/>
              <w:r w:rsidRPr="00FE3FE5">
                <w:rPr>
                  <w:rFonts w:ascii="Arial" w:hAnsi="Arial" w:cs="Arial"/>
                  <w:sz w:val="24"/>
                  <w:szCs w:val="24"/>
                </w:rPr>
                <w:t>puls</w:t>
              </w:r>
              <w:proofErr w:type="spellEnd"/>
              <w:r w:rsidRPr="00FE3FE5">
                <w:rPr>
                  <w:rFonts w:ascii="Arial" w:hAnsi="Arial" w:cs="Arial"/>
                  <w:sz w:val="24"/>
                  <w:szCs w:val="24"/>
                </w:rPr>
                <w:t xml:space="preserve">* OR </w:t>
              </w:r>
              <w:proofErr w:type="spellStart"/>
              <w:r w:rsidRPr="00FE3FE5">
                <w:rPr>
                  <w:rFonts w:ascii="Arial" w:hAnsi="Arial" w:cs="Arial"/>
                  <w:sz w:val="24"/>
                  <w:szCs w:val="24"/>
                </w:rPr>
                <w:t>neuromodul</w:t>
              </w:r>
              <w:proofErr w:type="spellEnd"/>
              <w:r w:rsidRPr="00FE3FE5">
                <w:rPr>
                  <w:rFonts w:ascii="Arial" w:hAnsi="Arial" w:cs="Arial"/>
                  <w:sz w:val="24"/>
                  <w:szCs w:val="24"/>
                </w:rPr>
                <w:t>* OR neuro-</w:t>
              </w:r>
              <w:proofErr w:type="spellStart"/>
              <w:r w:rsidRPr="00FE3FE5">
                <w:rPr>
                  <w:rFonts w:ascii="Arial" w:hAnsi="Arial" w:cs="Arial"/>
                  <w:sz w:val="24"/>
                  <w:szCs w:val="24"/>
                </w:rPr>
                <w:t>modul</w:t>
              </w:r>
              <w:proofErr w:type="spellEnd"/>
              <w:r w:rsidRPr="00FE3FE5">
                <w:rPr>
                  <w:rFonts w:ascii="Arial" w:hAnsi="Arial" w:cs="Arial"/>
                  <w:sz w:val="24"/>
                  <w:szCs w:val="24"/>
                </w:rPr>
                <w:t xml:space="preserve">* OR </w:t>
              </w:r>
              <w:proofErr w:type="spellStart"/>
              <w:r w:rsidRPr="00FE3FE5">
                <w:rPr>
                  <w:rFonts w:ascii="Arial" w:hAnsi="Arial" w:cs="Arial"/>
                  <w:sz w:val="24"/>
                  <w:szCs w:val="24"/>
                </w:rPr>
                <w:t>neurostim</w:t>
              </w:r>
              <w:proofErr w:type="spellEnd"/>
              <w:r w:rsidRPr="00FE3FE5">
                <w:rPr>
                  <w:rFonts w:ascii="Arial" w:hAnsi="Arial" w:cs="Arial"/>
                  <w:sz w:val="24"/>
                  <w:szCs w:val="24"/>
                </w:rPr>
                <w:t xml:space="preserve">* OR neuro-stim*)) AND pd(20181201-20191231) NOT ((child OR children OR infant$1 OR infancy or infantile OR newborn$1 OR </w:t>
              </w:r>
              <w:proofErr w:type="spellStart"/>
              <w:r w:rsidRPr="00FE3FE5">
                <w:rPr>
                  <w:rFonts w:ascii="Arial" w:hAnsi="Arial" w:cs="Arial"/>
                  <w:sz w:val="24"/>
                  <w:szCs w:val="24"/>
                </w:rPr>
                <w:t>neonat</w:t>
              </w:r>
              <w:proofErr w:type="spellEnd"/>
              <w:r w:rsidRPr="00FE3FE5">
                <w:rPr>
                  <w:rFonts w:ascii="Arial" w:hAnsi="Arial" w:cs="Arial"/>
                  <w:sz w:val="24"/>
                  <w:szCs w:val="24"/>
                </w:rPr>
                <w:t xml:space="preserve">* OR baby or babies OR preschool* OR toddler$1 OR juvenile$1 OR boy$1 OR girl$1 OR </w:t>
              </w:r>
              <w:proofErr w:type="spellStart"/>
              <w:r w:rsidRPr="00FE3FE5">
                <w:rPr>
                  <w:rFonts w:ascii="Arial" w:hAnsi="Arial" w:cs="Arial"/>
                  <w:sz w:val="24"/>
                  <w:szCs w:val="24"/>
                </w:rPr>
                <w:t>p?ediatric</w:t>
              </w:r>
              <w:proofErr w:type="spellEnd"/>
              <w:r w:rsidRPr="00FE3FE5">
                <w:rPr>
                  <w:rFonts w:ascii="Arial" w:hAnsi="Arial" w:cs="Arial"/>
                  <w:sz w:val="24"/>
                  <w:szCs w:val="24"/>
                </w:rPr>
                <w:t xml:space="preserve">* OR teen$1 OR teenage* OR </w:t>
              </w:r>
              <w:proofErr w:type="spellStart"/>
              <w:r w:rsidRPr="00FE3FE5">
                <w:rPr>
                  <w:rFonts w:ascii="Arial" w:hAnsi="Arial" w:cs="Arial"/>
                  <w:sz w:val="24"/>
                  <w:szCs w:val="24"/>
                </w:rPr>
                <w:t>adolescen</w:t>
              </w:r>
              <w:proofErr w:type="spellEnd"/>
              <w:r w:rsidRPr="00FE3FE5">
                <w:rPr>
                  <w:rFonts w:ascii="Arial" w:hAnsi="Arial" w:cs="Arial"/>
                  <w:sz w:val="24"/>
                  <w:szCs w:val="24"/>
                </w:rPr>
                <w:t xml:space="preserve">*) OR (animal$1 OR </w:t>
              </w:r>
              <w:proofErr w:type="spellStart"/>
              <w:r w:rsidRPr="00FE3FE5">
                <w:rPr>
                  <w:rFonts w:ascii="Arial" w:hAnsi="Arial" w:cs="Arial"/>
                  <w:sz w:val="24"/>
                  <w:szCs w:val="24"/>
                </w:rPr>
                <w:t>veterinar</w:t>
              </w:r>
              <w:proofErr w:type="spellEnd"/>
              <w:r w:rsidRPr="00FE3FE5">
                <w:rPr>
                  <w:rFonts w:ascii="Arial" w:hAnsi="Arial" w:cs="Arial"/>
                  <w:sz w:val="24"/>
                  <w:szCs w:val="24"/>
                </w:rPr>
                <w:t xml:space="preserve">* OR (animal* n/3 (stud* or test$1 or tested or testing or experiment*)) OR zoo$1 OR zoological OR zoology or </w:t>
              </w:r>
              <w:proofErr w:type="spellStart"/>
              <w:r w:rsidRPr="00FE3FE5">
                <w:rPr>
                  <w:rFonts w:ascii="Arial" w:hAnsi="Arial" w:cs="Arial"/>
                  <w:sz w:val="24"/>
                  <w:szCs w:val="24"/>
                </w:rPr>
                <w:t>estuar</w:t>
              </w:r>
              <w:proofErr w:type="spellEnd"/>
              <w:r w:rsidRPr="00FE3FE5">
                <w:rPr>
                  <w:rFonts w:ascii="Arial" w:hAnsi="Arial" w:cs="Arial"/>
                  <w:sz w:val="24"/>
                  <w:szCs w:val="24"/>
                </w:rPr>
                <w:t>* or farm$1 OR mouse or mice or murine or rat or rats or rodent$1 or hamster$1 or chinchilla$1 or gerbil$1 or “guinea pig$1” or ferret$1 or woodchuck$1 OR bat$1 OR dog$1 or canine$1 or cat$1 or feline$1 OR rabbit$1 OR pig$1 or piglet$1 or swine or porcine or hog$1 or cow$1 or cattle or bovine OR sheep or ewe$1 or ram$1 or lamb$1 or wether$1 or ovine or goat$1 OR horse$1 or equine or (non-human-primate$1) or “nonhuman primate$1”  or "</w:t>
              </w:r>
              <w:proofErr w:type="spellStart"/>
              <w:r w:rsidRPr="00FE3FE5">
                <w:rPr>
                  <w:rFonts w:ascii="Arial" w:hAnsi="Arial" w:cs="Arial"/>
                  <w:sz w:val="24"/>
                  <w:szCs w:val="24"/>
                </w:rPr>
                <w:t>nhps</w:t>
              </w:r>
              <w:proofErr w:type="spellEnd"/>
              <w:r w:rsidRPr="00FE3FE5">
                <w:rPr>
                  <w:rFonts w:ascii="Arial" w:hAnsi="Arial" w:cs="Arial"/>
                  <w:sz w:val="24"/>
                  <w:szCs w:val="24"/>
                </w:rPr>
                <w:t>" or "</w:t>
              </w:r>
              <w:proofErr w:type="spellStart"/>
              <w:r w:rsidRPr="00FE3FE5">
                <w:rPr>
                  <w:rFonts w:ascii="Arial" w:hAnsi="Arial" w:cs="Arial"/>
                  <w:sz w:val="24"/>
                  <w:szCs w:val="24"/>
                </w:rPr>
                <w:t>nhp</w:t>
              </w:r>
              <w:proofErr w:type="spellEnd"/>
              <w:r w:rsidRPr="00FE3FE5">
                <w:rPr>
                  <w:rFonts w:ascii="Arial" w:hAnsi="Arial" w:cs="Arial"/>
                  <w:sz w:val="24"/>
                  <w:szCs w:val="24"/>
                </w:rPr>
                <w:t xml:space="preserve">" or monkey$1 or chimp* or macaque$1 or cynomolgus or rhesus or gorilla$1 or orangutan$1 or gibbon$1 OR owl$1 or avian or bird$1 or chick$3 OR goose or geese or duck$1 OR frog$1 or toad$1 or amphibian$1 OR fish$2 or zebrafish or marine or dolphin$1 OR in-vitro or invitro OR </w:t>
              </w:r>
              <w:proofErr w:type="spellStart"/>
              <w:r w:rsidRPr="00FE3FE5">
                <w:rPr>
                  <w:rFonts w:ascii="Arial" w:hAnsi="Arial" w:cs="Arial"/>
                  <w:sz w:val="24"/>
                  <w:szCs w:val="24"/>
                </w:rPr>
                <w:t>ecolog</w:t>
              </w:r>
              <w:proofErr w:type="spellEnd"/>
              <w:r w:rsidRPr="00FE3FE5">
                <w:rPr>
                  <w:rFonts w:ascii="Arial" w:hAnsi="Arial" w:cs="Arial"/>
                  <w:sz w:val="24"/>
                  <w:szCs w:val="24"/>
                </w:rPr>
                <w:t>*))</w:t>
              </w:r>
            </w:ins>
          </w:p>
        </w:tc>
      </w:tr>
      <w:tr w:rsidR="00703578" w:rsidRPr="00FE3FE5" w14:paraId="69765096" w14:textId="77777777" w:rsidTr="000F2D37">
        <w:trPr>
          <w:cantSplit w:val="0"/>
          <w:ins w:id="2907" w:author="Madhura Ramojwar" w:date="2021-04-22T13:12:00Z"/>
        </w:trPr>
        <w:tc>
          <w:tcPr>
            <w:tcW w:w="2070" w:type="dxa"/>
          </w:tcPr>
          <w:p w14:paraId="574B9DCF" w14:textId="77777777" w:rsidR="00703578" w:rsidRPr="00FE3FE5" w:rsidRDefault="00703578" w:rsidP="000F2D37">
            <w:pPr>
              <w:widowControl w:val="0"/>
              <w:jc w:val="center"/>
              <w:rPr>
                <w:ins w:id="2908" w:author="Madhura Ramojwar" w:date="2021-04-22T13:12:00Z"/>
                <w:rFonts w:cs="Arial"/>
              </w:rPr>
            </w:pPr>
            <w:ins w:id="2909" w:author="Madhura Ramojwar" w:date="2021-04-22T13:12:00Z">
              <w:r w:rsidRPr="00FE3FE5">
                <w:rPr>
                  <w:rFonts w:cs="Arial"/>
                </w:rPr>
                <w:t>Dimensions</w:t>
              </w:r>
            </w:ins>
          </w:p>
        </w:tc>
        <w:tc>
          <w:tcPr>
            <w:tcW w:w="1530" w:type="dxa"/>
          </w:tcPr>
          <w:p w14:paraId="0AF1E858" w14:textId="77777777" w:rsidR="00703578" w:rsidRPr="00FE3FE5" w:rsidRDefault="00703578" w:rsidP="000F2D37">
            <w:pPr>
              <w:widowControl w:val="0"/>
              <w:spacing w:before="0" w:after="0"/>
              <w:jc w:val="center"/>
              <w:rPr>
                <w:ins w:id="2910" w:author="Madhura Ramojwar" w:date="2021-04-22T13:12:00Z"/>
                <w:rFonts w:cs="Arial"/>
              </w:rPr>
            </w:pPr>
            <w:ins w:id="2911" w:author="Madhura Ramojwar" w:date="2021-04-22T13:12:00Z">
              <w:r w:rsidRPr="00FE3FE5">
                <w:rPr>
                  <w:rFonts w:cs="Arial"/>
                </w:rPr>
                <w:t xml:space="preserve">01 December </w:t>
              </w:r>
              <w:r w:rsidRPr="00FE3FE5">
                <w:rPr>
                  <w:rFonts w:cs="Arial"/>
                </w:rPr>
                <w:lastRenderedPageBreak/>
                <w:t>2018 –</w:t>
              </w:r>
            </w:ins>
          </w:p>
          <w:p w14:paraId="7D6B2FC9" w14:textId="77777777" w:rsidR="00703578" w:rsidRPr="00FE3FE5" w:rsidRDefault="00703578" w:rsidP="000F2D37">
            <w:pPr>
              <w:widowControl w:val="0"/>
              <w:spacing w:after="0"/>
              <w:jc w:val="center"/>
              <w:rPr>
                <w:ins w:id="2912" w:author="Madhura Ramojwar" w:date="2021-04-22T13:12:00Z"/>
                <w:rFonts w:cs="Arial"/>
              </w:rPr>
            </w:pPr>
            <w:ins w:id="2913" w:author="Madhura Ramojwar" w:date="2021-04-22T13:12:00Z">
              <w:r w:rsidRPr="00FE3FE5">
                <w:rPr>
                  <w:rFonts w:cs="Arial"/>
                </w:rPr>
                <w:t>31 December 2019</w:t>
              </w:r>
            </w:ins>
          </w:p>
        </w:tc>
        <w:tc>
          <w:tcPr>
            <w:tcW w:w="6300" w:type="dxa"/>
          </w:tcPr>
          <w:p w14:paraId="14153E97" w14:textId="77777777" w:rsidR="00703578" w:rsidRPr="00FE3FE5" w:rsidRDefault="00703578" w:rsidP="000F2D37">
            <w:pPr>
              <w:widowControl w:val="0"/>
              <w:rPr>
                <w:ins w:id="2914" w:author="Madhura Ramojwar" w:date="2021-04-22T13:12:00Z"/>
                <w:rFonts w:cs="Arial"/>
              </w:rPr>
            </w:pPr>
            <w:ins w:id="2915" w:author="Madhura Ramojwar" w:date="2021-04-22T13:12:00Z">
              <w:r w:rsidRPr="00FE3FE5">
                <w:rPr>
                  <w:rFonts w:cs="Arial"/>
                </w:rPr>
                <w:lastRenderedPageBreak/>
                <w:t>(Abbott OR Jude OR SJM OR “Axium” OR “</w:t>
              </w:r>
              <w:proofErr w:type="spellStart"/>
              <w:r w:rsidRPr="00FE3FE5">
                <w:rPr>
                  <w:rFonts w:cs="Arial"/>
                </w:rPr>
                <w:t>AxiumTM</w:t>
              </w:r>
              <w:proofErr w:type="spellEnd"/>
              <w:r w:rsidRPr="00FE3FE5">
                <w:rPr>
                  <w:rFonts w:cs="Arial"/>
                </w:rPr>
                <w:t xml:space="preserve">” OR </w:t>
              </w:r>
              <w:r w:rsidRPr="00FE3FE5">
                <w:rPr>
                  <w:rFonts w:cs="Arial"/>
                </w:rPr>
                <w:lastRenderedPageBreak/>
                <w:t>“</w:t>
              </w:r>
              <w:proofErr w:type="spellStart"/>
              <w:r w:rsidRPr="00FE3FE5">
                <w:rPr>
                  <w:rFonts w:cs="Arial"/>
                </w:rPr>
                <w:t>AxiumDRG</w:t>
              </w:r>
              <w:proofErr w:type="spellEnd"/>
              <w:r w:rsidRPr="00FE3FE5">
                <w:rPr>
                  <w:rFonts w:cs="Arial"/>
                </w:rPr>
                <w:t>” OR “</w:t>
              </w:r>
              <w:proofErr w:type="spellStart"/>
              <w:r w:rsidRPr="00FE3FE5">
                <w:rPr>
                  <w:rFonts w:cs="Arial"/>
                </w:rPr>
                <w:t>AxiumDRGTM</w:t>
              </w:r>
              <w:proofErr w:type="spellEnd"/>
              <w:r w:rsidRPr="00FE3FE5">
                <w:rPr>
                  <w:rFonts w:cs="Arial"/>
                </w:rPr>
                <w:t>” OR “</w:t>
              </w:r>
              <w:proofErr w:type="spellStart"/>
              <w:r w:rsidRPr="00FE3FE5">
                <w:rPr>
                  <w:rFonts w:cs="Arial"/>
                </w:rPr>
                <w:t>AxiumTMDRG</w:t>
              </w:r>
              <w:proofErr w:type="spellEnd"/>
              <w:r w:rsidRPr="00FE3FE5">
                <w:rPr>
                  <w:rFonts w:cs="Arial"/>
                </w:rPr>
                <w:t>” OR “</w:t>
              </w:r>
              <w:proofErr w:type="spellStart"/>
              <w:r w:rsidRPr="00FE3FE5">
                <w:rPr>
                  <w:rFonts w:cs="Arial"/>
                </w:rPr>
                <w:t>AxiumTMDRGTM</w:t>
              </w:r>
              <w:proofErr w:type="spellEnd"/>
              <w:r w:rsidRPr="00FE3FE5">
                <w:rPr>
                  <w:rFonts w:cs="Arial"/>
                </w:rPr>
                <w:t>”) AND  (“dorsal root ganglion”~2 OR “dorsal root ganglia”~2) AND (</w:t>
              </w:r>
              <w:proofErr w:type="spellStart"/>
              <w:r w:rsidRPr="00FE3FE5">
                <w:rPr>
                  <w:rFonts w:cs="Arial"/>
                </w:rPr>
                <w:t>stimul</w:t>
              </w:r>
              <w:proofErr w:type="spellEnd"/>
              <w:r w:rsidRPr="00FE3FE5">
                <w:rPr>
                  <w:rFonts w:cs="Arial"/>
                </w:rPr>
                <w:t xml:space="preserve">* OR </w:t>
              </w:r>
              <w:proofErr w:type="spellStart"/>
              <w:r w:rsidRPr="00FE3FE5">
                <w:rPr>
                  <w:rFonts w:cs="Arial"/>
                </w:rPr>
                <w:t>excit</w:t>
              </w:r>
              <w:proofErr w:type="spellEnd"/>
              <w:r w:rsidRPr="00FE3FE5">
                <w:rPr>
                  <w:rFonts w:cs="Arial"/>
                </w:rPr>
                <w:t xml:space="preserve">* OR </w:t>
              </w:r>
              <w:proofErr w:type="spellStart"/>
              <w:r w:rsidRPr="00FE3FE5">
                <w:rPr>
                  <w:rFonts w:cs="Arial"/>
                </w:rPr>
                <w:t>puls</w:t>
              </w:r>
              <w:proofErr w:type="spellEnd"/>
              <w:r w:rsidRPr="00FE3FE5">
                <w:rPr>
                  <w:rFonts w:cs="Arial"/>
                </w:rPr>
                <w:t xml:space="preserve">* OR </w:t>
              </w:r>
              <w:proofErr w:type="spellStart"/>
              <w:r w:rsidRPr="00FE3FE5">
                <w:rPr>
                  <w:rFonts w:cs="Arial"/>
                </w:rPr>
                <w:t>neuromodul</w:t>
              </w:r>
              <w:proofErr w:type="spellEnd"/>
              <w:r w:rsidRPr="00FE3FE5">
                <w:rPr>
                  <w:rFonts w:cs="Arial"/>
                </w:rPr>
                <w:t>* OR neuro-</w:t>
              </w:r>
              <w:proofErr w:type="spellStart"/>
              <w:r w:rsidRPr="00FE3FE5">
                <w:rPr>
                  <w:rFonts w:cs="Arial"/>
                </w:rPr>
                <w:t>modul</w:t>
              </w:r>
              <w:proofErr w:type="spellEnd"/>
              <w:r w:rsidRPr="00FE3FE5">
                <w:rPr>
                  <w:rFonts w:cs="Arial"/>
                </w:rPr>
                <w:t xml:space="preserve">* OR </w:t>
              </w:r>
              <w:proofErr w:type="spellStart"/>
              <w:r w:rsidRPr="00FE3FE5">
                <w:rPr>
                  <w:rFonts w:cs="Arial"/>
                </w:rPr>
                <w:t>neurostim</w:t>
              </w:r>
              <w:proofErr w:type="spellEnd"/>
              <w:r w:rsidRPr="00FE3FE5">
                <w:rPr>
                  <w:rFonts w:cs="Arial"/>
                </w:rPr>
                <w:t xml:space="preserve">* OR neuro-stim*) NOT (animal OR </w:t>
              </w:r>
              <w:proofErr w:type="spellStart"/>
              <w:r w:rsidRPr="00FE3FE5">
                <w:rPr>
                  <w:rFonts w:cs="Arial"/>
                </w:rPr>
                <w:t>veterinar</w:t>
              </w:r>
              <w:proofErr w:type="spellEnd"/>
              <w:r w:rsidRPr="00FE3FE5">
                <w:rPr>
                  <w:rFonts w:cs="Arial"/>
                </w:rPr>
                <w:t xml:space="preserve">* OR “animal study”~3 OR “animal test”~3 OR “animal testing”~3 OR “animal experiment”~3 OR “animal tested”~3 OR zoo OR zoological OR zoology OR </w:t>
              </w:r>
              <w:proofErr w:type="spellStart"/>
              <w:r w:rsidRPr="00FE3FE5">
                <w:rPr>
                  <w:rFonts w:cs="Arial"/>
                </w:rPr>
                <w:t>estuar</w:t>
              </w:r>
              <w:proofErr w:type="spellEnd"/>
              <w:r w:rsidRPr="00FE3FE5">
                <w:rPr>
                  <w:rFonts w:cs="Arial"/>
                </w:rPr>
                <w:t xml:space="preserve">* OR farm OR mouse OR mice OR murine OR rat OR rodent OR hamster OR chinchilla* OR gerbil* OR “guinea pig” OR ferret OR woodchuck OR bat OR dog OR canine OR cat OR feline OR rabbit OR pig OR piglet OR swine OR porcine OR hog OR cow OR cattle OR bovine OR sheep OR ovine OR ewe OR ram OR lamb OR </w:t>
              </w:r>
              <w:proofErr w:type="spellStart"/>
              <w:r w:rsidRPr="00FE3FE5">
                <w:rPr>
                  <w:rFonts w:cs="Arial"/>
                </w:rPr>
                <w:t>wether</w:t>
              </w:r>
              <w:proofErr w:type="spellEnd"/>
              <w:r w:rsidRPr="00FE3FE5">
                <w:rPr>
                  <w:rFonts w:cs="Arial"/>
                </w:rPr>
                <w:t xml:space="preserve"> OR goat OR horse OR equine OR “nonhuman primate” OR “non-human primate” OR “NHP” OR “NHPs” OR monkey OR chimp* OR macaque OR cynomolgus OR rhesus OR gorilla OR orangutan OR gibbon OR avian OR bird OR chick* OR goose OR geese OR owl OR duck OR amphibian* OR toad OR frog OR fish OR fishes OR zebrafish OR marine OR dolphin OR </w:t>
              </w:r>
              <w:proofErr w:type="spellStart"/>
              <w:r w:rsidRPr="00FE3FE5">
                <w:rPr>
                  <w:rFonts w:cs="Arial"/>
                </w:rPr>
                <w:t>ecolog</w:t>
              </w:r>
              <w:proofErr w:type="spellEnd"/>
              <w:r w:rsidRPr="00FE3FE5">
                <w:rPr>
                  <w:rFonts w:cs="Arial"/>
                </w:rPr>
                <w:t>* OR “in-vitro” OR invitro)</w:t>
              </w:r>
            </w:ins>
          </w:p>
          <w:p w14:paraId="0E0ED10B" w14:textId="77777777" w:rsidR="00703578" w:rsidRPr="00FE3FE5" w:rsidRDefault="00703578" w:rsidP="000F2D37">
            <w:pPr>
              <w:widowControl w:val="0"/>
              <w:rPr>
                <w:ins w:id="2916" w:author="Madhura Ramojwar" w:date="2021-04-22T13:12:00Z"/>
                <w:rFonts w:eastAsia="Arial Unicode MS" w:cs="Arial"/>
              </w:rPr>
            </w:pPr>
            <w:ins w:id="2917" w:author="Madhura Ramojwar" w:date="2021-04-22T13:12:00Z">
              <w:r w:rsidRPr="00FE3FE5">
                <w:rPr>
                  <w:rFonts w:cs="Arial"/>
                </w:rPr>
                <w:t>Filters: Publication Years (2018-2019), Health Category (Neurological), Publication Type (Articles)</w:t>
              </w:r>
            </w:ins>
          </w:p>
        </w:tc>
      </w:tr>
      <w:tr w:rsidR="00703578" w:rsidRPr="00FE3FE5" w14:paraId="28C75765" w14:textId="77777777" w:rsidTr="000F2D37">
        <w:trPr>
          <w:cantSplit w:val="0"/>
          <w:ins w:id="2918" w:author="Madhura Ramojwar" w:date="2021-04-22T13:12:00Z"/>
        </w:trPr>
        <w:tc>
          <w:tcPr>
            <w:tcW w:w="2070" w:type="dxa"/>
          </w:tcPr>
          <w:p w14:paraId="7AFE702B" w14:textId="77777777" w:rsidR="00703578" w:rsidRPr="00FE3FE5" w:rsidRDefault="00703578" w:rsidP="000F2D37">
            <w:pPr>
              <w:widowControl w:val="0"/>
              <w:jc w:val="center"/>
              <w:rPr>
                <w:ins w:id="2919" w:author="Madhura Ramojwar" w:date="2021-04-22T13:12:00Z"/>
                <w:rFonts w:cs="Arial"/>
              </w:rPr>
            </w:pPr>
            <w:ins w:id="2920" w:author="Madhura Ramojwar" w:date="2021-04-22T13:12:00Z">
              <w:r w:rsidRPr="00FE3FE5">
                <w:rPr>
                  <w:rFonts w:cs="Arial"/>
                </w:rPr>
                <w:t>PubMed Central</w:t>
              </w:r>
            </w:ins>
          </w:p>
        </w:tc>
        <w:tc>
          <w:tcPr>
            <w:tcW w:w="1530" w:type="dxa"/>
          </w:tcPr>
          <w:p w14:paraId="0E220E1F" w14:textId="77777777" w:rsidR="00703578" w:rsidRPr="00FE3FE5" w:rsidRDefault="00703578" w:rsidP="000F2D37">
            <w:pPr>
              <w:widowControl w:val="0"/>
              <w:spacing w:before="0" w:after="0"/>
              <w:jc w:val="center"/>
              <w:rPr>
                <w:ins w:id="2921" w:author="Madhura Ramojwar" w:date="2021-04-22T13:12:00Z"/>
                <w:rFonts w:cs="Arial"/>
              </w:rPr>
            </w:pPr>
            <w:ins w:id="2922" w:author="Madhura Ramojwar" w:date="2021-04-22T13:12:00Z">
              <w:r w:rsidRPr="00FE3FE5">
                <w:rPr>
                  <w:rFonts w:cs="Arial"/>
                </w:rPr>
                <w:t>01 December 2018 –</w:t>
              </w:r>
            </w:ins>
          </w:p>
          <w:p w14:paraId="4B846F56" w14:textId="77777777" w:rsidR="00703578" w:rsidRPr="00FE3FE5" w:rsidRDefault="00703578" w:rsidP="000F2D37">
            <w:pPr>
              <w:widowControl w:val="0"/>
              <w:spacing w:after="0"/>
              <w:jc w:val="center"/>
              <w:rPr>
                <w:ins w:id="2923" w:author="Madhura Ramojwar" w:date="2021-04-22T13:12:00Z"/>
                <w:rFonts w:cs="Arial"/>
              </w:rPr>
            </w:pPr>
            <w:ins w:id="2924" w:author="Madhura Ramojwar" w:date="2021-04-22T13:12:00Z">
              <w:r w:rsidRPr="00FE3FE5">
                <w:rPr>
                  <w:rFonts w:cs="Arial"/>
                </w:rPr>
                <w:t>31 December 2019</w:t>
              </w:r>
            </w:ins>
          </w:p>
        </w:tc>
        <w:tc>
          <w:tcPr>
            <w:tcW w:w="6300" w:type="dxa"/>
          </w:tcPr>
          <w:p w14:paraId="32B0194C" w14:textId="77777777" w:rsidR="00703578" w:rsidRPr="00FE3FE5" w:rsidRDefault="00703578" w:rsidP="000F2D37">
            <w:pPr>
              <w:spacing w:after="0"/>
              <w:contextualSpacing/>
              <w:rPr>
                <w:ins w:id="2925" w:author="Madhura Ramojwar" w:date="2021-04-22T13:12:00Z"/>
                <w:rFonts w:eastAsia="Arial Unicode MS" w:cs="Arial"/>
              </w:rPr>
            </w:pPr>
            <w:ins w:id="2926" w:author="Madhura Ramojwar" w:date="2021-04-22T13:12:00Z">
              <w:r w:rsidRPr="00FE3FE5">
                <w:rPr>
                  <w:rFonts w:cs="Arial"/>
                </w:rPr>
                <w:t>(Abbott[</w:t>
              </w:r>
              <w:proofErr w:type="spellStart"/>
              <w:r w:rsidRPr="00FE3FE5">
                <w:rPr>
                  <w:rFonts w:cs="Arial"/>
                </w:rPr>
                <w:t>ti</w:t>
              </w:r>
              <w:proofErr w:type="spellEnd"/>
              <w:r w:rsidRPr="00FE3FE5">
                <w:rPr>
                  <w:rFonts w:cs="Arial"/>
                </w:rPr>
                <w:t>] or Jude[</w:t>
              </w:r>
              <w:proofErr w:type="spellStart"/>
              <w:r w:rsidRPr="00FE3FE5">
                <w:rPr>
                  <w:rFonts w:cs="Arial"/>
                </w:rPr>
                <w:t>ti</w:t>
              </w:r>
              <w:proofErr w:type="spellEnd"/>
              <w:r w:rsidRPr="00FE3FE5">
                <w:rPr>
                  <w:rFonts w:cs="Arial"/>
                </w:rPr>
                <w:t>] or SJM[</w:t>
              </w:r>
              <w:proofErr w:type="spellStart"/>
              <w:r w:rsidRPr="00FE3FE5">
                <w:rPr>
                  <w:rFonts w:cs="Arial"/>
                </w:rPr>
                <w:t>ti</w:t>
              </w:r>
              <w:proofErr w:type="spellEnd"/>
              <w:r w:rsidRPr="00FE3FE5">
                <w:rPr>
                  <w:rFonts w:cs="Arial"/>
                </w:rPr>
                <w:t>] or Abbott[ab] or Jude[ab] or SJM[ab] or Abbott[</w:t>
              </w:r>
              <w:proofErr w:type="spellStart"/>
              <w:r w:rsidRPr="00FE3FE5">
                <w:rPr>
                  <w:rFonts w:cs="Arial"/>
                </w:rPr>
                <w:t>kwd</w:t>
              </w:r>
              <w:proofErr w:type="spellEnd"/>
              <w:r w:rsidRPr="00FE3FE5">
                <w:rPr>
                  <w:rFonts w:cs="Arial"/>
                </w:rPr>
                <w:t>] or Jude[</w:t>
              </w:r>
              <w:proofErr w:type="spellStart"/>
              <w:r w:rsidRPr="00FE3FE5">
                <w:rPr>
                  <w:rFonts w:cs="Arial"/>
                </w:rPr>
                <w:t>kwd</w:t>
              </w:r>
              <w:proofErr w:type="spellEnd"/>
              <w:r w:rsidRPr="00FE3FE5">
                <w:rPr>
                  <w:rFonts w:cs="Arial"/>
                </w:rPr>
                <w:t>] or SJM[</w:t>
              </w:r>
              <w:proofErr w:type="spellStart"/>
              <w:r w:rsidRPr="00FE3FE5">
                <w:rPr>
                  <w:rFonts w:cs="Arial"/>
                </w:rPr>
                <w:t>kwd</w:t>
              </w:r>
              <w:proofErr w:type="spellEnd"/>
              <w:r w:rsidRPr="00FE3FE5">
                <w:rPr>
                  <w:rFonts w:cs="Arial"/>
                </w:rPr>
                <w:t>] OR “Axium” OR “</w:t>
              </w:r>
              <w:proofErr w:type="spellStart"/>
              <w:r w:rsidRPr="00FE3FE5">
                <w:rPr>
                  <w:rFonts w:cs="Arial"/>
                </w:rPr>
                <w:t>AxiumTM</w:t>
              </w:r>
              <w:proofErr w:type="spellEnd"/>
              <w:r w:rsidRPr="00FE3FE5">
                <w:rPr>
                  <w:rFonts w:cs="Arial"/>
                </w:rPr>
                <w:t>” OR “</w:t>
              </w:r>
              <w:proofErr w:type="spellStart"/>
              <w:r w:rsidRPr="00FE3FE5">
                <w:rPr>
                  <w:rFonts w:cs="Arial"/>
                </w:rPr>
                <w:t>AxiumDRG</w:t>
              </w:r>
              <w:proofErr w:type="spellEnd"/>
              <w:r w:rsidRPr="00FE3FE5">
                <w:rPr>
                  <w:rFonts w:cs="Arial"/>
                </w:rPr>
                <w:t>” OR “</w:t>
              </w:r>
              <w:proofErr w:type="spellStart"/>
              <w:r w:rsidRPr="00FE3FE5">
                <w:rPr>
                  <w:rFonts w:cs="Arial"/>
                </w:rPr>
                <w:t>AxiumDRGTM</w:t>
              </w:r>
              <w:proofErr w:type="spellEnd"/>
              <w:r w:rsidRPr="00FE3FE5">
                <w:rPr>
                  <w:rFonts w:cs="Arial"/>
                </w:rPr>
                <w:t>” OR “</w:t>
              </w:r>
              <w:proofErr w:type="spellStart"/>
              <w:r w:rsidRPr="00FE3FE5">
                <w:rPr>
                  <w:rFonts w:cs="Arial"/>
                </w:rPr>
                <w:t>AxiumTMDRG</w:t>
              </w:r>
              <w:proofErr w:type="spellEnd"/>
              <w:r w:rsidRPr="00FE3FE5">
                <w:rPr>
                  <w:rFonts w:cs="Arial"/>
                </w:rPr>
                <w:t>” OR “</w:t>
              </w:r>
              <w:proofErr w:type="spellStart"/>
              <w:r w:rsidRPr="00FE3FE5">
                <w:rPr>
                  <w:rFonts w:cs="Arial"/>
                </w:rPr>
                <w:t>AxiumTMDRGTM</w:t>
              </w:r>
              <w:proofErr w:type="spellEnd"/>
              <w:r w:rsidRPr="00FE3FE5">
                <w:rPr>
                  <w:rFonts w:cs="Arial"/>
                </w:rPr>
                <w:t>”) AND ("dorsal root ganglion” OR “dorsal root ganglia”) AND (</w:t>
              </w:r>
              <w:proofErr w:type="spellStart"/>
              <w:r w:rsidRPr="00FE3FE5">
                <w:rPr>
                  <w:rFonts w:cs="Arial"/>
                </w:rPr>
                <w:t>stimul</w:t>
              </w:r>
              <w:proofErr w:type="spellEnd"/>
              <w:r w:rsidRPr="00FE3FE5">
                <w:rPr>
                  <w:rFonts w:cs="Arial"/>
                </w:rPr>
                <w:t xml:space="preserve">* OR </w:t>
              </w:r>
              <w:proofErr w:type="spellStart"/>
              <w:r w:rsidRPr="00FE3FE5">
                <w:rPr>
                  <w:rFonts w:cs="Arial"/>
                </w:rPr>
                <w:t>excit</w:t>
              </w:r>
              <w:proofErr w:type="spellEnd"/>
              <w:r w:rsidRPr="00FE3FE5">
                <w:rPr>
                  <w:rFonts w:cs="Arial"/>
                </w:rPr>
                <w:t xml:space="preserve">* OR </w:t>
              </w:r>
              <w:proofErr w:type="spellStart"/>
              <w:r w:rsidRPr="00FE3FE5">
                <w:rPr>
                  <w:rFonts w:cs="Arial"/>
                </w:rPr>
                <w:t>puls</w:t>
              </w:r>
              <w:proofErr w:type="spellEnd"/>
              <w:r w:rsidRPr="00FE3FE5">
                <w:rPr>
                  <w:rFonts w:cs="Arial"/>
                </w:rPr>
                <w:t xml:space="preserve">* OR </w:t>
              </w:r>
              <w:proofErr w:type="spellStart"/>
              <w:r w:rsidRPr="00FE3FE5">
                <w:rPr>
                  <w:rFonts w:cs="Arial"/>
                </w:rPr>
                <w:t>neuromodul</w:t>
              </w:r>
              <w:proofErr w:type="spellEnd"/>
              <w:r w:rsidRPr="00FE3FE5">
                <w:rPr>
                  <w:rFonts w:cs="Arial"/>
                </w:rPr>
                <w:t>* OR neuro-</w:t>
              </w:r>
              <w:proofErr w:type="spellStart"/>
              <w:r w:rsidRPr="00FE3FE5">
                <w:rPr>
                  <w:rFonts w:cs="Arial"/>
                </w:rPr>
                <w:t>modul</w:t>
              </w:r>
              <w:proofErr w:type="spellEnd"/>
              <w:r w:rsidRPr="00FE3FE5">
                <w:rPr>
                  <w:rFonts w:cs="Arial"/>
                </w:rPr>
                <w:t xml:space="preserve">* OR </w:t>
              </w:r>
              <w:proofErr w:type="spellStart"/>
              <w:r w:rsidRPr="00FE3FE5">
                <w:rPr>
                  <w:rFonts w:cs="Arial"/>
                </w:rPr>
                <w:t>neurostim</w:t>
              </w:r>
              <w:proofErr w:type="spellEnd"/>
              <w:r w:rsidRPr="00FE3FE5">
                <w:rPr>
                  <w:rFonts w:cs="Arial"/>
                </w:rPr>
                <w:t>* OR neuro-stim*) AND ("2018/12/01"[</w:t>
              </w:r>
              <w:proofErr w:type="spellStart"/>
              <w:r w:rsidRPr="00FE3FE5">
                <w:rPr>
                  <w:rFonts w:cs="Arial"/>
                </w:rPr>
                <w:t>PubDate</w:t>
              </w:r>
              <w:proofErr w:type="spellEnd"/>
              <w:r w:rsidRPr="00FE3FE5">
                <w:rPr>
                  <w:rFonts w:cs="Arial"/>
                </w:rPr>
                <w:t>] : "2019/12/31"[</w:t>
              </w:r>
              <w:proofErr w:type="spellStart"/>
              <w:r w:rsidRPr="00FE3FE5">
                <w:rPr>
                  <w:rFonts w:cs="Arial"/>
                </w:rPr>
                <w:t>PubDate</w:t>
              </w:r>
              <w:proofErr w:type="spellEnd"/>
              <w:r w:rsidRPr="00FE3FE5">
                <w:rPr>
                  <w:rFonts w:cs="Arial"/>
                </w:rPr>
                <w:t xml:space="preserve">]) NOT (animal$1 OR </w:t>
              </w:r>
              <w:proofErr w:type="spellStart"/>
              <w:r w:rsidRPr="00FE3FE5">
                <w:rPr>
                  <w:rFonts w:cs="Arial"/>
                </w:rPr>
                <w:t>veterinar</w:t>
              </w:r>
              <w:proofErr w:type="spellEnd"/>
              <w:r w:rsidRPr="00FE3FE5">
                <w:rPr>
                  <w:rFonts w:cs="Arial"/>
                </w:rPr>
                <w:t xml:space="preserve">* OR (animal* n/3 (stud* or test$1 or tested or testing or experiment*)) OR zoo$1 OR zoological OR zoology or </w:t>
              </w:r>
              <w:proofErr w:type="spellStart"/>
              <w:r w:rsidRPr="00FE3FE5">
                <w:rPr>
                  <w:rFonts w:cs="Arial"/>
                </w:rPr>
                <w:t>estuar</w:t>
              </w:r>
              <w:proofErr w:type="spellEnd"/>
              <w:r w:rsidRPr="00FE3FE5">
                <w:rPr>
                  <w:rFonts w:cs="Arial"/>
                </w:rPr>
                <w:t xml:space="preserve">* or farm$1 OR mouse or mice or murine or rat or rats or rodent$1 or hamster$1 or chinchilla$1 or gerbil$1 or “guinea pig$1” or ferret$1 or woodchuck$1 OR bat$1 OR dog$1 or canine$1 or cat$1 or feline$1 OR rabbit$1 OR pig$1 or piglet$1 or swine or porcine or hog$1 or cow$1 or cattle or bovine OR sheep or ewe$1 or ram$1 or </w:t>
              </w:r>
              <w:r w:rsidRPr="00FE3FE5">
                <w:rPr>
                  <w:rFonts w:cs="Arial"/>
                </w:rPr>
                <w:lastRenderedPageBreak/>
                <w:t>lamb$1 or wether$1 or ovine or goat$1 OR horse$1 or equine or (non-human-primate$1) or “nonhuman primate$1”  or "</w:t>
              </w:r>
              <w:proofErr w:type="spellStart"/>
              <w:r w:rsidRPr="00FE3FE5">
                <w:rPr>
                  <w:rFonts w:cs="Arial"/>
                </w:rPr>
                <w:t>nhps</w:t>
              </w:r>
              <w:proofErr w:type="spellEnd"/>
              <w:r w:rsidRPr="00FE3FE5">
                <w:rPr>
                  <w:rFonts w:cs="Arial"/>
                </w:rPr>
                <w:t>" or "</w:t>
              </w:r>
              <w:proofErr w:type="spellStart"/>
              <w:r w:rsidRPr="00FE3FE5">
                <w:rPr>
                  <w:rFonts w:cs="Arial"/>
                </w:rPr>
                <w:t>nhp</w:t>
              </w:r>
              <w:proofErr w:type="spellEnd"/>
              <w:r w:rsidRPr="00FE3FE5">
                <w:rPr>
                  <w:rFonts w:cs="Arial"/>
                </w:rPr>
                <w:t xml:space="preserve">" or monkey$1 or chimp* or macaque$1 or cynomolgus or rhesus or gorilla$1 or orangutan$1 or gibbon$1 OR owl$1 or avian or bird$1 or chick$3 OR goose or geese or duck$1 OR frog$1 or toad$1 or amphibian$1 OR fish$2 or zebrafish or marine or dolphin$1 OR in-vitro or invitro OR </w:t>
              </w:r>
              <w:proofErr w:type="spellStart"/>
              <w:r w:rsidRPr="00FE3FE5">
                <w:rPr>
                  <w:rFonts w:cs="Arial"/>
                </w:rPr>
                <w:t>ecolog</w:t>
              </w:r>
              <w:proofErr w:type="spellEnd"/>
              <w:r w:rsidRPr="00FE3FE5">
                <w:rPr>
                  <w:rFonts w:cs="Arial"/>
                </w:rPr>
                <w:t>*)</w:t>
              </w:r>
            </w:ins>
          </w:p>
        </w:tc>
      </w:tr>
    </w:tbl>
    <w:p w14:paraId="02708EEB" w14:textId="77777777" w:rsidR="00703578" w:rsidRPr="00FE3FE5" w:rsidRDefault="00703578" w:rsidP="00703578">
      <w:pPr>
        <w:rPr>
          <w:ins w:id="2927" w:author="Madhura Ramojwar" w:date="2021-04-22T13:12:00Z"/>
          <w:rFonts w:eastAsiaTheme="majorEastAsia" w:cs="Arial"/>
        </w:rPr>
      </w:pPr>
      <w:bookmarkStart w:id="2928" w:name="_Toc505288863"/>
      <w:bookmarkStart w:id="2929" w:name="_Toc29501154"/>
      <w:bookmarkEnd w:id="2889"/>
      <w:bookmarkEnd w:id="2928"/>
    </w:p>
    <w:p w14:paraId="33277CF4" w14:textId="77777777" w:rsidR="00703578" w:rsidRPr="00FE3FE5" w:rsidRDefault="00703578" w:rsidP="00703578">
      <w:pPr>
        <w:pStyle w:val="BodyText"/>
        <w:numPr>
          <w:ilvl w:val="1"/>
          <w:numId w:val="65"/>
        </w:numPr>
        <w:rPr>
          <w:ins w:id="2930" w:author="Madhura Ramojwar" w:date="2021-04-22T13:12:00Z"/>
          <w:rFonts w:eastAsiaTheme="majorEastAsia" w:cs="Arial"/>
        </w:rPr>
      </w:pPr>
      <w:ins w:id="2931" w:author="Madhura Ramojwar" w:date="2021-04-22T13:12:00Z">
        <w:r w:rsidRPr="00FE3FE5">
          <w:rPr>
            <w:rFonts w:eastAsiaTheme="majorEastAsia" w:cs="Arial"/>
          </w:rPr>
          <w:t>Present Literature Review Results</w:t>
        </w:r>
        <w:bookmarkEnd w:id="2929"/>
      </w:ins>
    </w:p>
    <w:p w14:paraId="0CF15D3C" w14:textId="77777777" w:rsidR="00703578" w:rsidRPr="00FE3FE5" w:rsidRDefault="00703578" w:rsidP="00703578">
      <w:pPr>
        <w:pStyle w:val="BT1BodyTextI1"/>
        <w:rPr>
          <w:ins w:id="2932" w:author="Madhura Ramojwar" w:date="2021-04-22T13:12:00Z"/>
          <w:rFonts w:cs="Arial"/>
        </w:rPr>
      </w:pPr>
      <w:ins w:id="2933" w:author="Madhura Ramojwar" w:date="2021-04-22T13:12:00Z">
        <w:r w:rsidRPr="00FE3FE5">
          <w:rPr>
            <w:rFonts w:cs="Arial"/>
          </w:rPr>
          <w:t xml:space="preserve">The results of the clinical literature review will be presented and summarized in the Clinical Evaluation Report for the Spinal Modulation Neurostimulator System (Axium Neurostimulator System) (CR002, Rev. Q). </w:t>
        </w:r>
      </w:ins>
    </w:p>
    <w:p w14:paraId="229280F1" w14:textId="77777777" w:rsidR="00703578" w:rsidRPr="00FE3FE5" w:rsidRDefault="00703578" w:rsidP="00703578">
      <w:pPr>
        <w:ind w:left="720"/>
        <w:jc w:val="both"/>
        <w:rPr>
          <w:ins w:id="2934" w:author="Madhura Ramojwar" w:date="2021-04-22T13:12:00Z"/>
          <w:rFonts w:cs="Arial"/>
          <w:i/>
        </w:rPr>
      </w:pPr>
    </w:p>
    <w:p w14:paraId="69697597" w14:textId="77777777" w:rsidR="00703578" w:rsidRPr="00FE3FE5" w:rsidRDefault="00703578" w:rsidP="00703578">
      <w:pPr>
        <w:pStyle w:val="BodyText"/>
        <w:numPr>
          <w:ilvl w:val="0"/>
          <w:numId w:val="65"/>
        </w:numPr>
        <w:rPr>
          <w:ins w:id="2935" w:author="Madhura Ramojwar" w:date="2021-04-22T13:12:00Z"/>
          <w:rFonts w:eastAsiaTheme="majorEastAsia" w:cs="Arial"/>
        </w:rPr>
      </w:pPr>
      <w:bookmarkStart w:id="2936" w:name="_Toc29501155"/>
      <w:ins w:id="2937" w:author="Madhura Ramojwar" w:date="2021-04-22T13:12:00Z">
        <w:r w:rsidRPr="00FE3FE5">
          <w:rPr>
            <w:rFonts w:eastAsiaTheme="majorEastAsia" w:cs="Arial"/>
          </w:rPr>
          <w:t>Attachments</w:t>
        </w:r>
        <w:bookmarkEnd w:id="2936"/>
      </w:ins>
    </w:p>
    <w:p w14:paraId="0DD10C1B" w14:textId="77777777" w:rsidR="00703578" w:rsidRPr="00FE3FE5" w:rsidRDefault="00703578" w:rsidP="00703578">
      <w:pPr>
        <w:pStyle w:val="BT1BodyTextI1"/>
        <w:rPr>
          <w:ins w:id="2938" w:author="Madhura Ramojwar" w:date="2021-04-22T13:12:00Z"/>
          <w:rFonts w:cs="Arial"/>
          <w:color w:val="FF0000"/>
        </w:rPr>
      </w:pPr>
      <w:ins w:id="2939" w:author="Madhura Ramojwar" w:date="2021-04-22T13:12:00Z">
        <w:r w:rsidRPr="00FE3FE5">
          <w:rPr>
            <w:rFonts w:cs="Arial"/>
          </w:rPr>
          <w:t>None</w:t>
        </w:r>
      </w:ins>
    </w:p>
    <w:p w14:paraId="5714712E" w14:textId="77777777" w:rsidR="00703578" w:rsidRPr="00FE3FE5" w:rsidRDefault="00703578" w:rsidP="00947DC7">
      <w:pPr>
        <w:pStyle w:val="Title"/>
      </w:pPr>
    </w:p>
    <w:sectPr w:rsidR="00703578" w:rsidRPr="00FE3FE5" w:rsidSect="001948D3">
      <w:pgSz w:w="12240" w:h="15840" w:code="1"/>
      <w:pgMar w:top="1440" w:right="1080" w:bottom="1728"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794" w:author="LTTS comments" w:date="2021-04-19T16:29:00Z" w:initials="LTTS">
    <w:p w14:paraId="46DFBE95" w14:textId="75CB5AE5" w:rsidR="009E010B" w:rsidRDefault="009E010B">
      <w:pPr>
        <w:pStyle w:val="CommentText"/>
      </w:pPr>
      <w:r>
        <w:rPr>
          <w:rStyle w:val="CommentReference"/>
        </w:rPr>
        <w:annotationRef/>
      </w:r>
      <w:r>
        <w:t xml:space="preserve">Please confirm the </w:t>
      </w:r>
      <w:proofErr w:type="gramStart"/>
      <w:r>
        <w:t>rev  #</w:t>
      </w:r>
      <w:proofErr w:type="gramEnd"/>
      <w:r>
        <w:t xml:space="preserve"> for both the standard.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6DFBE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6DFBE95" w16cid:durableId="24282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324FC" w14:textId="77777777" w:rsidR="002D18AB" w:rsidRDefault="002D18AB">
      <w:r>
        <w:separator/>
      </w:r>
    </w:p>
  </w:endnote>
  <w:endnote w:type="continuationSeparator" w:id="0">
    <w:p w14:paraId="6839807A" w14:textId="77777777" w:rsidR="002D18AB" w:rsidRDefault="002D18AB">
      <w:r>
        <w:continuationSeparator/>
      </w:r>
    </w:p>
  </w:endnote>
  <w:endnote w:type="continuationNotice" w:id="1">
    <w:p w14:paraId="5F66D5CB" w14:textId="77777777" w:rsidR="002D18AB" w:rsidRDefault="002D1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Symbols">
    <w:panose1 w:val="00000000000000000000"/>
    <w:charset w:val="00"/>
    <w:family w:val="auto"/>
    <w:notTrueType/>
    <w:pitch w:val="default"/>
    <w:sig w:usb0="00000003" w:usb1="00000000" w:usb2="00000000" w:usb3="00000000" w:csb0="00000001" w:csb1="00000000"/>
  </w:font>
  <w:font w:name="TradeGothic Light">
    <w:altName w:val="TradeGothic 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6030E5" w14:textId="77777777" w:rsidR="00AB183E" w:rsidRDefault="00AB18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6F645C" w14:textId="77777777" w:rsidR="009E010B" w:rsidRPr="008E3A6F" w:rsidRDefault="009E010B" w:rsidP="00AA223A">
    <w:pPr>
      <w:pStyle w:val="Footer"/>
      <w:jc w:val="center"/>
      <w:rPr>
        <w:rFonts w:ascii="Arial" w:hAnsi="Arial"/>
        <w:b w:val="0"/>
        <w:sz w:val="8"/>
        <w:lang w:val="pt-BR"/>
      </w:rPr>
    </w:pPr>
    <w:r w:rsidRPr="005818DC">
      <w:rPr>
        <w:rFonts w:ascii="Arial" w:hAnsi="Arial"/>
        <w:b w:val="0"/>
        <w:sz w:val="16"/>
        <w:szCs w:val="16"/>
      </w:rPr>
      <w:t xml:space="preserve">This confidential document is the property of </w:t>
    </w:r>
    <w:r>
      <w:rPr>
        <w:rFonts w:ascii="Arial" w:hAnsi="Arial"/>
        <w:b w:val="0"/>
        <w:sz w:val="16"/>
        <w:szCs w:val="16"/>
      </w:rPr>
      <w:t>A</w:t>
    </w:r>
    <w:r w:rsidRPr="005818DC">
      <w:rPr>
        <w:rFonts w:ascii="Arial" w:hAnsi="Arial"/>
        <w:b w:val="0"/>
        <w:sz w:val="16"/>
        <w:szCs w:val="16"/>
      </w:rPr>
      <w:t xml:space="preserve">bbott, and shall not be reproduced, distributed, disclosed or used without the express written consent of </w:t>
    </w:r>
    <w:r>
      <w:rPr>
        <w:rFonts w:ascii="Arial" w:hAnsi="Arial"/>
        <w:b w:val="0"/>
        <w:sz w:val="16"/>
        <w:szCs w:val="16"/>
      </w:rPr>
      <w:t>Abbott</w:t>
    </w:r>
    <w:r w:rsidRPr="005818DC">
      <w:rPr>
        <w:rFonts w:ascii="Arial" w:hAnsi="Arial"/>
        <w:b w:val="0"/>
        <w:sz w:val="16"/>
        <w:szCs w:val="16"/>
      </w:rPr>
      <w:t>.</w:t>
    </w:r>
  </w:p>
  <w:p w14:paraId="076A0773" w14:textId="5606ABA9" w:rsidR="009E010B" w:rsidRPr="00FE7132" w:rsidRDefault="009E010B" w:rsidP="00AA223A">
    <w:pPr>
      <w:pStyle w:val="Footer"/>
      <w:jc w:val="center"/>
    </w:pPr>
    <w:r>
      <w:rPr>
        <w:rFonts w:ascii="Arial" w:hAnsi="Arial"/>
        <w:b w:val="0"/>
        <w:lang w:val="pt-BR"/>
      </w:rPr>
      <w:t>Template</w:t>
    </w:r>
    <w:r w:rsidRPr="00AD1364">
      <w:rPr>
        <w:rFonts w:ascii="Arial" w:hAnsi="Arial"/>
        <w:b w:val="0"/>
        <w:lang w:val="pt-BR"/>
      </w:rPr>
      <w:t xml:space="preserve"> No.8</w:t>
    </w:r>
    <w:r>
      <w:rPr>
        <w:rFonts w:ascii="Arial" w:hAnsi="Arial"/>
        <w:b w:val="0"/>
        <w:lang w:val="pt-BR"/>
      </w:rPr>
      <w:t>7281, Rev E</w:t>
    </w:r>
    <w:r>
      <w:rPr>
        <w:rFonts w:ascii="Arial" w:hAnsi="Arial"/>
        <w:b w:val="0"/>
        <w:lang w:val="pt-BR"/>
      </w:rPr>
      <w:tab/>
    </w:r>
    <w:r>
      <w:rPr>
        <w:rFonts w:ascii="Arial" w:hAnsi="Arial"/>
        <w:b w:val="0"/>
        <w:lang w:val="pt-BR"/>
      </w:rPr>
      <w:tab/>
    </w:r>
    <w:r w:rsidRPr="00AD1364">
      <w:rPr>
        <w:rFonts w:ascii="Arial" w:hAnsi="Arial"/>
        <w:b w:val="0"/>
      </w:rPr>
      <w:t xml:space="preserve">Page </w:t>
    </w:r>
    <w:r w:rsidRPr="00AD1364">
      <w:rPr>
        <w:rFonts w:ascii="Arial" w:hAnsi="Arial"/>
        <w:b w:val="0"/>
      </w:rPr>
      <w:fldChar w:fldCharType="begin"/>
    </w:r>
    <w:r w:rsidRPr="00AD1364">
      <w:rPr>
        <w:rFonts w:ascii="Arial" w:hAnsi="Arial"/>
        <w:b w:val="0"/>
      </w:rPr>
      <w:instrText xml:space="preserve"> PAGE </w:instrText>
    </w:r>
    <w:r w:rsidRPr="00AD1364">
      <w:rPr>
        <w:rFonts w:ascii="Arial" w:hAnsi="Arial"/>
        <w:b w:val="0"/>
      </w:rPr>
      <w:fldChar w:fldCharType="separate"/>
    </w:r>
    <w:r>
      <w:rPr>
        <w:rFonts w:ascii="Arial" w:hAnsi="Arial"/>
        <w:b w:val="0"/>
        <w:noProof/>
      </w:rPr>
      <w:t>6</w:t>
    </w:r>
    <w:r w:rsidRPr="00AD1364">
      <w:rPr>
        <w:rFonts w:ascii="Arial" w:hAnsi="Arial"/>
        <w:b w:val="0"/>
      </w:rPr>
      <w:fldChar w:fldCharType="end"/>
    </w:r>
    <w:r w:rsidRPr="00AD1364">
      <w:rPr>
        <w:rFonts w:ascii="Arial" w:hAnsi="Arial"/>
        <w:b w:val="0"/>
      </w:rPr>
      <w:t xml:space="preserve"> of </w:t>
    </w:r>
    <w:r w:rsidRPr="00AD1364">
      <w:rPr>
        <w:rFonts w:ascii="Arial" w:hAnsi="Arial"/>
        <w:b w:val="0"/>
      </w:rPr>
      <w:fldChar w:fldCharType="begin"/>
    </w:r>
    <w:r w:rsidRPr="00AD1364">
      <w:rPr>
        <w:rFonts w:ascii="Arial" w:hAnsi="Arial"/>
        <w:b w:val="0"/>
      </w:rPr>
      <w:instrText xml:space="preserve"> NUMPAGES </w:instrText>
    </w:r>
    <w:r w:rsidRPr="00AD1364">
      <w:rPr>
        <w:rFonts w:ascii="Arial" w:hAnsi="Arial"/>
        <w:b w:val="0"/>
      </w:rPr>
      <w:fldChar w:fldCharType="separate"/>
    </w:r>
    <w:r>
      <w:rPr>
        <w:rFonts w:ascii="Arial" w:hAnsi="Arial"/>
        <w:b w:val="0"/>
        <w:noProof/>
      </w:rPr>
      <w:t>27</w:t>
    </w:r>
    <w:r w:rsidRPr="00AD1364">
      <w:rPr>
        <w:rFonts w:ascii="Arial" w:hAnsi="Arial"/>
        <w:b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B43D0B" w14:textId="77777777" w:rsidR="00AB183E" w:rsidRDefault="00AB18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D56F2C" w14:textId="77777777" w:rsidR="009E010B" w:rsidRPr="008E3A6F" w:rsidRDefault="009E010B" w:rsidP="005013F1">
    <w:pPr>
      <w:pStyle w:val="Footer"/>
      <w:jc w:val="center"/>
      <w:rPr>
        <w:rFonts w:ascii="Arial" w:hAnsi="Arial" w:cs="Arial"/>
        <w:b w:val="0"/>
        <w:sz w:val="8"/>
        <w:lang w:val="pt-BR"/>
      </w:rPr>
    </w:pPr>
    <w:r w:rsidRPr="005818DC">
      <w:rPr>
        <w:rFonts w:ascii="Arial" w:hAnsi="Arial"/>
        <w:b w:val="0"/>
        <w:sz w:val="16"/>
        <w:szCs w:val="16"/>
      </w:rPr>
      <w:t>This confidential document is the property of St. Jude Medical, an Abbott company, and shall not be reproduced, distributed, disclosed or used without the express written consent of St. Jude Medical.</w:t>
    </w:r>
  </w:p>
  <w:p w14:paraId="69EC6FB2" w14:textId="26B7772B" w:rsidR="009E010B" w:rsidRDefault="009E010B" w:rsidP="008C0483">
    <w:pPr>
      <w:pStyle w:val="Footer"/>
      <w:jc w:val="center"/>
    </w:pPr>
    <w:r>
      <w:rPr>
        <w:rFonts w:ascii="Arial" w:hAnsi="Arial" w:cs="Arial"/>
        <w:b w:val="0"/>
        <w:lang w:val="pt-BR"/>
      </w:rPr>
      <w:t>Template</w:t>
    </w:r>
    <w:r w:rsidRPr="00AD1364">
      <w:rPr>
        <w:rFonts w:ascii="Arial" w:hAnsi="Arial" w:cs="Arial"/>
        <w:b w:val="0"/>
        <w:lang w:val="pt-BR"/>
      </w:rPr>
      <w:t xml:space="preserve"> No.  8</w:t>
    </w:r>
    <w:r>
      <w:rPr>
        <w:rFonts w:ascii="Arial" w:hAnsi="Arial" w:cs="Arial"/>
        <w:b w:val="0"/>
        <w:lang w:val="pt-BR"/>
      </w:rPr>
      <w:t xml:space="preserve">7281, Rev E </w:t>
    </w:r>
    <w:r>
      <w:rPr>
        <w:rFonts w:ascii="Arial" w:hAnsi="Arial" w:cs="Arial"/>
        <w:b w:val="0"/>
        <w:lang w:val="pt-BR"/>
      </w:rPr>
      <w:tab/>
    </w:r>
    <w:r>
      <w:rPr>
        <w:rFonts w:ascii="Arial" w:hAnsi="Arial" w:cs="Arial"/>
        <w:b w:val="0"/>
        <w:lang w:val="pt-BR"/>
      </w:rPr>
      <w:tab/>
    </w:r>
    <w:r w:rsidRPr="00AD1364">
      <w:rPr>
        <w:rFonts w:ascii="Arial" w:hAnsi="Arial" w:cs="Arial"/>
        <w:b w:val="0"/>
      </w:rPr>
      <w:t xml:space="preserve">Page </w:t>
    </w:r>
    <w:r w:rsidRPr="00AD1364">
      <w:rPr>
        <w:rFonts w:ascii="Arial" w:hAnsi="Arial" w:cs="Arial"/>
        <w:b w:val="0"/>
      </w:rPr>
      <w:fldChar w:fldCharType="begin"/>
    </w:r>
    <w:r w:rsidRPr="00AD1364">
      <w:rPr>
        <w:rFonts w:ascii="Arial" w:hAnsi="Arial" w:cs="Arial"/>
        <w:b w:val="0"/>
      </w:rPr>
      <w:instrText xml:space="preserve"> PAGE </w:instrText>
    </w:r>
    <w:r w:rsidRPr="00AD1364">
      <w:rPr>
        <w:rFonts w:ascii="Arial" w:hAnsi="Arial" w:cs="Arial"/>
        <w:b w:val="0"/>
      </w:rPr>
      <w:fldChar w:fldCharType="separate"/>
    </w:r>
    <w:r>
      <w:rPr>
        <w:rFonts w:ascii="Arial" w:hAnsi="Arial" w:cs="Arial"/>
        <w:b w:val="0"/>
        <w:noProof/>
      </w:rPr>
      <w:t>2</w:t>
    </w:r>
    <w:r w:rsidRPr="00AD1364">
      <w:rPr>
        <w:rFonts w:ascii="Arial" w:hAnsi="Arial" w:cs="Arial"/>
        <w:b w:val="0"/>
      </w:rPr>
      <w:fldChar w:fldCharType="end"/>
    </w:r>
    <w:r w:rsidRPr="00AD1364">
      <w:rPr>
        <w:rFonts w:ascii="Arial" w:hAnsi="Arial" w:cs="Arial"/>
        <w:b w:val="0"/>
      </w:rPr>
      <w:t xml:space="preserve"> of </w:t>
    </w:r>
    <w:r w:rsidRPr="00AD1364">
      <w:rPr>
        <w:rFonts w:ascii="Arial" w:hAnsi="Arial" w:cs="Arial"/>
        <w:b w:val="0"/>
      </w:rPr>
      <w:fldChar w:fldCharType="begin"/>
    </w:r>
    <w:r w:rsidRPr="00AD1364">
      <w:rPr>
        <w:rFonts w:ascii="Arial" w:hAnsi="Arial" w:cs="Arial"/>
        <w:b w:val="0"/>
      </w:rPr>
      <w:instrText xml:space="preserve"> NUMPAGES </w:instrText>
    </w:r>
    <w:r w:rsidRPr="00AD1364">
      <w:rPr>
        <w:rFonts w:ascii="Arial" w:hAnsi="Arial" w:cs="Arial"/>
        <w:b w:val="0"/>
      </w:rPr>
      <w:fldChar w:fldCharType="separate"/>
    </w:r>
    <w:r>
      <w:rPr>
        <w:rFonts w:ascii="Arial" w:hAnsi="Arial" w:cs="Arial"/>
        <w:b w:val="0"/>
        <w:noProof/>
      </w:rPr>
      <w:t>24</w:t>
    </w:r>
    <w:r w:rsidRPr="00AD1364">
      <w:rPr>
        <w:rFonts w:ascii="Arial" w:hAnsi="Arial" w:cs="Arial"/>
        <w:b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F85C54" w14:textId="77777777" w:rsidR="002D18AB" w:rsidRDefault="002D18AB">
      <w:r>
        <w:separator/>
      </w:r>
    </w:p>
  </w:footnote>
  <w:footnote w:type="continuationSeparator" w:id="0">
    <w:p w14:paraId="2AA95F87" w14:textId="77777777" w:rsidR="002D18AB" w:rsidRDefault="002D18AB">
      <w:r>
        <w:continuationSeparator/>
      </w:r>
    </w:p>
  </w:footnote>
  <w:footnote w:type="continuationNotice" w:id="1">
    <w:p w14:paraId="48BA0840" w14:textId="77777777" w:rsidR="002D18AB" w:rsidRDefault="002D18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A9010C" w14:textId="77777777" w:rsidR="00AB183E" w:rsidRDefault="00AB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6931A3" w14:textId="77777777" w:rsidR="009E010B" w:rsidRDefault="009E010B" w:rsidP="00AA223A">
    <w:pPr>
      <w:pStyle w:val="Header"/>
    </w:pPr>
  </w:p>
  <w:tbl>
    <w:tblPr>
      <w:tblW w:w="0" w:type="auto"/>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930"/>
      <w:gridCol w:w="1596"/>
      <w:gridCol w:w="3344"/>
      <w:gridCol w:w="895"/>
      <w:gridCol w:w="1299"/>
    </w:tblGrid>
    <w:tr w:rsidR="009E010B" w14:paraId="1D4529FC" w14:textId="77777777" w:rsidTr="02569494">
      <w:trPr>
        <w:trHeight w:val="705"/>
      </w:trPr>
      <w:tc>
        <w:tcPr>
          <w:tcW w:w="2938" w:type="dxa"/>
          <w:vMerge w:val="restart"/>
          <w:vAlign w:val="center"/>
        </w:tcPr>
        <w:p w14:paraId="3EA21D92" w14:textId="77777777" w:rsidR="009E010B" w:rsidRDefault="009E010B" w:rsidP="00AA223A">
          <w:pPr>
            <w:pStyle w:val="Header"/>
          </w:pPr>
          <w:r>
            <w:rPr>
              <w:noProof/>
            </w:rPr>
            <w:drawing>
              <wp:inline distT="0" distB="0" distL="0" distR="0" wp14:anchorId="38FD5FBC" wp14:editId="695AC44E">
                <wp:extent cx="1587399" cy="41878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587399" cy="418787"/>
                        </a:xfrm>
                        <a:prstGeom prst="rect">
                          <a:avLst/>
                        </a:prstGeom>
                      </pic:spPr>
                    </pic:pic>
                  </a:graphicData>
                </a:graphic>
              </wp:inline>
            </w:drawing>
          </w:r>
        </w:p>
      </w:tc>
      <w:tc>
        <w:tcPr>
          <w:tcW w:w="7258" w:type="dxa"/>
          <w:gridSpan w:val="4"/>
          <w:tcBorders>
            <w:bottom w:val="single" w:sz="6" w:space="0" w:color="auto"/>
          </w:tcBorders>
          <w:vAlign w:val="center"/>
        </w:tcPr>
        <w:p w14:paraId="6C553E55" w14:textId="31E35278" w:rsidR="009E010B" w:rsidRPr="005A49E7" w:rsidRDefault="009E010B" w:rsidP="00AA223A">
          <w:pPr>
            <w:pStyle w:val="Title20Bold"/>
            <w:spacing w:before="60" w:after="60"/>
            <w:rPr>
              <w:sz w:val="32"/>
            </w:rPr>
          </w:pPr>
          <w:r>
            <w:rPr>
              <w:sz w:val="32"/>
            </w:rPr>
            <w:t>Clinical Evaluation Plan</w:t>
          </w:r>
        </w:p>
      </w:tc>
    </w:tr>
    <w:tr w:rsidR="009E010B" w14:paraId="73131FB4" w14:textId="77777777" w:rsidTr="02569494">
      <w:trPr>
        <w:trHeight w:val="447"/>
      </w:trPr>
      <w:tc>
        <w:tcPr>
          <w:tcW w:w="2938" w:type="dxa"/>
          <w:vMerge/>
          <w:vAlign w:val="center"/>
        </w:tcPr>
        <w:p w14:paraId="016859A1" w14:textId="77777777" w:rsidR="009E010B" w:rsidRDefault="009E010B" w:rsidP="00AA223A">
          <w:pPr>
            <w:pStyle w:val="Header"/>
            <w:rPr>
              <w:noProof/>
              <w:color w:val="FF0000"/>
            </w:rPr>
          </w:pPr>
        </w:p>
      </w:tc>
      <w:tc>
        <w:tcPr>
          <w:tcW w:w="1620" w:type="dxa"/>
          <w:tcBorders>
            <w:top w:val="single" w:sz="6" w:space="0" w:color="auto"/>
            <w:bottom w:val="single" w:sz="6" w:space="0" w:color="auto"/>
          </w:tcBorders>
          <w:vAlign w:val="center"/>
        </w:tcPr>
        <w:p w14:paraId="1B4327FE" w14:textId="77777777" w:rsidR="009E010B" w:rsidRPr="00E33803" w:rsidRDefault="009E010B" w:rsidP="00AA223A">
          <w:pPr>
            <w:pStyle w:val="Title20Bold"/>
            <w:spacing w:before="0" w:after="0"/>
            <w:rPr>
              <w:sz w:val="22"/>
              <w:szCs w:val="22"/>
            </w:rPr>
          </w:pPr>
          <w:r>
            <w:rPr>
              <w:sz w:val="22"/>
              <w:szCs w:val="22"/>
            </w:rPr>
            <w:t xml:space="preserve">Report </w:t>
          </w:r>
          <w:r w:rsidRPr="00E33803">
            <w:rPr>
              <w:sz w:val="22"/>
              <w:szCs w:val="22"/>
            </w:rPr>
            <w:t>#:</w:t>
          </w:r>
        </w:p>
      </w:tc>
      <w:tc>
        <w:tcPr>
          <w:tcW w:w="3420" w:type="dxa"/>
          <w:tcBorders>
            <w:top w:val="single" w:sz="6" w:space="0" w:color="auto"/>
            <w:bottom w:val="single" w:sz="6" w:space="0" w:color="auto"/>
          </w:tcBorders>
          <w:vAlign w:val="center"/>
        </w:tcPr>
        <w:p w14:paraId="7A61FF15" w14:textId="77777777" w:rsidR="009E010B" w:rsidRPr="004A556A" w:rsidRDefault="009E010B" w:rsidP="00AA223A">
          <w:pPr>
            <w:pStyle w:val="Title20Bold"/>
            <w:spacing w:before="0" w:after="0"/>
            <w:rPr>
              <w:b w:val="0"/>
              <w:sz w:val="22"/>
              <w:szCs w:val="22"/>
            </w:rPr>
          </w:pPr>
          <w:r w:rsidRPr="004A556A">
            <w:rPr>
              <w:b w:val="0"/>
              <w:sz w:val="22"/>
              <w:szCs w:val="22"/>
            </w:rPr>
            <w:t>&lt;number&gt;</w:t>
          </w:r>
        </w:p>
      </w:tc>
      <w:tc>
        <w:tcPr>
          <w:tcW w:w="900" w:type="dxa"/>
          <w:tcBorders>
            <w:top w:val="single" w:sz="6" w:space="0" w:color="auto"/>
            <w:bottom w:val="single" w:sz="6" w:space="0" w:color="auto"/>
          </w:tcBorders>
          <w:vAlign w:val="center"/>
        </w:tcPr>
        <w:p w14:paraId="1C83BCBC" w14:textId="77777777" w:rsidR="009E010B" w:rsidRPr="00E33803" w:rsidRDefault="009E010B" w:rsidP="00AA223A">
          <w:pPr>
            <w:pStyle w:val="Title20Bold"/>
            <w:spacing w:before="0" w:after="0"/>
            <w:rPr>
              <w:sz w:val="22"/>
              <w:szCs w:val="22"/>
            </w:rPr>
          </w:pPr>
          <w:r w:rsidRPr="00E33803">
            <w:rPr>
              <w:sz w:val="22"/>
              <w:szCs w:val="22"/>
            </w:rPr>
            <w:t>Rev.:</w:t>
          </w:r>
        </w:p>
      </w:tc>
      <w:tc>
        <w:tcPr>
          <w:tcW w:w="1318" w:type="dxa"/>
          <w:tcBorders>
            <w:top w:val="single" w:sz="6" w:space="0" w:color="auto"/>
            <w:bottom w:val="single" w:sz="6" w:space="0" w:color="auto"/>
          </w:tcBorders>
          <w:vAlign w:val="center"/>
        </w:tcPr>
        <w:p w14:paraId="04EC29FA" w14:textId="77777777" w:rsidR="009E010B" w:rsidRPr="004A556A" w:rsidRDefault="009E010B" w:rsidP="00AA223A">
          <w:pPr>
            <w:pStyle w:val="Title20Bold"/>
            <w:spacing w:before="0" w:after="0"/>
            <w:rPr>
              <w:b w:val="0"/>
              <w:sz w:val="22"/>
              <w:szCs w:val="22"/>
            </w:rPr>
          </w:pPr>
          <w:r w:rsidRPr="004A556A">
            <w:rPr>
              <w:b w:val="0"/>
              <w:sz w:val="22"/>
              <w:szCs w:val="22"/>
            </w:rPr>
            <w:t>&lt;rev&gt;</w:t>
          </w:r>
        </w:p>
      </w:tc>
    </w:tr>
  </w:tbl>
  <w:p w14:paraId="3FB42BF6" w14:textId="77777777" w:rsidR="009E010B" w:rsidRDefault="009E010B" w:rsidP="00AA22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71ABA2" w14:textId="77777777" w:rsidR="00AB183E" w:rsidRDefault="00AB18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insideH w:val="none" w:sz="0" w:space="0" w:color="auto"/>
      </w:tblBorders>
      <w:tblLook w:val="04A0" w:firstRow="1" w:lastRow="0" w:firstColumn="1" w:lastColumn="0" w:noHBand="0" w:noVBand="1"/>
    </w:tblPr>
    <w:tblGrid>
      <w:gridCol w:w="2929"/>
      <w:gridCol w:w="1328"/>
      <w:gridCol w:w="3615"/>
      <w:gridCol w:w="893"/>
      <w:gridCol w:w="1299"/>
    </w:tblGrid>
    <w:tr w:rsidR="009E010B" w14:paraId="372E4DBA" w14:textId="77777777" w:rsidTr="02569494">
      <w:trPr>
        <w:trHeight w:val="615"/>
      </w:trPr>
      <w:tc>
        <w:tcPr>
          <w:tcW w:w="2938" w:type="dxa"/>
          <w:vMerge w:val="restart"/>
          <w:vAlign w:val="center"/>
        </w:tcPr>
        <w:p w14:paraId="1DABB8B0" w14:textId="02D885B1" w:rsidR="009E010B" w:rsidRDefault="009E010B" w:rsidP="00C522A1">
          <w:pPr>
            <w:pStyle w:val="Header"/>
          </w:pPr>
          <w:r>
            <w:rPr>
              <w:noProof/>
            </w:rPr>
            <w:drawing>
              <wp:inline distT="0" distB="0" distL="0" distR="0" wp14:anchorId="26E6DAF8" wp14:editId="69F9EF96">
                <wp:extent cx="1587399" cy="41878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587399" cy="418787"/>
                        </a:xfrm>
                        <a:prstGeom prst="rect">
                          <a:avLst/>
                        </a:prstGeom>
                      </pic:spPr>
                    </pic:pic>
                  </a:graphicData>
                </a:graphic>
              </wp:inline>
            </w:drawing>
          </w:r>
        </w:p>
      </w:tc>
      <w:tc>
        <w:tcPr>
          <w:tcW w:w="7258" w:type="dxa"/>
          <w:gridSpan w:val="4"/>
          <w:tcBorders>
            <w:bottom w:val="single" w:sz="6" w:space="0" w:color="auto"/>
          </w:tcBorders>
          <w:vAlign w:val="center"/>
        </w:tcPr>
        <w:p w14:paraId="2474FD83" w14:textId="207937C4" w:rsidR="009E010B" w:rsidRPr="00EC65C8" w:rsidRDefault="009E010B" w:rsidP="00EC65C8">
          <w:pPr>
            <w:pStyle w:val="Title20Bold"/>
            <w:spacing w:before="60" w:after="60"/>
            <w:rPr>
              <w:sz w:val="32"/>
            </w:rPr>
          </w:pPr>
          <w:r>
            <w:rPr>
              <w:sz w:val="32"/>
            </w:rPr>
            <w:t>Clinical Evaluation Plan</w:t>
          </w:r>
        </w:p>
      </w:tc>
    </w:tr>
    <w:tr w:rsidR="009E010B" w:rsidRPr="00E33803" w14:paraId="56D13214" w14:textId="77777777" w:rsidTr="02569494">
      <w:trPr>
        <w:trHeight w:val="447"/>
      </w:trPr>
      <w:tc>
        <w:tcPr>
          <w:tcW w:w="2938" w:type="dxa"/>
          <w:vMerge/>
          <w:vAlign w:val="center"/>
        </w:tcPr>
        <w:p w14:paraId="0668A8D3" w14:textId="77777777" w:rsidR="009E010B" w:rsidRDefault="009E010B" w:rsidP="00C522A1">
          <w:pPr>
            <w:pStyle w:val="Header"/>
            <w:rPr>
              <w:noProof/>
              <w:color w:val="FF0000"/>
            </w:rPr>
          </w:pPr>
        </w:p>
      </w:tc>
      <w:tc>
        <w:tcPr>
          <w:tcW w:w="1350" w:type="dxa"/>
          <w:tcBorders>
            <w:top w:val="single" w:sz="6" w:space="0" w:color="auto"/>
            <w:bottom w:val="single" w:sz="6" w:space="0" w:color="auto"/>
          </w:tcBorders>
          <w:vAlign w:val="center"/>
        </w:tcPr>
        <w:p w14:paraId="7821485E" w14:textId="43220C1A" w:rsidR="009E010B" w:rsidRPr="00E33803" w:rsidRDefault="009E010B" w:rsidP="003C72AD">
          <w:pPr>
            <w:pStyle w:val="Title20Bold"/>
            <w:spacing w:before="0" w:after="0"/>
            <w:rPr>
              <w:sz w:val="22"/>
              <w:szCs w:val="22"/>
            </w:rPr>
          </w:pPr>
          <w:r>
            <w:rPr>
              <w:sz w:val="22"/>
              <w:szCs w:val="22"/>
            </w:rPr>
            <w:t>Plan</w:t>
          </w:r>
          <w:r w:rsidRPr="00E33803">
            <w:rPr>
              <w:sz w:val="22"/>
              <w:szCs w:val="22"/>
            </w:rPr>
            <w:t xml:space="preserve"> #:</w:t>
          </w:r>
        </w:p>
      </w:tc>
      <w:tc>
        <w:tcPr>
          <w:tcW w:w="3690" w:type="dxa"/>
          <w:tcBorders>
            <w:top w:val="single" w:sz="6" w:space="0" w:color="auto"/>
            <w:bottom w:val="single" w:sz="6" w:space="0" w:color="auto"/>
          </w:tcBorders>
          <w:vAlign w:val="center"/>
        </w:tcPr>
        <w:p w14:paraId="2FE23450" w14:textId="77777777" w:rsidR="009E010B" w:rsidRPr="00491BD3" w:rsidRDefault="009E010B" w:rsidP="00491BD3">
          <w:pPr>
            <w:pStyle w:val="BT1BodyTextI1"/>
            <w:ind w:left="1"/>
            <w:jc w:val="center"/>
            <w:rPr>
              <w:sz w:val="22"/>
              <w:szCs w:val="22"/>
            </w:rPr>
          </w:pPr>
          <w:r w:rsidRPr="00491BD3">
            <w:rPr>
              <w:sz w:val="22"/>
              <w:szCs w:val="22"/>
            </w:rPr>
            <w:t>&lt;number&gt;</w:t>
          </w:r>
        </w:p>
      </w:tc>
      <w:tc>
        <w:tcPr>
          <w:tcW w:w="900" w:type="dxa"/>
          <w:tcBorders>
            <w:top w:val="single" w:sz="6" w:space="0" w:color="auto"/>
            <w:bottom w:val="single" w:sz="6" w:space="0" w:color="auto"/>
          </w:tcBorders>
          <w:vAlign w:val="center"/>
        </w:tcPr>
        <w:p w14:paraId="13FDA5C6" w14:textId="77777777" w:rsidR="009E010B" w:rsidRPr="00E33803" w:rsidRDefault="009E010B" w:rsidP="005013F1">
          <w:pPr>
            <w:pStyle w:val="Title20Bold"/>
            <w:spacing w:before="0" w:after="0"/>
            <w:rPr>
              <w:sz w:val="22"/>
              <w:szCs w:val="22"/>
            </w:rPr>
          </w:pPr>
          <w:r w:rsidRPr="00E33803">
            <w:rPr>
              <w:sz w:val="22"/>
              <w:szCs w:val="22"/>
            </w:rPr>
            <w:t>Rev.:</w:t>
          </w:r>
        </w:p>
      </w:tc>
      <w:tc>
        <w:tcPr>
          <w:tcW w:w="1318" w:type="dxa"/>
          <w:tcBorders>
            <w:top w:val="single" w:sz="6" w:space="0" w:color="auto"/>
            <w:bottom w:val="single" w:sz="6" w:space="0" w:color="auto"/>
          </w:tcBorders>
          <w:vAlign w:val="center"/>
        </w:tcPr>
        <w:p w14:paraId="04CD6610" w14:textId="77777777" w:rsidR="009E010B" w:rsidRPr="00E33803" w:rsidRDefault="009E010B" w:rsidP="0032578B">
          <w:pPr>
            <w:pStyle w:val="BT1BodyTextI1"/>
            <w:ind w:left="1"/>
            <w:jc w:val="center"/>
            <w:rPr>
              <w:sz w:val="22"/>
              <w:szCs w:val="22"/>
            </w:rPr>
          </w:pPr>
          <w:r>
            <w:rPr>
              <w:sz w:val="22"/>
              <w:szCs w:val="22"/>
            </w:rPr>
            <w:t>&lt;rev&gt;</w:t>
          </w:r>
        </w:p>
      </w:tc>
    </w:tr>
  </w:tbl>
  <w:p w14:paraId="5CE07B13" w14:textId="77777777" w:rsidR="009E010B" w:rsidRPr="00BC52F4" w:rsidRDefault="009E010B" w:rsidP="00501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00C48"/>
    <w:multiLevelType w:val="hybridMultilevel"/>
    <w:tmpl w:val="AC607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CB3DEC"/>
    <w:multiLevelType w:val="hybridMultilevel"/>
    <w:tmpl w:val="3678EB30"/>
    <w:lvl w:ilvl="0" w:tplc="27ECCB38">
      <w:start w:val="1"/>
      <w:numFmt w:val="bullet"/>
      <w:pStyle w:val="CkBox2"/>
      <w:lvlText w:val=""/>
      <w:lvlJc w:val="left"/>
      <w:pPr>
        <w:tabs>
          <w:tab w:val="num" w:pos="2160"/>
        </w:tabs>
        <w:ind w:left="21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 w15:restartNumberingAfterBreak="0">
    <w:nsid w:val="07410A0A"/>
    <w:multiLevelType w:val="hybridMultilevel"/>
    <w:tmpl w:val="9E8CCE74"/>
    <w:lvl w:ilvl="0" w:tplc="04090011">
      <w:start w:val="1"/>
      <w:numFmt w:val="decimal"/>
      <w:pStyle w:val="ListNumber4"/>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A15922"/>
    <w:multiLevelType w:val="hybridMultilevel"/>
    <w:tmpl w:val="7EE8F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31599E"/>
    <w:multiLevelType w:val="hybridMultilevel"/>
    <w:tmpl w:val="8AF8B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FF3751"/>
    <w:multiLevelType w:val="hybridMultilevel"/>
    <w:tmpl w:val="3350117E"/>
    <w:lvl w:ilvl="0" w:tplc="09EAA8F2">
      <w:start w:val="1"/>
      <w:numFmt w:val="bullet"/>
      <w:pStyle w:val="CkBox3"/>
      <w:lvlText w:val=""/>
      <w:lvlJc w:val="left"/>
      <w:pPr>
        <w:tabs>
          <w:tab w:val="num" w:pos="2880"/>
        </w:tabs>
        <w:ind w:left="288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6" w15:restartNumberingAfterBreak="0">
    <w:nsid w:val="109F50C7"/>
    <w:multiLevelType w:val="hybridMultilevel"/>
    <w:tmpl w:val="C3CE42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6637B3"/>
    <w:multiLevelType w:val="hybridMultilevel"/>
    <w:tmpl w:val="90DCDC36"/>
    <w:lvl w:ilvl="0" w:tplc="44A49C20">
      <w:start w:val="1"/>
      <w:numFmt w:val="bullet"/>
      <w:pStyle w:val="CkBox4"/>
      <w:lvlText w:val=""/>
      <w:lvlJc w:val="left"/>
      <w:pPr>
        <w:tabs>
          <w:tab w:val="num" w:pos="3600"/>
        </w:tabs>
        <w:ind w:left="360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8" w15:restartNumberingAfterBreak="0">
    <w:nsid w:val="12352EA4"/>
    <w:multiLevelType w:val="hybridMultilevel"/>
    <w:tmpl w:val="6F8CE44C"/>
    <w:lvl w:ilvl="0" w:tplc="04741F8C">
      <w:start w:val="1"/>
      <w:numFmt w:val="decimal"/>
      <w:pStyle w:val="LN2Step"/>
      <w:lvlText w:val="Step %1."/>
      <w:lvlJc w:val="left"/>
      <w:pPr>
        <w:tabs>
          <w:tab w:val="num" w:pos="2808"/>
        </w:tabs>
        <w:ind w:left="280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31003AD"/>
    <w:multiLevelType w:val="hybridMultilevel"/>
    <w:tmpl w:val="257C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0234D"/>
    <w:multiLevelType w:val="hybridMultilevel"/>
    <w:tmpl w:val="ED2AE6E0"/>
    <w:lvl w:ilvl="0" w:tplc="649042C4">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F237F1"/>
    <w:multiLevelType w:val="hybridMultilevel"/>
    <w:tmpl w:val="973EA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A8033F"/>
    <w:multiLevelType w:val="hybridMultilevel"/>
    <w:tmpl w:val="9946B2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141738"/>
    <w:multiLevelType w:val="hybridMultilevel"/>
    <w:tmpl w:val="DAFA6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440938"/>
    <w:multiLevelType w:val="hybridMultilevel"/>
    <w:tmpl w:val="B6E60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C440C91"/>
    <w:multiLevelType w:val="hybridMultilevel"/>
    <w:tmpl w:val="78A0F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4B1CD2"/>
    <w:multiLevelType w:val="hybridMultilevel"/>
    <w:tmpl w:val="38C40DBC"/>
    <w:lvl w:ilvl="0" w:tplc="1902A390">
      <w:start w:val="1"/>
      <w:numFmt w:val="upperLetter"/>
      <w:pStyle w:val="LN2ListNumberI2"/>
      <w:lvlText w:val="%1."/>
      <w:lvlJc w:val="left"/>
      <w:pPr>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CA47F1E"/>
    <w:multiLevelType w:val="multilevel"/>
    <w:tmpl w:val="41F4BD26"/>
    <w:lvl w:ilvl="0">
      <w:start w:val="1"/>
      <w:numFmt w:val="upperLetter"/>
      <w:pStyle w:val="H1Appendix"/>
      <w:lvlText w:val="%1."/>
      <w:lvlJc w:val="left"/>
      <w:pPr>
        <w:ind w:left="720" w:hanging="720"/>
      </w:pPr>
      <w:rPr>
        <w:rFonts w:hint="default"/>
      </w:rPr>
    </w:lvl>
    <w:lvl w:ilvl="1">
      <w:start w:val="1"/>
      <w:numFmt w:val="decimal"/>
      <w:pStyle w:val="H2Appendix"/>
      <w:lvlText w:val="%1.%2"/>
      <w:lvlJc w:val="left"/>
      <w:pPr>
        <w:ind w:left="720" w:hanging="720"/>
      </w:pPr>
      <w:rPr>
        <w:rFonts w:hint="default"/>
      </w:rPr>
    </w:lvl>
    <w:lvl w:ilvl="2">
      <w:start w:val="1"/>
      <w:numFmt w:val="decimal"/>
      <w:pStyle w:val="H3Appendix"/>
      <w:lvlText w:val="%1.%2.%3"/>
      <w:lvlJc w:val="left"/>
      <w:pPr>
        <w:ind w:left="1080" w:hanging="1080"/>
      </w:pPr>
      <w:rPr>
        <w:rFonts w:hint="default"/>
      </w:rPr>
    </w:lvl>
    <w:lvl w:ilvl="3">
      <w:start w:val="1"/>
      <w:numFmt w:val="decimal"/>
      <w:pStyle w:val="H4Appendix"/>
      <w:lvlText w:val="%1.%2.%3.%4"/>
      <w:lvlJc w:val="left"/>
      <w:pPr>
        <w:ind w:left="1260" w:hanging="1260"/>
      </w:pPr>
      <w:rPr>
        <w:rFonts w:hint="default"/>
      </w:rPr>
    </w:lvl>
    <w:lvl w:ilvl="4">
      <w:start w:val="1"/>
      <w:numFmt w:val="decimal"/>
      <w:pStyle w:val="H5Appendix"/>
      <w:lvlText w:val="%1.%2.%3.%4.%5"/>
      <w:lvlJc w:val="left"/>
      <w:pPr>
        <w:ind w:left="1440" w:hanging="1440"/>
      </w:pPr>
      <w:rPr>
        <w:rFonts w:hint="default"/>
      </w:rPr>
    </w:lvl>
    <w:lvl w:ilvl="5">
      <w:start w:val="1"/>
      <w:numFmt w:val="decimal"/>
      <w:pStyle w:val="H6Appendix"/>
      <w:lvlText w:val="%1.%2.%3.%4.%5.%6"/>
      <w:lvlJc w:val="left"/>
      <w:pPr>
        <w:ind w:left="1620" w:hanging="1620"/>
      </w:pPr>
      <w:rPr>
        <w:rFonts w:hint="default"/>
      </w:rPr>
    </w:lvl>
    <w:lvl w:ilvl="6">
      <w:start w:val="1"/>
      <w:numFmt w:val="decimal"/>
      <w:pStyle w:val="H7Appendix"/>
      <w:lvlText w:val="%1.%2.%3.%4.%5.%6.%7"/>
      <w:lvlJc w:val="left"/>
      <w:pPr>
        <w:ind w:left="1800" w:hanging="1800"/>
      </w:pPr>
      <w:rPr>
        <w:rFonts w:hint="default"/>
      </w:rPr>
    </w:lvl>
    <w:lvl w:ilvl="7">
      <w:start w:val="1"/>
      <w:numFmt w:val="decimal"/>
      <w:pStyle w:val="H8Appendix"/>
      <w:lvlText w:val="%1.%2.%3.%4.%5.%6.%7.%8"/>
      <w:lvlJc w:val="left"/>
      <w:pPr>
        <w:ind w:left="1980" w:hanging="1980"/>
      </w:pPr>
      <w:rPr>
        <w:rFonts w:hint="default"/>
      </w:rPr>
    </w:lvl>
    <w:lvl w:ilvl="8">
      <w:start w:val="1"/>
      <w:numFmt w:val="decimal"/>
      <w:pStyle w:val="H9Appendix"/>
      <w:lvlText w:val="%1.%2.%3.%4.%5.%6.%7.%8.%9"/>
      <w:lvlJc w:val="left"/>
      <w:pPr>
        <w:tabs>
          <w:tab w:val="num" w:pos="2160"/>
        </w:tabs>
        <w:ind w:left="2160" w:hanging="2160"/>
      </w:pPr>
      <w:rPr>
        <w:rFonts w:hint="default"/>
      </w:rPr>
    </w:lvl>
  </w:abstractNum>
  <w:abstractNum w:abstractNumId="18" w15:restartNumberingAfterBreak="0">
    <w:nsid w:val="1F147618"/>
    <w:multiLevelType w:val="hybridMultilevel"/>
    <w:tmpl w:val="A998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01092A"/>
    <w:multiLevelType w:val="multilevel"/>
    <w:tmpl w:val="6E9E2DE4"/>
    <w:lvl w:ilvl="0">
      <w:start w:val="1"/>
      <w:numFmt w:val="decimal"/>
      <w:lvlText w:val="%1.0"/>
      <w:lvlJc w:val="left"/>
      <w:pPr>
        <w:ind w:left="405" w:hanging="405"/>
      </w:pPr>
      <w:rPr>
        <w:rFonts w:hint="default"/>
        <w:sz w:val="24"/>
        <w:szCs w:val="24"/>
      </w:rPr>
    </w:lvl>
    <w:lvl w:ilvl="1">
      <w:start w:val="1"/>
      <w:numFmt w:val="decimal"/>
      <w:lvlText w:val="%1.%2"/>
      <w:lvlJc w:val="left"/>
      <w:pPr>
        <w:ind w:left="2475" w:hanging="405"/>
      </w:pPr>
      <w:rPr>
        <w:rFonts w:hint="default"/>
        <w:b w:val="0"/>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2136BD3"/>
    <w:multiLevelType w:val="hybridMultilevel"/>
    <w:tmpl w:val="581A2FF4"/>
    <w:lvl w:ilvl="0" w:tplc="8618E644">
      <w:start w:val="1"/>
      <w:numFmt w:val="lowerRoman"/>
      <w:pStyle w:val="LN3ListNumberI3"/>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1" w15:restartNumberingAfterBreak="0">
    <w:nsid w:val="2513143D"/>
    <w:multiLevelType w:val="hybridMultilevel"/>
    <w:tmpl w:val="2230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021D91"/>
    <w:multiLevelType w:val="hybridMultilevel"/>
    <w:tmpl w:val="A70610A0"/>
    <w:lvl w:ilvl="0" w:tplc="D6E2211C">
      <w:start w:val="1"/>
      <w:numFmt w:val="bullet"/>
      <w:pStyle w:val="ListBullet3"/>
      <w:lvlText w:val=""/>
      <w:lvlJc w:val="left"/>
      <w:pPr>
        <w:ind w:left="180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A577A04"/>
    <w:multiLevelType w:val="hybridMultilevel"/>
    <w:tmpl w:val="8208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776D9F"/>
    <w:multiLevelType w:val="hybridMultilevel"/>
    <w:tmpl w:val="76761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803E81"/>
    <w:multiLevelType w:val="hybridMultilevel"/>
    <w:tmpl w:val="2A5A2AE8"/>
    <w:lvl w:ilvl="0" w:tplc="13C49064">
      <w:start w:val="1"/>
      <w:numFmt w:val="bullet"/>
      <w:pStyle w:val="LB1ListBulletI1"/>
      <w:lvlText w:val=""/>
      <w:lvlJc w:val="left"/>
      <w:pPr>
        <w:tabs>
          <w:tab w:val="num" w:pos="1440"/>
        </w:tabs>
        <w:ind w:left="1440" w:hanging="360"/>
      </w:pPr>
      <w:rPr>
        <w:rFonts w:ascii="Symbol" w:hAnsi="Symbol" w:hint="default"/>
        <w:color w:val="00B05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AE10BE"/>
    <w:multiLevelType w:val="hybridMultilevel"/>
    <w:tmpl w:val="DC7E8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0FA24FE"/>
    <w:multiLevelType w:val="hybridMultilevel"/>
    <w:tmpl w:val="B394DF9E"/>
    <w:lvl w:ilvl="0" w:tplc="19A88148">
      <w:start w:val="1"/>
      <w:numFmt w:val="decimal"/>
      <w:pStyle w:val="LN1Step"/>
      <w:lvlText w:val="Step %1."/>
      <w:lvlJc w:val="left"/>
      <w:pPr>
        <w:tabs>
          <w:tab w:val="num" w:pos="2088"/>
        </w:tabs>
        <w:ind w:left="208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33544ED"/>
    <w:multiLevelType w:val="hybridMultilevel"/>
    <w:tmpl w:val="1402D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E35728"/>
    <w:multiLevelType w:val="hybridMultilevel"/>
    <w:tmpl w:val="B8A28FC8"/>
    <w:lvl w:ilvl="0" w:tplc="86D04304">
      <w:start w:val="1"/>
      <w:numFmt w:val="decimal"/>
      <w:pStyle w:val="LN1ListNumberI1"/>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8320746"/>
    <w:multiLevelType w:val="hybridMultilevel"/>
    <w:tmpl w:val="65EA1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9704323"/>
    <w:multiLevelType w:val="hybridMultilevel"/>
    <w:tmpl w:val="97008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A034C6A"/>
    <w:multiLevelType w:val="hybridMultilevel"/>
    <w:tmpl w:val="91F4B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B207C3C"/>
    <w:multiLevelType w:val="hybridMultilevel"/>
    <w:tmpl w:val="B3568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D935EA5"/>
    <w:multiLevelType w:val="hybridMultilevel"/>
    <w:tmpl w:val="4E4E7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17B6076"/>
    <w:multiLevelType w:val="hybridMultilevel"/>
    <w:tmpl w:val="AD7E5820"/>
    <w:lvl w:ilvl="0" w:tplc="8946DC08">
      <w:start w:val="1"/>
      <w:numFmt w:val="none"/>
      <w:pStyle w:val="Yes-No1"/>
      <w:lvlText w:val="[Yes] / [No]:"/>
      <w:lvlJc w:val="left"/>
      <w:pPr>
        <w:tabs>
          <w:tab w:val="num" w:pos="2520"/>
        </w:tabs>
        <w:ind w:left="2520" w:hanging="1440"/>
      </w:pPr>
      <w:rPr>
        <w:rFonts w:ascii="Arial Bold" w:hAnsi="Arial Bold" w:hint="default"/>
        <w:b/>
        <w:i w:val="0"/>
        <w:sz w:val="24"/>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36" w15:restartNumberingAfterBreak="0">
    <w:nsid w:val="43000ACE"/>
    <w:multiLevelType w:val="hybridMultilevel"/>
    <w:tmpl w:val="D2E06842"/>
    <w:lvl w:ilvl="0" w:tplc="28D86E4C">
      <w:start w:val="1"/>
      <w:numFmt w:val="bullet"/>
      <w:pStyle w:val="CkBox1"/>
      <w:lvlText w:val=""/>
      <w:lvlJc w:val="left"/>
      <w:pPr>
        <w:tabs>
          <w:tab w:val="num" w:pos="1440"/>
        </w:tabs>
        <w:ind w:left="144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7" w15:restartNumberingAfterBreak="0">
    <w:nsid w:val="44C57E45"/>
    <w:multiLevelType w:val="hybridMultilevel"/>
    <w:tmpl w:val="E82C6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7D86D05"/>
    <w:multiLevelType w:val="hybridMultilevel"/>
    <w:tmpl w:val="73923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7DD2482"/>
    <w:multiLevelType w:val="hybridMultilevel"/>
    <w:tmpl w:val="592C3F66"/>
    <w:lvl w:ilvl="0" w:tplc="9BCC5548">
      <w:start w:val="1"/>
      <w:numFmt w:val="bullet"/>
      <w:pStyle w:val="LB2ListBulletI2"/>
      <w:lvlText w:val="o"/>
      <w:lvlJc w:val="left"/>
      <w:pPr>
        <w:ind w:left="2160" w:hanging="360"/>
      </w:pPr>
      <w:rPr>
        <w:rFonts w:ascii="Courier New" w:hAnsi="Courier New" w:cs="Courier New" w:hint="default"/>
        <w:color w:val="00B05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BB10E13"/>
    <w:multiLevelType w:val="hybridMultilevel"/>
    <w:tmpl w:val="A1E684B6"/>
    <w:lvl w:ilvl="0" w:tplc="44527C4A">
      <w:start w:val="1"/>
      <w:numFmt w:val="decimal"/>
      <w:pStyle w:val="LN0ListNumb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ED61E72"/>
    <w:multiLevelType w:val="hybridMultilevel"/>
    <w:tmpl w:val="72327C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02979F4"/>
    <w:multiLevelType w:val="hybridMultilevel"/>
    <w:tmpl w:val="911C5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0ED4C9C"/>
    <w:multiLevelType w:val="hybridMultilevel"/>
    <w:tmpl w:val="736A0FB8"/>
    <w:lvl w:ilvl="0" w:tplc="1C3683B4">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13D45B0"/>
    <w:multiLevelType w:val="hybridMultilevel"/>
    <w:tmpl w:val="41327D90"/>
    <w:lvl w:ilvl="0" w:tplc="579C4E2E">
      <w:start w:val="1"/>
      <w:numFmt w:val="bullet"/>
      <w:pStyle w:val="LB0List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7E41C8C"/>
    <w:multiLevelType w:val="hybridMultilevel"/>
    <w:tmpl w:val="98580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D2B0FDF"/>
    <w:multiLevelType w:val="hybridMultilevel"/>
    <w:tmpl w:val="3ACACCEA"/>
    <w:lvl w:ilvl="0" w:tplc="F932A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FD3799"/>
    <w:multiLevelType w:val="multilevel"/>
    <w:tmpl w:val="41105042"/>
    <w:lvl w:ilvl="0">
      <w:start w:val="1"/>
      <w:numFmt w:val="decimal"/>
      <w:pStyle w:val="Heading1"/>
      <w:lvlText w:val="%1.0"/>
      <w:lvlJc w:val="left"/>
      <w:pPr>
        <w:ind w:left="720" w:hanging="720"/>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720" w:hanging="720"/>
      </w:pPr>
      <w:rPr>
        <w:rFonts w:hint="default"/>
      </w:rPr>
    </w:lvl>
    <w:lvl w:ilvl="5">
      <w:start w:val="1"/>
      <w:numFmt w:val="decimal"/>
      <w:pStyle w:val="Heading6"/>
      <w:lvlText w:val="%1.%2.%3.%4.%5.%6"/>
      <w:lvlJc w:val="left"/>
      <w:pPr>
        <w:ind w:left="720" w:hanging="720"/>
      </w:pPr>
      <w:rPr>
        <w:rFonts w:hint="default"/>
      </w:rPr>
    </w:lvl>
    <w:lvl w:ilvl="6">
      <w:start w:val="1"/>
      <w:numFmt w:val="decimal"/>
      <w:pStyle w:val="Heading7"/>
      <w:lvlText w:val="%1.%2.%3.%4.%5.%6.%7"/>
      <w:lvlJc w:val="left"/>
      <w:pPr>
        <w:ind w:left="720" w:hanging="720"/>
      </w:pPr>
      <w:rPr>
        <w:rFonts w:hint="default"/>
      </w:rPr>
    </w:lvl>
    <w:lvl w:ilvl="7">
      <w:start w:val="1"/>
      <w:numFmt w:val="decimal"/>
      <w:pStyle w:val="Heading8"/>
      <w:lvlText w:val="%1.%2.%3.%4.%5.%6.%7.%8"/>
      <w:lvlJc w:val="left"/>
      <w:pPr>
        <w:ind w:left="720" w:hanging="720"/>
      </w:pPr>
      <w:rPr>
        <w:rFonts w:hint="default"/>
      </w:rPr>
    </w:lvl>
    <w:lvl w:ilvl="8">
      <w:start w:val="1"/>
      <w:numFmt w:val="decimal"/>
      <w:pStyle w:val="Heading9"/>
      <w:lvlText w:val="%1.%2.%3.%4.%5.%6.%7.%8.%9"/>
      <w:lvlJc w:val="left"/>
      <w:pPr>
        <w:ind w:left="720" w:hanging="720"/>
      </w:pPr>
      <w:rPr>
        <w:rFonts w:hint="default"/>
      </w:rPr>
    </w:lvl>
  </w:abstractNum>
  <w:abstractNum w:abstractNumId="48" w15:restartNumberingAfterBreak="0">
    <w:nsid w:val="60AA2F15"/>
    <w:multiLevelType w:val="hybridMultilevel"/>
    <w:tmpl w:val="7018EBDA"/>
    <w:lvl w:ilvl="0" w:tplc="A9186A74">
      <w:start w:val="1"/>
      <w:numFmt w:val="lowerLetter"/>
      <w:pStyle w:val="LN4ListNumberI4"/>
      <w:lvlText w:val="%1."/>
      <w:lvlJc w:val="left"/>
      <w:pPr>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9" w15:restartNumberingAfterBreak="0">
    <w:nsid w:val="61136319"/>
    <w:multiLevelType w:val="hybridMultilevel"/>
    <w:tmpl w:val="D01A31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632B3F6C"/>
    <w:multiLevelType w:val="multilevel"/>
    <w:tmpl w:val="DAB28120"/>
    <w:lvl w:ilvl="0">
      <w:start w:val="1"/>
      <w:numFmt w:val="decimal"/>
      <w:lvlText w:val="%1.0  "/>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64A31440"/>
    <w:multiLevelType w:val="hybridMultilevel"/>
    <w:tmpl w:val="61C67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50C53DA"/>
    <w:multiLevelType w:val="hybridMultilevel"/>
    <w:tmpl w:val="2F2E3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6494112"/>
    <w:multiLevelType w:val="hybridMultilevel"/>
    <w:tmpl w:val="2F008898"/>
    <w:lvl w:ilvl="0" w:tplc="6B62F266">
      <w:start w:val="1"/>
      <w:numFmt w:val="decimal"/>
      <w:pStyle w:val="TableEntryNumbered"/>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4" w15:restartNumberingAfterBreak="0">
    <w:nsid w:val="66FA5A5E"/>
    <w:multiLevelType w:val="hybridMultilevel"/>
    <w:tmpl w:val="14322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96109EB"/>
    <w:multiLevelType w:val="hybridMultilevel"/>
    <w:tmpl w:val="3A2C17B6"/>
    <w:lvl w:ilvl="0" w:tplc="AF049A16">
      <w:start w:val="12"/>
      <w:numFmt w:val="bullet"/>
      <w:pStyle w:val="LB4ListBulletI4"/>
      <w:lvlText w:val=""/>
      <w:lvlJc w:val="left"/>
      <w:pPr>
        <w:ind w:left="3600" w:hanging="360"/>
      </w:pPr>
      <w:rPr>
        <w:rFonts w:ascii="Symbol" w:eastAsiaTheme="majorEastAsia"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E11E0C"/>
    <w:multiLevelType w:val="hybridMultilevel"/>
    <w:tmpl w:val="AC20DED4"/>
    <w:lvl w:ilvl="0" w:tplc="C97069D0">
      <w:start w:val="1"/>
      <w:numFmt w:val="none"/>
      <w:pStyle w:val="Yes-No2"/>
      <w:lvlText w:val="[Yes] / [No]:"/>
      <w:lvlJc w:val="left"/>
      <w:pPr>
        <w:tabs>
          <w:tab w:val="num" w:pos="3240"/>
        </w:tabs>
        <w:ind w:left="3240" w:hanging="1440"/>
      </w:pPr>
      <w:rPr>
        <w:rFonts w:hint="default"/>
        <w:b/>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57" w15:restartNumberingAfterBreak="0">
    <w:nsid w:val="6CEC60D8"/>
    <w:multiLevelType w:val="hybridMultilevel"/>
    <w:tmpl w:val="91D413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6C1459"/>
    <w:multiLevelType w:val="hybridMultilevel"/>
    <w:tmpl w:val="93C67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F43396E"/>
    <w:multiLevelType w:val="hybridMultilevel"/>
    <w:tmpl w:val="0688C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1E833F2"/>
    <w:multiLevelType w:val="hybridMultilevel"/>
    <w:tmpl w:val="7116D626"/>
    <w:lvl w:ilvl="0" w:tplc="1C3683B4">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2545D21"/>
    <w:multiLevelType w:val="hybridMultilevel"/>
    <w:tmpl w:val="03485DE4"/>
    <w:lvl w:ilvl="0" w:tplc="04090001">
      <w:start w:val="1"/>
      <w:numFmt w:val="bullet"/>
      <w:lvlText w:val=""/>
      <w:lvlJc w:val="left"/>
      <w:pPr>
        <w:ind w:left="1710" w:hanging="360"/>
      </w:pPr>
      <w:rPr>
        <w:rFonts w:ascii="Symbol" w:hAnsi="Symbol" w:hint="default"/>
      </w:rPr>
    </w:lvl>
    <w:lvl w:ilvl="1" w:tplc="04090001">
      <w:start w:val="1"/>
      <w:numFmt w:val="bullet"/>
      <w:lvlText w:val=""/>
      <w:lvlJc w:val="left"/>
      <w:pPr>
        <w:ind w:left="2430" w:hanging="360"/>
      </w:pPr>
      <w:rPr>
        <w:rFonts w:ascii="Symbol" w:hAnsi="Symbol"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2" w15:restartNumberingAfterBreak="0">
    <w:nsid w:val="745D6324"/>
    <w:multiLevelType w:val="hybridMultilevel"/>
    <w:tmpl w:val="464E9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73C19E9"/>
    <w:multiLevelType w:val="hybridMultilevel"/>
    <w:tmpl w:val="866E8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8DC6BBF"/>
    <w:multiLevelType w:val="hybridMultilevel"/>
    <w:tmpl w:val="C1EC0D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C7861BA"/>
    <w:multiLevelType w:val="hybridMultilevel"/>
    <w:tmpl w:val="B6020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ECF1DFA"/>
    <w:multiLevelType w:val="hybridMultilevel"/>
    <w:tmpl w:val="A6966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5"/>
  </w:num>
  <w:num w:numId="2">
    <w:abstractNumId w:val="2"/>
  </w:num>
  <w:num w:numId="3">
    <w:abstractNumId w:val="22"/>
  </w:num>
  <w:num w:numId="4">
    <w:abstractNumId w:val="36"/>
  </w:num>
  <w:num w:numId="5">
    <w:abstractNumId w:val="1"/>
  </w:num>
  <w:num w:numId="6">
    <w:abstractNumId w:val="5"/>
  </w:num>
  <w:num w:numId="7">
    <w:abstractNumId w:val="7"/>
  </w:num>
  <w:num w:numId="8">
    <w:abstractNumId w:val="17"/>
  </w:num>
  <w:num w:numId="9">
    <w:abstractNumId w:val="44"/>
  </w:num>
  <w:num w:numId="10">
    <w:abstractNumId w:val="39"/>
  </w:num>
  <w:num w:numId="11">
    <w:abstractNumId w:val="55"/>
  </w:num>
  <w:num w:numId="12">
    <w:abstractNumId w:val="40"/>
  </w:num>
  <w:num w:numId="13">
    <w:abstractNumId w:val="29"/>
  </w:num>
  <w:num w:numId="14">
    <w:abstractNumId w:val="27"/>
  </w:num>
  <w:num w:numId="15">
    <w:abstractNumId w:val="16"/>
  </w:num>
  <w:num w:numId="16">
    <w:abstractNumId w:val="8"/>
  </w:num>
  <w:num w:numId="17">
    <w:abstractNumId w:val="20"/>
  </w:num>
  <w:num w:numId="18">
    <w:abstractNumId w:val="48"/>
  </w:num>
  <w:num w:numId="19">
    <w:abstractNumId w:val="10"/>
  </w:num>
  <w:num w:numId="20">
    <w:abstractNumId w:val="53"/>
  </w:num>
  <w:num w:numId="21">
    <w:abstractNumId w:val="35"/>
  </w:num>
  <w:num w:numId="22">
    <w:abstractNumId w:val="56"/>
  </w:num>
  <w:num w:numId="23">
    <w:abstractNumId w:val="23"/>
  </w:num>
  <w:num w:numId="24">
    <w:abstractNumId w:val="14"/>
  </w:num>
  <w:num w:numId="25">
    <w:abstractNumId w:val="26"/>
  </w:num>
  <w:num w:numId="26">
    <w:abstractNumId w:val="6"/>
  </w:num>
  <w:num w:numId="27">
    <w:abstractNumId w:val="38"/>
  </w:num>
  <w:num w:numId="28">
    <w:abstractNumId w:val="15"/>
  </w:num>
  <w:num w:numId="29">
    <w:abstractNumId w:val="65"/>
  </w:num>
  <w:num w:numId="30">
    <w:abstractNumId w:val="50"/>
  </w:num>
  <w:num w:numId="31">
    <w:abstractNumId w:val="31"/>
  </w:num>
  <w:num w:numId="32">
    <w:abstractNumId w:val="54"/>
  </w:num>
  <w:num w:numId="33">
    <w:abstractNumId w:val="58"/>
  </w:num>
  <w:num w:numId="34">
    <w:abstractNumId w:val="62"/>
  </w:num>
  <w:num w:numId="35">
    <w:abstractNumId w:val="51"/>
  </w:num>
  <w:num w:numId="36">
    <w:abstractNumId w:val="24"/>
  </w:num>
  <w:num w:numId="37">
    <w:abstractNumId w:val="37"/>
  </w:num>
  <w:num w:numId="38">
    <w:abstractNumId w:val="34"/>
  </w:num>
  <w:num w:numId="39">
    <w:abstractNumId w:val="33"/>
  </w:num>
  <w:num w:numId="40">
    <w:abstractNumId w:val="52"/>
  </w:num>
  <w:num w:numId="41">
    <w:abstractNumId w:val="28"/>
  </w:num>
  <w:num w:numId="42">
    <w:abstractNumId w:val="13"/>
  </w:num>
  <w:num w:numId="43">
    <w:abstractNumId w:val="46"/>
  </w:num>
  <w:num w:numId="44">
    <w:abstractNumId w:val="21"/>
  </w:num>
  <w:num w:numId="45">
    <w:abstractNumId w:val="9"/>
  </w:num>
  <w:num w:numId="46">
    <w:abstractNumId w:val="18"/>
  </w:num>
  <w:num w:numId="47">
    <w:abstractNumId w:val="4"/>
  </w:num>
  <w:num w:numId="48">
    <w:abstractNumId w:val="0"/>
  </w:num>
  <w:num w:numId="49">
    <w:abstractNumId w:val="42"/>
  </w:num>
  <w:num w:numId="50">
    <w:abstractNumId w:val="12"/>
  </w:num>
  <w:num w:numId="51">
    <w:abstractNumId w:val="32"/>
  </w:num>
  <w:num w:numId="52">
    <w:abstractNumId w:val="63"/>
  </w:num>
  <w:num w:numId="53">
    <w:abstractNumId w:val="59"/>
  </w:num>
  <w:num w:numId="54">
    <w:abstractNumId w:val="30"/>
  </w:num>
  <w:num w:numId="55">
    <w:abstractNumId w:val="11"/>
  </w:num>
  <w:num w:numId="56">
    <w:abstractNumId w:val="47"/>
  </w:num>
  <w:num w:numId="57">
    <w:abstractNumId w:val="66"/>
  </w:num>
  <w:num w:numId="58">
    <w:abstractNumId w:val="64"/>
  </w:num>
  <w:num w:numId="59">
    <w:abstractNumId w:val="60"/>
  </w:num>
  <w:num w:numId="60">
    <w:abstractNumId w:val="45"/>
  </w:num>
  <w:num w:numId="61">
    <w:abstractNumId w:val="43"/>
  </w:num>
  <w:num w:numId="62">
    <w:abstractNumId w:val="41"/>
  </w:num>
  <w:num w:numId="63">
    <w:abstractNumId w:val="3"/>
  </w:num>
  <w:num w:numId="64">
    <w:abstractNumId w:val="61"/>
  </w:num>
  <w:num w:numId="65">
    <w:abstractNumId w:val="57"/>
  </w:num>
  <w:num w:numId="66">
    <w:abstractNumId w:val="19"/>
  </w:num>
  <w:num w:numId="67">
    <w:abstractNumId w:val="49"/>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dhura Ramojwar">
    <w15:presenceInfo w15:providerId="AD" w15:userId="S::madhura.ramojwar@ltts.com::16f781e5-966c-448c-8338-2e06705393ec"/>
  </w15:person>
  <w15:person w15:author="LTTS comments">
    <w15:presenceInfo w15:providerId="None" w15:userId="LTTS commen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3F"/>
    <w:rsid w:val="00000340"/>
    <w:rsid w:val="000049D3"/>
    <w:rsid w:val="00007640"/>
    <w:rsid w:val="00007FF8"/>
    <w:rsid w:val="00010166"/>
    <w:rsid w:val="00012C29"/>
    <w:rsid w:val="00015FFA"/>
    <w:rsid w:val="00020924"/>
    <w:rsid w:val="00030E57"/>
    <w:rsid w:val="000314AA"/>
    <w:rsid w:val="000320A2"/>
    <w:rsid w:val="00032223"/>
    <w:rsid w:val="000420B2"/>
    <w:rsid w:val="000514EC"/>
    <w:rsid w:val="00051516"/>
    <w:rsid w:val="00054FCC"/>
    <w:rsid w:val="000575F8"/>
    <w:rsid w:val="00061B77"/>
    <w:rsid w:val="0006217F"/>
    <w:rsid w:val="00062CB1"/>
    <w:rsid w:val="00071222"/>
    <w:rsid w:val="0007406D"/>
    <w:rsid w:val="000751EC"/>
    <w:rsid w:val="00077E1A"/>
    <w:rsid w:val="00082297"/>
    <w:rsid w:val="00082CEE"/>
    <w:rsid w:val="00087627"/>
    <w:rsid w:val="00092526"/>
    <w:rsid w:val="000926F8"/>
    <w:rsid w:val="00094CED"/>
    <w:rsid w:val="0009629D"/>
    <w:rsid w:val="000963EF"/>
    <w:rsid w:val="0009678D"/>
    <w:rsid w:val="00097359"/>
    <w:rsid w:val="000976C5"/>
    <w:rsid w:val="000A457B"/>
    <w:rsid w:val="000A6F26"/>
    <w:rsid w:val="000A79B0"/>
    <w:rsid w:val="000B1353"/>
    <w:rsid w:val="000B60DF"/>
    <w:rsid w:val="000C7BBC"/>
    <w:rsid w:val="000D7478"/>
    <w:rsid w:val="000E235C"/>
    <w:rsid w:val="000E3D7C"/>
    <w:rsid w:val="000E5A08"/>
    <w:rsid w:val="000E7A5F"/>
    <w:rsid w:val="000E7FBE"/>
    <w:rsid w:val="000F1E93"/>
    <w:rsid w:val="000F475C"/>
    <w:rsid w:val="00101AE0"/>
    <w:rsid w:val="00102AB6"/>
    <w:rsid w:val="00104E56"/>
    <w:rsid w:val="00114515"/>
    <w:rsid w:val="00117984"/>
    <w:rsid w:val="00124AAD"/>
    <w:rsid w:val="00127987"/>
    <w:rsid w:val="0013070B"/>
    <w:rsid w:val="00130E6B"/>
    <w:rsid w:val="0013113D"/>
    <w:rsid w:val="00133292"/>
    <w:rsid w:val="001341C6"/>
    <w:rsid w:val="0013467E"/>
    <w:rsid w:val="00134DC6"/>
    <w:rsid w:val="001357EF"/>
    <w:rsid w:val="0013591D"/>
    <w:rsid w:val="00142AB1"/>
    <w:rsid w:val="001564E3"/>
    <w:rsid w:val="001627D1"/>
    <w:rsid w:val="0016309E"/>
    <w:rsid w:val="001645C3"/>
    <w:rsid w:val="00167F8D"/>
    <w:rsid w:val="00170168"/>
    <w:rsid w:val="0017310C"/>
    <w:rsid w:val="00174DEB"/>
    <w:rsid w:val="00181274"/>
    <w:rsid w:val="00181D18"/>
    <w:rsid w:val="00183668"/>
    <w:rsid w:val="00183D00"/>
    <w:rsid w:val="00190E55"/>
    <w:rsid w:val="00191CDD"/>
    <w:rsid w:val="001926E6"/>
    <w:rsid w:val="001948D3"/>
    <w:rsid w:val="00196997"/>
    <w:rsid w:val="001970DA"/>
    <w:rsid w:val="001B0762"/>
    <w:rsid w:val="001B0BC9"/>
    <w:rsid w:val="001B6378"/>
    <w:rsid w:val="001B6DB6"/>
    <w:rsid w:val="001C1416"/>
    <w:rsid w:val="001C3899"/>
    <w:rsid w:val="001C686E"/>
    <w:rsid w:val="001D1409"/>
    <w:rsid w:val="001D1985"/>
    <w:rsid w:val="001D3826"/>
    <w:rsid w:val="001E1F6E"/>
    <w:rsid w:val="001E34AC"/>
    <w:rsid w:val="001E64E5"/>
    <w:rsid w:val="001E6767"/>
    <w:rsid w:val="001E6F29"/>
    <w:rsid w:val="001E70A4"/>
    <w:rsid w:val="001F031D"/>
    <w:rsid w:val="001F278B"/>
    <w:rsid w:val="001F58A3"/>
    <w:rsid w:val="001F6C0C"/>
    <w:rsid w:val="002002FA"/>
    <w:rsid w:val="00201B72"/>
    <w:rsid w:val="002021CC"/>
    <w:rsid w:val="002035F9"/>
    <w:rsid w:val="00203BDB"/>
    <w:rsid w:val="00203F1A"/>
    <w:rsid w:val="00203FC6"/>
    <w:rsid w:val="00210129"/>
    <w:rsid w:val="00214F05"/>
    <w:rsid w:val="00215216"/>
    <w:rsid w:val="00220456"/>
    <w:rsid w:val="002238D3"/>
    <w:rsid w:val="00230266"/>
    <w:rsid w:val="0023228D"/>
    <w:rsid w:val="00234D92"/>
    <w:rsid w:val="00234F52"/>
    <w:rsid w:val="00236D01"/>
    <w:rsid w:val="0023737E"/>
    <w:rsid w:val="002375C2"/>
    <w:rsid w:val="002424E9"/>
    <w:rsid w:val="00243B45"/>
    <w:rsid w:val="002445E9"/>
    <w:rsid w:val="002451B1"/>
    <w:rsid w:val="0024589A"/>
    <w:rsid w:val="00247B9F"/>
    <w:rsid w:val="0025082A"/>
    <w:rsid w:val="002508A6"/>
    <w:rsid w:val="002528CA"/>
    <w:rsid w:val="00254114"/>
    <w:rsid w:val="002558FA"/>
    <w:rsid w:val="0026089E"/>
    <w:rsid w:val="00261325"/>
    <w:rsid w:val="00262CF0"/>
    <w:rsid w:val="0026317E"/>
    <w:rsid w:val="00265285"/>
    <w:rsid w:val="002679AA"/>
    <w:rsid w:val="002710EF"/>
    <w:rsid w:val="002716B4"/>
    <w:rsid w:val="002717C2"/>
    <w:rsid w:val="00272679"/>
    <w:rsid w:val="00274751"/>
    <w:rsid w:val="00280179"/>
    <w:rsid w:val="00280848"/>
    <w:rsid w:val="002829DE"/>
    <w:rsid w:val="00283338"/>
    <w:rsid w:val="00287204"/>
    <w:rsid w:val="00287C52"/>
    <w:rsid w:val="00292B65"/>
    <w:rsid w:val="00293841"/>
    <w:rsid w:val="002A3835"/>
    <w:rsid w:val="002A3D74"/>
    <w:rsid w:val="002A5015"/>
    <w:rsid w:val="002A6A93"/>
    <w:rsid w:val="002B0462"/>
    <w:rsid w:val="002B059D"/>
    <w:rsid w:val="002B4434"/>
    <w:rsid w:val="002B7C81"/>
    <w:rsid w:val="002C07E6"/>
    <w:rsid w:val="002C0D98"/>
    <w:rsid w:val="002C12BC"/>
    <w:rsid w:val="002C5EB7"/>
    <w:rsid w:val="002D11B3"/>
    <w:rsid w:val="002D1241"/>
    <w:rsid w:val="002D18AB"/>
    <w:rsid w:val="002D213E"/>
    <w:rsid w:val="002D5DA1"/>
    <w:rsid w:val="002D7BC6"/>
    <w:rsid w:val="002E010E"/>
    <w:rsid w:val="002E0939"/>
    <w:rsid w:val="002E4554"/>
    <w:rsid w:val="002E58FB"/>
    <w:rsid w:val="002F0763"/>
    <w:rsid w:val="002F1BDA"/>
    <w:rsid w:val="002F1ECE"/>
    <w:rsid w:val="002F3B4D"/>
    <w:rsid w:val="002F5A21"/>
    <w:rsid w:val="00300277"/>
    <w:rsid w:val="003005B9"/>
    <w:rsid w:val="00303405"/>
    <w:rsid w:val="00310250"/>
    <w:rsid w:val="00316055"/>
    <w:rsid w:val="00317E72"/>
    <w:rsid w:val="003208E7"/>
    <w:rsid w:val="00324167"/>
    <w:rsid w:val="003242C6"/>
    <w:rsid w:val="0032578B"/>
    <w:rsid w:val="003333B0"/>
    <w:rsid w:val="0033431B"/>
    <w:rsid w:val="00335672"/>
    <w:rsid w:val="00336C26"/>
    <w:rsid w:val="00337C5C"/>
    <w:rsid w:val="00342026"/>
    <w:rsid w:val="00342474"/>
    <w:rsid w:val="0034340A"/>
    <w:rsid w:val="003451C9"/>
    <w:rsid w:val="00345484"/>
    <w:rsid w:val="00350C1F"/>
    <w:rsid w:val="00361697"/>
    <w:rsid w:val="003632D6"/>
    <w:rsid w:val="0036641B"/>
    <w:rsid w:val="00366EA3"/>
    <w:rsid w:val="00370CA3"/>
    <w:rsid w:val="0037759F"/>
    <w:rsid w:val="00383518"/>
    <w:rsid w:val="003856E2"/>
    <w:rsid w:val="0038570F"/>
    <w:rsid w:val="003861A4"/>
    <w:rsid w:val="00386E76"/>
    <w:rsid w:val="00393E0C"/>
    <w:rsid w:val="003A4EEB"/>
    <w:rsid w:val="003B11F6"/>
    <w:rsid w:val="003B394E"/>
    <w:rsid w:val="003B3B23"/>
    <w:rsid w:val="003B4E53"/>
    <w:rsid w:val="003C1923"/>
    <w:rsid w:val="003C3625"/>
    <w:rsid w:val="003C3865"/>
    <w:rsid w:val="003C6F9D"/>
    <w:rsid w:val="003C72AD"/>
    <w:rsid w:val="003C7DD0"/>
    <w:rsid w:val="003D0CAA"/>
    <w:rsid w:val="003D2AE4"/>
    <w:rsid w:val="003E558A"/>
    <w:rsid w:val="003E55D5"/>
    <w:rsid w:val="003F004D"/>
    <w:rsid w:val="003F387B"/>
    <w:rsid w:val="003F3C34"/>
    <w:rsid w:val="003F76A2"/>
    <w:rsid w:val="003F7BEF"/>
    <w:rsid w:val="00401F3D"/>
    <w:rsid w:val="00402609"/>
    <w:rsid w:val="00404054"/>
    <w:rsid w:val="00404A64"/>
    <w:rsid w:val="0040607D"/>
    <w:rsid w:val="00411E9A"/>
    <w:rsid w:val="00412627"/>
    <w:rsid w:val="004131C2"/>
    <w:rsid w:val="00413C8A"/>
    <w:rsid w:val="00420CBA"/>
    <w:rsid w:val="00421A0F"/>
    <w:rsid w:val="0042372F"/>
    <w:rsid w:val="00427CFA"/>
    <w:rsid w:val="00431007"/>
    <w:rsid w:val="004325BE"/>
    <w:rsid w:val="00437D04"/>
    <w:rsid w:val="004432B2"/>
    <w:rsid w:val="0044429E"/>
    <w:rsid w:val="004446F6"/>
    <w:rsid w:val="00444F72"/>
    <w:rsid w:val="0044743B"/>
    <w:rsid w:val="00447B2F"/>
    <w:rsid w:val="00456313"/>
    <w:rsid w:val="004616EC"/>
    <w:rsid w:val="00463608"/>
    <w:rsid w:val="00465E9E"/>
    <w:rsid w:val="00471CA6"/>
    <w:rsid w:val="004744F7"/>
    <w:rsid w:val="00474A72"/>
    <w:rsid w:val="00475458"/>
    <w:rsid w:val="00476BED"/>
    <w:rsid w:val="0047724E"/>
    <w:rsid w:val="00483340"/>
    <w:rsid w:val="0048398A"/>
    <w:rsid w:val="00484DF1"/>
    <w:rsid w:val="00491BD3"/>
    <w:rsid w:val="004927EA"/>
    <w:rsid w:val="00494BEE"/>
    <w:rsid w:val="004A002C"/>
    <w:rsid w:val="004B2780"/>
    <w:rsid w:val="004B2D79"/>
    <w:rsid w:val="004B6414"/>
    <w:rsid w:val="004C23C2"/>
    <w:rsid w:val="004C5D8D"/>
    <w:rsid w:val="004C6133"/>
    <w:rsid w:val="004D00B9"/>
    <w:rsid w:val="004D3095"/>
    <w:rsid w:val="004D34A2"/>
    <w:rsid w:val="004E0B5E"/>
    <w:rsid w:val="004E11FE"/>
    <w:rsid w:val="004E2720"/>
    <w:rsid w:val="004E2F9F"/>
    <w:rsid w:val="004E53C8"/>
    <w:rsid w:val="004F0E5D"/>
    <w:rsid w:val="004F6A35"/>
    <w:rsid w:val="005013F1"/>
    <w:rsid w:val="0050383C"/>
    <w:rsid w:val="00504A30"/>
    <w:rsid w:val="00504F69"/>
    <w:rsid w:val="00507F3C"/>
    <w:rsid w:val="00512F52"/>
    <w:rsid w:val="00513C0D"/>
    <w:rsid w:val="00515521"/>
    <w:rsid w:val="00521401"/>
    <w:rsid w:val="00521704"/>
    <w:rsid w:val="005260F4"/>
    <w:rsid w:val="00526C05"/>
    <w:rsid w:val="005329B7"/>
    <w:rsid w:val="005352E6"/>
    <w:rsid w:val="0054031C"/>
    <w:rsid w:val="00541E58"/>
    <w:rsid w:val="005463B9"/>
    <w:rsid w:val="00546D1E"/>
    <w:rsid w:val="00552F0B"/>
    <w:rsid w:val="0055675A"/>
    <w:rsid w:val="00557594"/>
    <w:rsid w:val="00562BE9"/>
    <w:rsid w:val="005633DA"/>
    <w:rsid w:val="0056383E"/>
    <w:rsid w:val="0056680E"/>
    <w:rsid w:val="00571615"/>
    <w:rsid w:val="0057602B"/>
    <w:rsid w:val="0058018E"/>
    <w:rsid w:val="005809D2"/>
    <w:rsid w:val="00581D39"/>
    <w:rsid w:val="00581D7B"/>
    <w:rsid w:val="005822C4"/>
    <w:rsid w:val="00582A43"/>
    <w:rsid w:val="0058581D"/>
    <w:rsid w:val="0059071F"/>
    <w:rsid w:val="00590C99"/>
    <w:rsid w:val="00592211"/>
    <w:rsid w:val="00594396"/>
    <w:rsid w:val="005945FF"/>
    <w:rsid w:val="00594D31"/>
    <w:rsid w:val="00595036"/>
    <w:rsid w:val="0059716C"/>
    <w:rsid w:val="005A00BD"/>
    <w:rsid w:val="005A0384"/>
    <w:rsid w:val="005C2282"/>
    <w:rsid w:val="005C3202"/>
    <w:rsid w:val="005C6485"/>
    <w:rsid w:val="005D3158"/>
    <w:rsid w:val="005D4FB3"/>
    <w:rsid w:val="005D6A57"/>
    <w:rsid w:val="005E085B"/>
    <w:rsid w:val="005E2847"/>
    <w:rsid w:val="005E2B2D"/>
    <w:rsid w:val="005E4A64"/>
    <w:rsid w:val="005E5BA1"/>
    <w:rsid w:val="005F27CB"/>
    <w:rsid w:val="005F4A45"/>
    <w:rsid w:val="00601366"/>
    <w:rsid w:val="00603E61"/>
    <w:rsid w:val="006046AE"/>
    <w:rsid w:val="006054D0"/>
    <w:rsid w:val="0060705C"/>
    <w:rsid w:val="006072FB"/>
    <w:rsid w:val="00613251"/>
    <w:rsid w:val="00613A48"/>
    <w:rsid w:val="006143D8"/>
    <w:rsid w:val="00614F19"/>
    <w:rsid w:val="006208D9"/>
    <w:rsid w:val="00625D29"/>
    <w:rsid w:val="00626DF2"/>
    <w:rsid w:val="0063465F"/>
    <w:rsid w:val="0063507C"/>
    <w:rsid w:val="00637150"/>
    <w:rsid w:val="00642159"/>
    <w:rsid w:val="006428F2"/>
    <w:rsid w:val="006505FA"/>
    <w:rsid w:val="0066189B"/>
    <w:rsid w:val="006649F9"/>
    <w:rsid w:val="00666C1F"/>
    <w:rsid w:val="00670373"/>
    <w:rsid w:val="00671000"/>
    <w:rsid w:val="00671601"/>
    <w:rsid w:val="00671FD4"/>
    <w:rsid w:val="00673796"/>
    <w:rsid w:val="00674366"/>
    <w:rsid w:val="00680483"/>
    <w:rsid w:val="00684CCA"/>
    <w:rsid w:val="00690906"/>
    <w:rsid w:val="006921AF"/>
    <w:rsid w:val="00692844"/>
    <w:rsid w:val="00692A35"/>
    <w:rsid w:val="00693365"/>
    <w:rsid w:val="006947FD"/>
    <w:rsid w:val="00695F33"/>
    <w:rsid w:val="0069743F"/>
    <w:rsid w:val="006A057D"/>
    <w:rsid w:val="006A0895"/>
    <w:rsid w:val="006A0FDF"/>
    <w:rsid w:val="006A314E"/>
    <w:rsid w:val="006A5165"/>
    <w:rsid w:val="006A567B"/>
    <w:rsid w:val="006A5E3F"/>
    <w:rsid w:val="006A68D8"/>
    <w:rsid w:val="006A6F8F"/>
    <w:rsid w:val="006B1376"/>
    <w:rsid w:val="006B1A1E"/>
    <w:rsid w:val="006B4DA2"/>
    <w:rsid w:val="006B4F9D"/>
    <w:rsid w:val="006C4B7E"/>
    <w:rsid w:val="006C6409"/>
    <w:rsid w:val="006D11AC"/>
    <w:rsid w:val="006D503A"/>
    <w:rsid w:val="006D58FA"/>
    <w:rsid w:val="006E0C0B"/>
    <w:rsid w:val="006E317A"/>
    <w:rsid w:val="006E3D96"/>
    <w:rsid w:val="006E66DE"/>
    <w:rsid w:val="006F03CB"/>
    <w:rsid w:val="006F3D33"/>
    <w:rsid w:val="006F5BDC"/>
    <w:rsid w:val="00700133"/>
    <w:rsid w:val="00700C69"/>
    <w:rsid w:val="00701E02"/>
    <w:rsid w:val="00703339"/>
    <w:rsid w:val="00703578"/>
    <w:rsid w:val="0071288C"/>
    <w:rsid w:val="00712C95"/>
    <w:rsid w:val="00714A38"/>
    <w:rsid w:val="00720802"/>
    <w:rsid w:val="00722AF7"/>
    <w:rsid w:val="0072457A"/>
    <w:rsid w:val="00727EC6"/>
    <w:rsid w:val="00730310"/>
    <w:rsid w:val="007308AE"/>
    <w:rsid w:val="00730E11"/>
    <w:rsid w:val="007365AB"/>
    <w:rsid w:val="00737724"/>
    <w:rsid w:val="00744D8D"/>
    <w:rsid w:val="00745A23"/>
    <w:rsid w:val="00747E25"/>
    <w:rsid w:val="00751FAB"/>
    <w:rsid w:val="0075252E"/>
    <w:rsid w:val="00753566"/>
    <w:rsid w:val="0075517F"/>
    <w:rsid w:val="00755498"/>
    <w:rsid w:val="0075616C"/>
    <w:rsid w:val="00761760"/>
    <w:rsid w:val="0076240E"/>
    <w:rsid w:val="00763AE8"/>
    <w:rsid w:val="00767A9D"/>
    <w:rsid w:val="00773F6C"/>
    <w:rsid w:val="007746C4"/>
    <w:rsid w:val="00775C19"/>
    <w:rsid w:val="00776C0F"/>
    <w:rsid w:val="007775BC"/>
    <w:rsid w:val="00780791"/>
    <w:rsid w:val="00781FE1"/>
    <w:rsid w:val="007852E8"/>
    <w:rsid w:val="00790BFB"/>
    <w:rsid w:val="007913E1"/>
    <w:rsid w:val="00792B9F"/>
    <w:rsid w:val="007934CD"/>
    <w:rsid w:val="007A2DA9"/>
    <w:rsid w:val="007B1731"/>
    <w:rsid w:val="007B39C8"/>
    <w:rsid w:val="007B3E4B"/>
    <w:rsid w:val="007B511D"/>
    <w:rsid w:val="007B7030"/>
    <w:rsid w:val="007B760C"/>
    <w:rsid w:val="007C6C46"/>
    <w:rsid w:val="007D1604"/>
    <w:rsid w:val="007D5ABC"/>
    <w:rsid w:val="007D797E"/>
    <w:rsid w:val="007E2BDE"/>
    <w:rsid w:val="007E2D10"/>
    <w:rsid w:val="007E367E"/>
    <w:rsid w:val="007E3A19"/>
    <w:rsid w:val="007F0CE2"/>
    <w:rsid w:val="007F1BA8"/>
    <w:rsid w:val="007F2576"/>
    <w:rsid w:val="007F29CC"/>
    <w:rsid w:val="007F2C7A"/>
    <w:rsid w:val="007F3F1E"/>
    <w:rsid w:val="007F4E40"/>
    <w:rsid w:val="007F67CC"/>
    <w:rsid w:val="007F6AB6"/>
    <w:rsid w:val="007F7323"/>
    <w:rsid w:val="00800CCE"/>
    <w:rsid w:val="00801412"/>
    <w:rsid w:val="0080161E"/>
    <w:rsid w:val="008043DF"/>
    <w:rsid w:val="00805009"/>
    <w:rsid w:val="00806A88"/>
    <w:rsid w:val="00807320"/>
    <w:rsid w:val="00810FE9"/>
    <w:rsid w:val="008179E4"/>
    <w:rsid w:val="00822348"/>
    <w:rsid w:val="0082336B"/>
    <w:rsid w:val="0083055F"/>
    <w:rsid w:val="00830A7F"/>
    <w:rsid w:val="0083187F"/>
    <w:rsid w:val="00834BC2"/>
    <w:rsid w:val="00850ED8"/>
    <w:rsid w:val="00857D47"/>
    <w:rsid w:val="008601E9"/>
    <w:rsid w:val="0086210E"/>
    <w:rsid w:val="00862848"/>
    <w:rsid w:val="0086444E"/>
    <w:rsid w:val="00864451"/>
    <w:rsid w:val="00864785"/>
    <w:rsid w:val="00866B36"/>
    <w:rsid w:val="0086722B"/>
    <w:rsid w:val="00867D63"/>
    <w:rsid w:val="0087123F"/>
    <w:rsid w:val="00872651"/>
    <w:rsid w:val="0087403A"/>
    <w:rsid w:val="008742AC"/>
    <w:rsid w:val="00875987"/>
    <w:rsid w:val="00880871"/>
    <w:rsid w:val="00881167"/>
    <w:rsid w:val="008860B4"/>
    <w:rsid w:val="00887FC4"/>
    <w:rsid w:val="0089244B"/>
    <w:rsid w:val="008943F2"/>
    <w:rsid w:val="008A22A6"/>
    <w:rsid w:val="008A4C98"/>
    <w:rsid w:val="008A4E28"/>
    <w:rsid w:val="008B1B55"/>
    <w:rsid w:val="008B5738"/>
    <w:rsid w:val="008B724F"/>
    <w:rsid w:val="008C0483"/>
    <w:rsid w:val="008C1843"/>
    <w:rsid w:val="008C2221"/>
    <w:rsid w:val="008C6310"/>
    <w:rsid w:val="008C6AA4"/>
    <w:rsid w:val="008C6EB4"/>
    <w:rsid w:val="008D1D9A"/>
    <w:rsid w:val="008D55C2"/>
    <w:rsid w:val="008D6B4C"/>
    <w:rsid w:val="008E0C38"/>
    <w:rsid w:val="008E2341"/>
    <w:rsid w:val="008E2F44"/>
    <w:rsid w:val="008F0FB3"/>
    <w:rsid w:val="008F3AD2"/>
    <w:rsid w:val="00902DE2"/>
    <w:rsid w:val="009035E7"/>
    <w:rsid w:val="009114CE"/>
    <w:rsid w:val="00914392"/>
    <w:rsid w:val="009149DE"/>
    <w:rsid w:val="00916B6E"/>
    <w:rsid w:val="00920D32"/>
    <w:rsid w:val="00923990"/>
    <w:rsid w:val="00926B7B"/>
    <w:rsid w:val="00930445"/>
    <w:rsid w:val="0093102B"/>
    <w:rsid w:val="00934CDA"/>
    <w:rsid w:val="00935AA3"/>
    <w:rsid w:val="00935EAC"/>
    <w:rsid w:val="00936FA4"/>
    <w:rsid w:val="0094067B"/>
    <w:rsid w:val="00946FD7"/>
    <w:rsid w:val="00947DC7"/>
    <w:rsid w:val="00953DC2"/>
    <w:rsid w:val="00956DBE"/>
    <w:rsid w:val="00965109"/>
    <w:rsid w:val="0096620C"/>
    <w:rsid w:val="0097044B"/>
    <w:rsid w:val="00970FBD"/>
    <w:rsid w:val="00972A7C"/>
    <w:rsid w:val="00974644"/>
    <w:rsid w:val="009773E3"/>
    <w:rsid w:val="0098049B"/>
    <w:rsid w:val="00981FCD"/>
    <w:rsid w:val="00983A45"/>
    <w:rsid w:val="0098617A"/>
    <w:rsid w:val="00986803"/>
    <w:rsid w:val="00993A91"/>
    <w:rsid w:val="0099486F"/>
    <w:rsid w:val="009963FF"/>
    <w:rsid w:val="009A2D77"/>
    <w:rsid w:val="009A331B"/>
    <w:rsid w:val="009A7F43"/>
    <w:rsid w:val="009B0206"/>
    <w:rsid w:val="009B101B"/>
    <w:rsid w:val="009B3F1B"/>
    <w:rsid w:val="009B4D69"/>
    <w:rsid w:val="009B69E4"/>
    <w:rsid w:val="009B7B5F"/>
    <w:rsid w:val="009B7ECF"/>
    <w:rsid w:val="009C0B3B"/>
    <w:rsid w:val="009C54F1"/>
    <w:rsid w:val="009C6185"/>
    <w:rsid w:val="009C6503"/>
    <w:rsid w:val="009C7286"/>
    <w:rsid w:val="009D1369"/>
    <w:rsid w:val="009E010B"/>
    <w:rsid w:val="009E04DB"/>
    <w:rsid w:val="009E11D0"/>
    <w:rsid w:val="009E25B8"/>
    <w:rsid w:val="009E624B"/>
    <w:rsid w:val="009E6A5F"/>
    <w:rsid w:val="009F22AD"/>
    <w:rsid w:val="009F4CAB"/>
    <w:rsid w:val="009F50BD"/>
    <w:rsid w:val="009F65E1"/>
    <w:rsid w:val="009F6F08"/>
    <w:rsid w:val="00A020B0"/>
    <w:rsid w:val="00A021BA"/>
    <w:rsid w:val="00A02953"/>
    <w:rsid w:val="00A05929"/>
    <w:rsid w:val="00A14D35"/>
    <w:rsid w:val="00A16DD8"/>
    <w:rsid w:val="00A21229"/>
    <w:rsid w:val="00A21356"/>
    <w:rsid w:val="00A2582C"/>
    <w:rsid w:val="00A25EA5"/>
    <w:rsid w:val="00A268B3"/>
    <w:rsid w:val="00A305F8"/>
    <w:rsid w:val="00A31FE9"/>
    <w:rsid w:val="00A33CF3"/>
    <w:rsid w:val="00A35AF5"/>
    <w:rsid w:val="00A407D9"/>
    <w:rsid w:val="00A427D7"/>
    <w:rsid w:val="00A44986"/>
    <w:rsid w:val="00A47ECF"/>
    <w:rsid w:val="00A53B15"/>
    <w:rsid w:val="00A53D7B"/>
    <w:rsid w:val="00A55237"/>
    <w:rsid w:val="00A555C4"/>
    <w:rsid w:val="00A55EEE"/>
    <w:rsid w:val="00A56F08"/>
    <w:rsid w:val="00A5789A"/>
    <w:rsid w:val="00A64058"/>
    <w:rsid w:val="00A6416F"/>
    <w:rsid w:val="00A65B51"/>
    <w:rsid w:val="00A67929"/>
    <w:rsid w:val="00A755C6"/>
    <w:rsid w:val="00A76925"/>
    <w:rsid w:val="00A80F5E"/>
    <w:rsid w:val="00A81198"/>
    <w:rsid w:val="00A826E3"/>
    <w:rsid w:val="00A82B83"/>
    <w:rsid w:val="00A84DDD"/>
    <w:rsid w:val="00A859A3"/>
    <w:rsid w:val="00A87692"/>
    <w:rsid w:val="00A87811"/>
    <w:rsid w:val="00A92F3B"/>
    <w:rsid w:val="00A95649"/>
    <w:rsid w:val="00A96396"/>
    <w:rsid w:val="00AA223A"/>
    <w:rsid w:val="00AA26B0"/>
    <w:rsid w:val="00AA3322"/>
    <w:rsid w:val="00AA4E34"/>
    <w:rsid w:val="00AA5974"/>
    <w:rsid w:val="00AA5DC8"/>
    <w:rsid w:val="00AB005E"/>
    <w:rsid w:val="00AB011D"/>
    <w:rsid w:val="00AB183E"/>
    <w:rsid w:val="00AB23E7"/>
    <w:rsid w:val="00AB4F46"/>
    <w:rsid w:val="00AC26BD"/>
    <w:rsid w:val="00AC3D81"/>
    <w:rsid w:val="00AD1364"/>
    <w:rsid w:val="00AD1C00"/>
    <w:rsid w:val="00AD2959"/>
    <w:rsid w:val="00AD32E6"/>
    <w:rsid w:val="00AE022C"/>
    <w:rsid w:val="00AE08CC"/>
    <w:rsid w:val="00AE09FD"/>
    <w:rsid w:val="00AE0B6D"/>
    <w:rsid w:val="00AE5DD4"/>
    <w:rsid w:val="00AE6891"/>
    <w:rsid w:val="00AE751D"/>
    <w:rsid w:val="00AF1BA0"/>
    <w:rsid w:val="00AF30EB"/>
    <w:rsid w:val="00AF4332"/>
    <w:rsid w:val="00AF7C7C"/>
    <w:rsid w:val="00B01457"/>
    <w:rsid w:val="00B02AD4"/>
    <w:rsid w:val="00B0346B"/>
    <w:rsid w:val="00B05896"/>
    <w:rsid w:val="00B059E7"/>
    <w:rsid w:val="00B12EFE"/>
    <w:rsid w:val="00B13A7C"/>
    <w:rsid w:val="00B204AB"/>
    <w:rsid w:val="00B22F37"/>
    <w:rsid w:val="00B26588"/>
    <w:rsid w:val="00B30AE7"/>
    <w:rsid w:val="00B3666C"/>
    <w:rsid w:val="00B4051C"/>
    <w:rsid w:val="00B40D00"/>
    <w:rsid w:val="00B43CCD"/>
    <w:rsid w:val="00B449AC"/>
    <w:rsid w:val="00B450EE"/>
    <w:rsid w:val="00B46EA9"/>
    <w:rsid w:val="00B47014"/>
    <w:rsid w:val="00B4775A"/>
    <w:rsid w:val="00B5081B"/>
    <w:rsid w:val="00B5261D"/>
    <w:rsid w:val="00B57CA3"/>
    <w:rsid w:val="00B6109C"/>
    <w:rsid w:val="00B62F53"/>
    <w:rsid w:val="00B7016D"/>
    <w:rsid w:val="00B72180"/>
    <w:rsid w:val="00B7261A"/>
    <w:rsid w:val="00B72B29"/>
    <w:rsid w:val="00B776F2"/>
    <w:rsid w:val="00B77EE1"/>
    <w:rsid w:val="00B80683"/>
    <w:rsid w:val="00B86569"/>
    <w:rsid w:val="00B91B18"/>
    <w:rsid w:val="00B91E6A"/>
    <w:rsid w:val="00B957A4"/>
    <w:rsid w:val="00B964F9"/>
    <w:rsid w:val="00B974A1"/>
    <w:rsid w:val="00BA27FA"/>
    <w:rsid w:val="00BA7717"/>
    <w:rsid w:val="00BA7EA5"/>
    <w:rsid w:val="00BB1D38"/>
    <w:rsid w:val="00BB1D95"/>
    <w:rsid w:val="00BB2ED7"/>
    <w:rsid w:val="00BB424E"/>
    <w:rsid w:val="00BB6255"/>
    <w:rsid w:val="00BB6D32"/>
    <w:rsid w:val="00BC0908"/>
    <w:rsid w:val="00BC0CED"/>
    <w:rsid w:val="00BC1610"/>
    <w:rsid w:val="00BC23E7"/>
    <w:rsid w:val="00BC2FAF"/>
    <w:rsid w:val="00BC3076"/>
    <w:rsid w:val="00BC52F4"/>
    <w:rsid w:val="00BC5904"/>
    <w:rsid w:val="00BC6C74"/>
    <w:rsid w:val="00BD0DDD"/>
    <w:rsid w:val="00BD2337"/>
    <w:rsid w:val="00BD3631"/>
    <w:rsid w:val="00BD4022"/>
    <w:rsid w:val="00BD6153"/>
    <w:rsid w:val="00BE2D8E"/>
    <w:rsid w:val="00BE5162"/>
    <w:rsid w:val="00BE73F2"/>
    <w:rsid w:val="00BE78BC"/>
    <w:rsid w:val="00BF06DB"/>
    <w:rsid w:val="00BF272E"/>
    <w:rsid w:val="00BF4A17"/>
    <w:rsid w:val="00BF7CF8"/>
    <w:rsid w:val="00C009AE"/>
    <w:rsid w:val="00C00CEF"/>
    <w:rsid w:val="00C07778"/>
    <w:rsid w:val="00C07CFB"/>
    <w:rsid w:val="00C11858"/>
    <w:rsid w:val="00C12173"/>
    <w:rsid w:val="00C13127"/>
    <w:rsid w:val="00C15B6B"/>
    <w:rsid w:val="00C17F3B"/>
    <w:rsid w:val="00C201B6"/>
    <w:rsid w:val="00C2113E"/>
    <w:rsid w:val="00C22541"/>
    <w:rsid w:val="00C2319C"/>
    <w:rsid w:val="00C23261"/>
    <w:rsid w:val="00C2772B"/>
    <w:rsid w:val="00C32E25"/>
    <w:rsid w:val="00C3435D"/>
    <w:rsid w:val="00C431A1"/>
    <w:rsid w:val="00C43F51"/>
    <w:rsid w:val="00C4527E"/>
    <w:rsid w:val="00C522A1"/>
    <w:rsid w:val="00C524DE"/>
    <w:rsid w:val="00C551B4"/>
    <w:rsid w:val="00C55ED8"/>
    <w:rsid w:val="00C61104"/>
    <w:rsid w:val="00C6217B"/>
    <w:rsid w:val="00C63A11"/>
    <w:rsid w:val="00C64008"/>
    <w:rsid w:val="00C729FB"/>
    <w:rsid w:val="00C72A36"/>
    <w:rsid w:val="00C8049B"/>
    <w:rsid w:val="00C870B9"/>
    <w:rsid w:val="00C92131"/>
    <w:rsid w:val="00C95816"/>
    <w:rsid w:val="00C969DD"/>
    <w:rsid w:val="00C969E7"/>
    <w:rsid w:val="00C9769F"/>
    <w:rsid w:val="00CA10BB"/>
    <w:rsid w:val="00CA3137"/>
    <w:rsid w:val="00CA4082"/>
    <w:rsid w:val="00CA53B3"/>
    <w:rsid w:val="00CB0B0E"/>
    <w:rsid w:val="00CB1841"/>
    <w:rsid w:val="00CB62DC"/>
    <w:rsid w:val="00CC02E5"/>
    <w:rsid w:val="00CC4960"/>
    <w:rsid w:val="00CC4B4E"/>
    <w:rsid w:val="00CD05D6"/>
    <w:rsid w:val="00CD164C"/>
    <w:rsid w:val="00CD4ADC"/>
    <w:rsid w:val="00CD4D01"/>
    <w:rsid w:val="00CD5593"/>
    <w:rsid w:val="00CE1143"/>
    <w:rsid w:val="00CE2428"/>
    <w:rsid w:val="00CE7EBD"/>
    <w:rsid w:val="00CF0B5E"/>
    <w:rsid w:val="00CF2101"/>
    <w:rsid w:val="00CF34B4"/>
    <w:rsid w:val="00CF3D09"/>
    <w:rsid w:val="00CF50F7"/>
    <w:rsid w:val="00CF6355"/>
    <w:rsid w:val="00CF6E9C"/>
    <w:rsid w:val="00CF7AC3"/>
    <w:rsid w:val="00D0119B"/>
    <w:rsid w:val="00D05239"/>
    <w:rsid w:val="00D05FD8"/>
    <w:rsid w:val="00D065D8"/>
    <w:rsid w:val="00D17FBC"/>
    <w:rsid w:val="00D2157B"/>
    <w:rsid w:val="00D240EF"/>
    <w:rsid w:val="00D2497E"/>
    <w:rsid w:val="00D25A22"/>
    <w:rsid w:val="00D269F5"/>
    <w:rsid w:val="00D3293D"/>
    <w:rsid w:val="00D3348E"/>
    <w:rsid w:val="00D360BE"/>
    <w:rsid w:val="00D40A98"/>
    <w:rsid w:val="00D4176F"/>
    <w:rsid w:val="00D42BA5"/>
    <w:rsid w:val="00D4301E"/>
    <w:rsid w:val="00D442B2"/>
    <w:rsid w:val="00D450C1"/>
    <w:rsid w:val="00D4634B"/>
    <w:rsid w:val="00D5204C"/>
    <w:rsid w:val="00D5423E"/>
    <w:rsid w:val="00D5431E"/>
    <w:rsid w:val="00D57A57"/>
    <w:rsid w:val="00D6032B"/>
    <w:rsid w:val="00D716FA"/>
    <w:rsid w:val="00D71CB2"/>
    <w:rsid w:val="00D73E36"/>
    <w:rsid w:val="00D77B0D"/>
    <w:rsid w:val="00D77BDD"/>
    <w:rsid w:val="00D80C46"/>
    <w:rsid w:val="00D82B31"/>
    <w:rsid w:val="00D872A6"/>
    <w:rsid w:val="00D9056C"/>
    <w:rsid w:val="00D91AF4"/>
    <w:rsid w:val="00D95BBE"/>
    <w:rsid w:val="00D96EFD"/>
    <w:rsid w:val="00D970E4"/>
    <w:rsid w:val="00DB186A"/>
    <w:rsid w:val="00DB2F25"/>
    <w:rsid w:val="00DB6CAC"/>
    <w:rsid w:val="00DB793B"/>
    <w:rsid w:val="00DC0132"/>
    <w:rsid w:val="00DC0F53"/>
    <w:rsid w:val="00DC1BB8"/>
    <w:rsid w:val="00DC2BE0"/>
    <w:rsid w:val="00DD176F"/>
    <w:rsid w:val="00DD23BD"/>
    <w:rsid w:val="00DD5887"/>
    <w:rsid w:val="00DD5942"/>
    <w:rsid w:val="00DE0AA2"/>
    <w:rsid w:val="00DE1BFA"/>
    <w:rsid w:val="00DE6188"/>
    <w:rsid w:val="00DE6E15"/>
    <w:rsid w:val="00DF20D2"/>
    <w:rsid w:val="00DF4504"/>
    <w:rsid w:val="00DF5A25"/>
    <w:rsid w:val="00DF5A48"/>
    <w:rsid w:val="00DF5FCA"/>
    <w:rsid w:val="00DF72FA"/>
    <w:rsid w:val="00E00D6E"/>
    <w:rsid w:val="00E00E73"/>
    <w:rsid w:val="00E10848"/>
    <w:rsid w:val="00E115BF"/>
    <w:rsid w:val="00E121BD"/>
    <w:rsid w:val="00E14E4B"/>
    <w:rsid w:val="00E20A16"/>
    <w:rsid w:val="00E272CE"/>
    <w:rsid w:val="00E306E7"/>
    <w:rsid w:val="00E33087"/>
    <w:rsid w:val="00E338F7"/>
    <w:rsid w:val="00E33AEE"/>
    <w:rsid w:val="00E40EB1"/>
    <w:rsid w:val="00E42C88"/>
    <w:rsid w:val="00E462B9"/>
    <w:rsid w:val="00E525F4"/>
    <w:rsid w:val="00E5288E"/>
    <w:rsid w:val="00E55BF6"/>
    <w:rsid w:val="00E60C0C"/>
    <w:rsid w:val="00E6554E"/>
    <w:rsid w:val="00E701E3"/>
    <w:rsid w:val="00E70B23"/>
    <w:rsid w:val="00E82DCA"/>
    <w:rsid w:val="00E84A48"/>
    <w:rsid w:val="00E8684F"/>
    <w:rsid w:val="00E9097B"/>
    <w:rsid w:val="00E94EC8"/>
    <w:rsid w:val="00E962C0"/>
    <w:rsid w:val="00E97411"/>
    <w:rsid w:val="00E97828"/>
    <w:rsid w:val="00E97ED6"/>
    <w:rsid w:val="00EA6082"/>
    <w:rsid w:val="00EA7D5F"/>
    <w:rsid w:val="00EB180A"/>
    <w:rsid w:val="00EB2697"/>
    <w:rsid w:val="00EB417F"/>
    <w:rsid w:val="00EB7125"/>
    <w:rsid w:val="00EB73D2"/>
    <w:rsid w:val="00EC129A"/>
    <w:rsid w:val="00EC538B"/>
    <w:rsid w:val="00EC545E"/>
    <w:rsid w:val="00EC62EC"/>
    <w:rsid w:val="00EC65C8"/>
    <w:rsid w:val="00ED1BA4"/>
    <w:rsid w:val="00ED300F"/>
    <w:rsid w:val="00ED4990"/>
    <w:rsid w:val="00ED67D0"/>
    <w:rsid w:val="00EE2C00"/>
    <w:rsid w:val="00EE2F6F"/>
    <w:rsid w:val="00EE4175"/>
    <w:rsid w:val="00EE4E06"/>
    <w:rsid w:val="00EE55D2"/>
    <w:rsid w:val="00EE75AA"/>
    <w:rsid w:val="00EF7725"/>
    <w:rsid w:val="00F006FB"/>
    <w:rsid w:val="00F03150"/>
    <w:rsid w:val="00F07929"/>
    <w:rsid w:val="00F07E79"/>
    <w:rsid w:val="00F11003"/>
    <w:rsid w:val="00F11966"/>
    <w:rsid w:val="00F11DC2"/>
    <w:rsid w:val="00F133DD"/>
    <w:rsid w:val="00F13B0E"/>
    <w:rsid w:val="00F203B2"/>
    <w:rsid w:val="00F205DA"/>
    <w:rsid w:val="00F257C5"/>
    <w:rsid w:val="00F33394"/>
    <w:rsid w:val="00F334E2"/>
    <w:rsid w:val="00F35076"/>
    <w:rsid w:val="00F37FA9"/>
    <w:rsid w:val="00F409F6"/>
    <w:rsid w:val="00F40D28"/>
    <w:rsid w:val="00F416F4"/>
    <w:rsid w:val="00F43531"/>
    <w:rsid w:val="00F43E64"/>
    <w:rsid w:val="00F4660C"/>
    <w:rsid w:val="00F50863"/>
    <w:rsid w:val="00F51AEF"/>
    <w:rsid w:val="00F53443"/>
    <w:rsid w:val="00F55FE3"/>
    <w:rsid w:val="00F5614F"/>
    <w:rsid w:val="00F6264C"/>
    <w:rsid w:val="00F65B8D"/>
    <w:rsid w:val="00F65CEE"/>
    <w:rsid w:val="00F70204"/>
    <w:rsid w:val="00F703CD"/>
    <w:rsid w:val="00F75092"/>
    <w:rsid w:val="00F82729"/>
    <w:rsid w:val="00F84BB1"/>
    <w:rsid w:val="00FA0C65"/>
    <w:rsid w:val="00FA0D43"/>
    <w:rsid w:val="00FA106B"/>
    <w:rsid w:val="00FA2C69"/>
    <w:rsid w:val="00FA3AE0"/>
    <w:rsid w:val="00FA4304"/>
    <w:rsid w:val="00FA4D0A"/>
    <w:rsid w:val="00FA603E"/>
    <w:rsid w:val="00FB0164"/>
    <w:rsid w:val="00FB1793"/>
    <w:rsid w:val="00FB49E4"/>
    <w:rsid w:val="00FB51F1"/>
    <w:rsid w:val="00FC0A1E"/>
    <w:rsid w:val="00FC205C"/>
    <w:rsid w:val="00FC427C"/>
    <w:rsid w:val="00FC5BE0"/>
    <w:rsid w:val="00FD5756"/>
    <w:rsid w:val="00FD7449"/>
    <w:rsid w:val="00FD7CB9"/>
    <w:rsid w:val="00FE348A"/>
    <w:rsid w:val="00FE3F8B"/>
    <w:rsid w:val="00FE3FE5"/>
    <w:rsid w:val="00FE4FA6"/>
    <w:rsid w:val="00FE5C93"/>
    <w:rsid w:val="00FE62B3"/>
    <w:rsid w:val="00FF1441"/>
    <w:rsid w:val="00FF26F3"/>
    <w:rsid w:val="00FF5A3E"/>
    <w:rsid w:val="00FF5CAA"/>
    <w:rsid w:val="02569494"/>
    <w:rsid w:val="08006205"/>
    <w:rsid w:val="12B8A320"/>
    <w:rsid w:val="15DDD9C2"/>
    <w:rsid w:val="1648297C"/>
    <w:rsid w:val="18E7E8B1"/>
    <w:rsid w:val="20D696EA"/>
    <w:rsid w:val="2A4C9DDA"/>
    <w:rsid w:val="3135EE21"/>
    <w:rsid w:val="3C0D830F"/>
    <w:rsid w:val="3E39A4ED"/>
    <w:rsid w:val="461CAB37"/>
    <w:rsid w:val="4AC3C249"/>
    <w:rsid w:val="522521E4"/>
    <w:rsid w:val="55A67553"/>
    <w:rsid w:val="5CAA62D8"/>
    <w:rsid w:val="5CBDCC63"/>
    <w:rsid w:val="6576DD45"/>
    <w:rsid w:val="787B9E4C"/>
    <w:rsid w:val="7A029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E07A85"/>
  <w15:docId w15:val="{149ABE48-1533-44AF-9E25-C4164C7A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73F6C"/>
    <w:rPr>
      <w:rFonts w:ascii="Arial" w:hAnsi="Arial"/>
      <w:sz w:val="24"/>
      <w:szCs w:val="24"/>
    </w:rPr>
  </w:style>
  <w:style w:type="paragraph" w:styleId="Heading1">
    <w:name w:val="heading 1"/>
    <w:next w:val="BT1BodyTextI1"/>
    <w:link w:val="Heading1Char"/>
    <w:qFormat/>
    <w:rsid w:val="00E42C88"/>
    <w:pPr>
      <w:keepNext/>
      <w:keepLines/>
      <w:numPr>
        <w:numId w:val="56"/>
      </w:numPr>
      <w:spacing w:before="320" w:after="200"/>
      <w:outlineLvl w:val="0"/>
    </w:pPr>
    <w:rPr>
      <w:rFonts w:ascii="Arial" w:hAnsi="Arial" w:cs="Arial"/>
      <w:b/>
      <w:bCs/>
      <w:caps/>
      <w:kern w:val="32"/>
      <w:sz w:val="24"/>
      <w:szCs w:val="26"/>
    </w:rPr>
  </w:style>
  <w:style w:type="paragraph" w:styleId="Heading2">
    <w:name w:val="heading 2"/>
    <w:basedOn w:val="Heading1"/>
    <w:next w:val="BT1BodyTextI1"/>
    <w:link w:val="Heading2Char"/>
    <w:qFormat/>
    <w:rsid w:val="00300277"/>
    <w:pPr>
      <w:numPr>
        <w:ilvl w:val="1"/>
      </w:numPr>
      <w:spacing w:before="240"/>
      <w:outlineLvl w:val="1"/>
    </w:pPr>
    <w:rPr>
      <w:rFonts w:eastAsiaTheme="majorEastAsia"/>
      <w:bCs w:val="0"/>
      <w:iCs/>
      <w:caps w:val="0"/>
    </w:rPr>
  </w:style>
  <w:style w:type="paragraph" w:styleId="Heading3">
    <w:name w:val="heading 3"/>
    <w:basedOn w:val="Heading2"/>
    <w:next w:val="BT1BodyTextI1"/>
    <w:qFormat/>
    <w:rsid w:val="00C55ED8"/>
    <w:pPr>
      <w:numPr>
        <w:ilvl w:val="2"/>
      </w:numPr>
      <w:outlineLvl w:val="2"/>
    </w:pPr>
    <w:rPr>
      <w:rFonts w:ascii="Arial Bold" w:hAnsi="Arial Bold"/>
      <w:bCs/>
      <w:szCs w:val="24"/>
    </w:rPr>
  </w:style>
  <w:style w:type="paragraph" w:styleId="Heading4">
    <w:name w:val="heading 4"/>
    <w:basedOn w:val="Heading3"/>
    <w:next w:val="BT1BodyTextI1"/>
    <w:qFormat/>
    <w:rsid w:val="00C55ED8"/>
    <w:pPr>
      <w:numPr>
        <w:ilvl w:val="3"/>
      </w:numPr>
      <w:outlineLvl w:val="3"/>
    </w:pPr>
    <w:rPr>
      <w:bCs w:val="0"/>
    </w:rPr>
  </w:style>
  <w:style w:type="paragraph" w:styleId="Heading5">
    <w:name w:val="heading 5"/>
    <w:basedOn w:val="Heading4"/>
    <w:next w:val="BT1BodyTextI1"/>
    <w:qFormat/>
    <w:rsid w:val="00C55ED8"/>
    <w:pPr>
      <w:numPr>
        <w:ilvl w:val="4"/>
      </w:numPr>
      <w:outlineLvl w:val="4"/>
    </w:pPr>
    <w:rPr>
      <w:bCs/>
      <w:iCs w:val="0"/>
    </w:rPr>
  </w:style>
  <w:style w:type="paragraph" w:styleId="Heading6">
    <w:name w:val="heading 6"/>
    <w:basedOn w:val="Heading5"/>
    <w:next w:val="BT1BodyTextI1"/>
    <w:rsid w:val="00773F6C"/>
    <w:pPr>
      <w:numPr>
        <w:ilvl w:val="5"/>
      </w:numPr>
      <w:outlineLvl w:val="5"/>
    </w:pPr>
    <w:rPr>
      <w:bCs w:val="0"/>
    </w:rPr>
  </w:style>
  <w:style w:type="paragraph" w:styleId="Heading7">
    <w:name w:val="heading 7"/>
    <w:basedOn w:val="Heading6"/>
    <w:next w:val="BT1BodyTextI1"/>
    <w:rsid w:val="00773F6C"/>
    <w:pPr>
      <w:numPr>
        <w:ilvl w:val="6"/>
      </w:numPr>
      <w:outlineLvl w:val="6"/>
    </w:pPr>
  </w:style>
  <w:style w:type="paragraph" w:styleId="Heading8">
    <w:name w:val="heading 8"/>
    <w:basedOn w:val="Heading7"/>
    <w:next w:val="BT1BodyTextI1"/>
    <w:rsid w:val="00773F6C"/>
    <w:pPr>
      <w:numPr>
        <w:ilvl w:val="7"/>
      </w:numPr>
      <w:outlineLvl w:val="7"/>
    </w:pPr>
    <w:rPr>
      <w:iCs/>
    </w:rPr>
  </w:style>
  <w:style w:type="paragraph" w:styleId="Heading9">
    <w:name w:val="heading 9"/>
    <w:basedOn w:val="Heading8"/>
    <w:next w:val="BT1BodyTextI1"/>
    <w:rsid w:val="00773F6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1BodyTextI1">
    <w:name w:val="BT1: Body Text I1"/>
    <w:link w:val="BT1BodyTextI1Char"/>
    <w:qFormat/>
    <w:rsid w:val="00EB73D2"/>
    <w:pPr>
      <w:spacing w:after="120"/>
      <w:ind w:left="720"/>
      <w:jc w:val="both"/>
    </w:pPr>
    <w:rPr>
      <w:rFonts w:ascii="Arial" w:hAnsi="Arial"/>
      <w:sz w:val="24"/>
      <w:szCs w:val="24"/>
    </w:rPr>
  </w:style>
  <w:style w:type="paragraph" w:styleId="Header">
    <w:name w:val="header"/>
    <w:basedOn w:val="Normal"/>
    <w:link w:val="HeaderChar"/>
    <w:uiPriority w:val="99"/>
    <w:rsid w:val="00773F6C"/>
    <w:pPr>
      <w:tabs>
        <w:tab w:val="center" w:pos="5040"/>
        <w:tab w:val="right" w:pos="10080"/>
      </w:tabs>
      <w:spacing w:before="40" w:after="40"/>
    </w:pPr>
    <w:rPr>
      <w:rFonts w:ascii="Arial Bold" w:hAnsi="Arial Bold"/>
      <w:b/>
      <w:sz w:val="18"/>
      <w:szCs w:val="18"/>
    </w:rPr>
  </w:style>
  <w:style w:type="paragraph" w:styleId="Footer">
    <w:name w:val="footer"/>
    <w:basedOn w:val="Header"/>
    <w:link w:val="FooterChar"/>
    <w:rsid w:val="00773F6C"/>
  </w:style>
  <w:style w:type="paragraph" w:styleId="BalloonText">
    <w:name w:val="Balloon Text"/>
    <w:basedOn w:val="Normal"/>
    <w:semiHidden/>
    <w:rsid w:val="00773F6C"/>
    <w:rPr>
      <w:rFonts w:ascii="Tahoma" w:hAnsi="Tahoma" w:cs="Tahoma"/>
      <w:sz w:val="16"/>
      <w:szCs w:val="16"/>
    </w:rPr>
  </w:style>
  <w:style w:type="paragraph" w:customStyle="1" w:styleId="Descriptor">
    <w:name w:val="Descriptor"/>
    <w:rsid w:val="00773F6C"/>
    <w:pPr>
      <w:keepNext/>
      <w:keepLines/>
      <w:spacing w:before="120" w:after="120"/>
      <w:outlineLvl w:val="0"/>
    </w:pPr>
    <w:rPr>
      <w:rFonts w:ascii="Arial Narrow" w:hAnsi="Arial Narrow" w:cs="Arial"/>
      <w:b/>
      <w:bCs/>
      <w:kern w:val="28"/>
      <w:sz w:val="24"/>
      <w:szCs w:val="24"/>
    </w:rPr>
  </w:style>
  <w:style w:type="paragraph" w:styleId="Index8">
    <w:name w:val="index 8"/>
    <w:basedOn w:val="Normal"/>
    <w:next w:val="Normal"/>
    <w:autoRedefine/>
    <w:semiHidden/>
    <w:rsid w:val="00773F6C"/>
    <w:pPr>
      <w:ind w:left="1920" w:hanging="240"/>
    </w:pPr>
  </w:style>
  <w:style w:type="paragraph" w:customStyle="1" w:styleId="BT3BodyTextI3">
    <w:name w:val="BT3: Body Text I3"/>
    <w:basedOn w:val="Normal"/>
    <w:rsid w:val="00773F6C"/>
    <w:pPr>
      <w:spacing w:after="120"/>
      <w:ind w:left="2160"/>
    </w:pPr>
  </w:style>
  <w:style w:type="paragraph" w:customStyle="1" w:styleId="BT2BodyTextI2">
    <w:name w:val="BT2: Body Text I2"/>
    <w:basedOn w:val="Normal"/>
    <w:rsid w:val="00773F6C"/>
    <w:pPr>
      <w:spacing w:after="120"/>
      <w:ind w:left="1440"/>
    </w:pPr>
  </w:style>
  <w:style w:type="paragraph" w:styleId="ListBullet">
    <w:name w:val="List Bullet"/>
    <w:basedOn w:val="Normal"/>
    <w:rsid w:val="00773F6C"/>
    <w:pPr>
      <w:keepLines/>
      <w:tabs>
        <w:tab w:val="num" w:pos="360"/>
      </w:tabs>
      <w:spacing w:after="60"/>
      <w:ind w:left="360" w:hanging="360"/>
    </w:pPr>
  </w:style>
  <w:style w:type="paragraph" w:customStyle="1" w:styleId="LB2ListBulletI2">
    <w:name w:val="LB2: List Bullet I2"/>
    <w:qFormat/>
    <w:rsid w:val="00773F6C"/>
    <w:pPr>
      <w:numPr>
        <w:numId w:val="10"/>
      </w:numPr>
      <w:spacing w:after="60"/>
    </w:pPr>
    <w:rPr>
      <w:rFonts w:ascii="Arial" w:hAnsi="Arial"/>
      <w:sz w:val="22"/>
      <w:szCs w:val="22"/>
    </w:rPr>
  </w:style>
  <w:style w:type="paragraph" w:customStyle="1" w:styleId="LB1ListBulletI1">
    <w:name w:val="LB1: List Bullet I1"/>
    <w:basedOn w:val="LB0ListBullet"/>
    <w:qFormat/>
    <w:rsid w:val="00773F6C"/>
    <w:pPr>
      <w:numPr>
        <w:numId w:val="1"/>
      </w:numPr>
    </w:pPr>
  </w:style>
  <w:style w:type="paragraph" w:customStyle="1" w:styleId="LB3ListBulletI3">
    <w:name w:val="LB3: List Bullet I3"/>
    <w:basedOn w:val="LB2ListBulletI2"/>
    <w:rsid w:val="00773F6C"/>
    <w:pPr>
      <w:numPr>
        <w:numId w:val="0"/>
      </w:numPr>
    </w:pPr>
  </w:style>
  <w:style w:type="paragraph" w:styleId="List">
    <w:name w:val="List"/>
    <w:basedOn w:val="Normal"/>
    <w:rsid w:val="00773F6C"/>
    <w:pPr>
      <w:spacing w:after="60"/>
      <w:ind w:left="360" w:hanging="360"/>
    </w:pPr>
  </w:style>
  <w:style w:type="paragraph" w:customStyle="1" w:styleId="L1ListI1">
    <w:name w:val="L1: List I1"/>
    <w:rsid w:val="00773F6C"/>
    <w:pPr>
      <w:spacing w:after="60"/>
      <w:ind w:left="1440" w:hanging="360"/>
    </w:pPr>
    <w:rPr>
      <w:rFonts w:ascii="Arial" w:hAnsi="Arial"/>
      <w:sz w:val="24"/>
      <w:szCs w:val="24"/>
    </w:rPr>
  </w:style>
  <w:style w:type="paragraph" w:customStyle="1" w:styleId="L2ListI2">
    <w:name w:val="L2: List I2"/>
    <w:rsid w:val="00773F6C"/>
    <w:pPr>
      <w:spacing w:after="60"/>
      <w:ind w:left="2160" w:hanging="360"/>
    </w:pPr>
    <w:rPr>
      <w:rFonts w:ascii="Arial" w:hAnsi="Arial"/>
      <w:sz w:val="24"/>
      <w:szCs w:val="24"/>
    </w:rPr>
  </w:style>
  <w:style w:type="paragraph" w:customStyle="1" w:styleId="L3ListI3">
    <w:name w:val="L3: List I3"/>
    <w:rsid w:val="00773F6C"/>
    <w:pPr>
      <w:spacing w:after="60"/>
      <w:ind w:left="2880" w:hanging="360"/>
    </w:pPr>
    <w:rPr>
      <w:rFonts w:ascii="Arial" w:hAnsi="Arial"/>
      <w:sz w:val="24"/>
      <w:szCs w:val="24"/>
    </w:rPr>
  </w:style>
  <w:style w:type="paragraph" w:customStyle="1" w:styleId="LN1ListNumberI1">
    <w:name w:val="LN1: List Number I1"/>
    <w:rsid w:val="00773F6C"/>
    <w:pPr>
      <w:numPr>
        <w:numId w:val="13"/>
      </w:numPr>
      <w:spacing w:after="60"/>
    </w:pPr>
    <w:rPr>
      <w:rFonts w:ascii="Arial" w:hAnsi="Arial"/>
      <w:sz w:val="24"/>
      <w:szCs w:val="24"/>
    </w:rPr>
  </w:style>
  <w:style w:type="paragraph" w:customStyle="1" w:styleId="LN2ListNumberI2">
    <w:name w:val="LN2: List Number I2"/>
    <w:rsid w:val="00773F6C"/>
    <w:pPr>
      <w:numPr>
        <w:numId w:val="15"/>
      </w:numPr>
      <w:spacing w:after="60"/>
    </w:pPr>
    <w:rPr>
      <w:rFonts w:ascii="Arial" w:hAnsi="Arial"/>
      <w:sz w:val="24"/>
      <w:szCs w:val="24"/>
    </w:rPr>
  </w:style>
  <w:style w:type="paragraph" w:customStyle="1" w:styleId="LN0ListNumber">
    <w:name w:val="LN0: List Number"/>
    <w:rsid w:val="00773F6C"/>
    <w:pPr>
      <w:numPr>
        <w:numId w:val="12"/>
      </w:numPr>
      <w:spacing w:after="60"/>
    </w:pPr>
    <w:rPr>
      <w:rFonts w:ascii="Arial" w:hAnsi="Arial"/>
      <w:sz w:val="24"/>
      <w:szCs w:val="24"/>
    </w:rPr>
  </w:style>
  <w:style w:type="paragraph" w:customStyle="1" w:styleId="LN3ListNumberI3">
    <w:name w:val="LN3: List Number I3"/>
    <w:rsid w:val="00773F6C"/>
    <w:pPr>
      <w:numPr>
        <w:numId w:val="17"/>
      </w:numPr>
      <w:spacing w:after="60"/>
    </w:pPr>
    <w:rPr>
      <w:rFonts w:ascii="Arial" w:hAnsi="Arial"/>
      <w:sz w:val="24"/>
      <w:szCs w:val="24"/>
    </w:rPr>
  </w:style>
  <w:style w:type="paragraph" w:customStyle="1" w:styleId="TableHeader">
    <w:name w:val="Table Header"/>
    <w:basedOn w:val="Normal"/>
    <w:link w:val="TableHeaderChar"/>
    <w:qFormat/>
    <w:rsid w:val="00A21229"/>
    <w:pPr>
      <w:keepNext/>
      <w:keepLines/>
      <w:spacing w:before="80" w:after="80" w:line="200" w:lineRule="exact"/>
      <w:jc w:val="center"/>
    </w:pPr>
    <w:rPr>
      <w:rFonts w:eastAsiaTheme="minorHAnsi" w:cstheme="minorBidi"/>
      <w:b/>
      <w:sz w:val="20"/>
      <w:szCs w:val="18"/>
    </w:rPr>
  </w:style>
  <w:style w:type="paragraph" w:customStyle="1" w:styleId="TableEntry">
    <w:name w:val="Table Entry"/>
    <w:basedOn w:val="Normal"/>
    <w:link w:val="TableEntryChar"/>
    <w:qFormat/>
    <w:rsid w:val="0013113D"/>
    <w:pPr>
      <w:spacing w:before="40" w:after="40"/>
    </w:pPr>
    <w:rPr>
      <w:sz w:val="20"/>
      <w:szCs w:val="18"/>
    </w:rPr>
  </w:style>
  <w:style w:type="paragraph" w:customStyle="1" w:styleId="TableEntryNumbered">
    <w:name w:val="Table Entry Numbered"/>
    <w:rsid w:val="00773F6C"/>
    <w:pPr>
      <w:numPr>
        <w:numId w:val="20"/>
      </w:numPr>
    </w:pPr>
    <w:rPr>
      <w:rFonts w:ascii="Arial" w:hAnsi="Arial"/>
      <w:sz w:val="18"/>
      <w:szCs w:val="18"/>
    </w:rPr>
  </w:style>
  <w:style w:type="paragraph" w:styleId="ListContinue">
    <w:name w:val="List Continue"/>
    <w:basedOn w:val="List"/>
    <w:rsid w:val="00773F6C"/>
    <w:pPr>
      <w:ind w:firstLine="0"/>
    </w:pPr>
  </w:style>
  <w:style w:type="paragraph" w:customStyle="1" w:styleId="LC1ListContinueI1">
    <w:name w:val="LC1: List Continue I1"/>
    <w:rsid w:val="00773F6C"/>
    <w:pPr>
      <w:spacing w:after="60"/>
      <w:ind w:left="1440"/>
    </w:pPr>
    <w:rPr>
      <w:rFonts w:ascii="Arial" w:hAnsi="Arial"/>
      <w:sz w:val="24"/>
      <w:szCs w:val="24"/>
    </w:rPr>
  </w:style>
  <w:style w:type="paragraph" w:customStyle="1" w:styleId="LC2ListContinueI2">
    <w:name w:val="LC2: List Continue I2"/>
    <w:rsid w:val="00773F6C"/>
    <w:pPr>
      <w:spacing w:after="60"/>
      <w:ind w:left="2160"/>
    </w:pPr>
    <w:rPr>
      <w:rFonts w:ascii="Arial" w:hAnsi="Arial"/>
      <w:sz w:val="24"/>
      <w:szCs w:val="24"/>
    </w:rPr>
  </w:style>
  <w:style w:type="paragraph" w:customStyle="1" w:styleId="LC3ListContinueI3">
    <w:name w:val="LC3: List Continue I3"/>
    <w:rsid w:val="00773F6C"/>
    <w:pPr>
      <w:spacing w:after="60"/>
      <w:ind w:left="2880"/>
    </w:pPr>
    <w:rPr>
      <w:rFonts w:ascii="Arial" w:hAnsi="Arial"/>
      <w:sz w:val="24"/>
      <w:szCs w:val="24"/>
    </w:rPr>
  </w:style>
  <w:style w:type="paragraph" w:customStyle="1" w:styleId="LC0ListContinue">
    <w:name w:val="LC0: List Continue"/>
    <w:rsid w:val="00773F6C"/>
    <w:pPr>
      <w:spacing w:after="60"/>
      <w:ind w:left="720"/>
    </w:pPr>
    <w:rPr>
      <w:rFonts w:ascii="Arial" w:hAnsi="Arial"/>
      <w:sz w:val="24"/>
      <w:szCs w:val="24"/>
    </w:rPr>
  </w:style>
  <w:style w:type="paragraph" w:customStyle="1" w:styleId="BT0BodyText">
    <w:name w:val="BT0: Body Text"/>
    <w:basedOn w:val="Normal"/>
    <w:rsid w:val="00773F6C"/>
    <w:pPr>
      <w:spacing w:after="120"/>
    </w:pPr>
  </w:style>
  <w:style w:type="paragraph" w:customStyle="1" w:styleId="LB0ListBullet">
    <w:name w:val="LB0: List Bullet"/>
    <w:rsid w:val="00773F6C"/>
    <w:pPr>
      <w:numPr>
        <w:numId w:val="9"/>
      </w:numPr>
      <w:spacing w:after="60"/>
    </w:pPr>
    <w:rPr>
      <w:rFonts w:ascii="Arial" w:hAnsi="Arial"/>
      <w:sz w:val="24"/>
      <w:szCs w:val="22"/>
    </w:rPr>
  </w:style>
  <w:style w:type="paragraph" w:customStyle="1" w:styleId="L0List">
    <w:name w:val="L0: List"/>
    <w:rsid w:val="00773F6C"/>
    <w:pPr>
      <w:spacing w:after="60"/>
      <w:ind w:left="720" w:hanging="360"/>
    </w:pPr>
    <w:rPr>
      <w:rFonts w:ascii="Arial" w:hAnsi="Arial"/>
      <w:sz w:val="24"/>
      <w:szCs w:val="24"/>
    </w:rPr>
  </w:style>
  <w:style w:type="paragraph" w:customStyle="1" w:styleId="TableHeaderCentered">
    <w:name w:val="Table Header Centered"/>
    <w:basedOn w:val="TableHeader"/>
    <w:rsid w:val="00773F6C"/>
    <w:rPr>
      <w:rFonts w:ascii="Arial Bold" w:hAnsi="Arial Bold"/>
    </w:rPr>
  </w:style>
  <w:style w:type="paragraph" w:styleId="TOC1">
    <w:name w:val="toc 1"/>
    <w:basedOn w:val="Normal"/>
    <w:next w:val="Normal"/>
    <w:autoRedefine/>
    <w:uiPriority w:val="39"/>
    <w:rsid w:val="00773F6C"/>
    <w:rPr>
      <w:caps/>
    </w:rPr>
  </w:style>
  <w:style w:type="paragraph" w:styleId="TOC2">
    <w:name w:val="toc 2"/>
    <w:basedOn w:val="Normal"/>
    <w:next w:val="Normal"/>
    <w:autoRedefine/>
    <w:uiPriority w:val="39"/>
    <w:rsid w:val="001B6378"/>
    <w:pPr>
      <w:tabs>
        <w:tab w:val="left" w:pos="880"/>
        <w:tab w:val="right" w:leader="dot" w:pos="10070"/>
      </w:tabs>
      <w:ind w:left="220"/>
    </w:pPr>
  </w:style>
  <w:style w:type="paragraph" w:styleId="TOC3">
    <w:name w:val="toc 3"/>
    <w:basedOn w:val="Normal"/>
    <w:next w:val="Normal"/>
    <w:autoRedefine/>
    <w:uiPriority w:val="39"/>
    <w:rsid w:val="00773F6C"/>
    <w:pPr>
      <w:ind w:left="440"/>
    </w:pPr>
  </w:style>
  <w:style w:type="paragraph" w:styleId="Caption">
    <w:name w:val="caption"/>
    <w:aliases w:val="Char Char Char Char,Char Char Char,Top Caption,Caption Char1 Char,Caption Char Char Char,Caption Char1 Char Char Char,Caption Char Char Char Char Char,Caption Char2 Char Char Char Char Char,Caption Char1 Char Char Char Char Char Char"/>
    <w:basedOn w:val="BT0BodyText"/>
    <w:next w:val="BT1BodyTextI1"/>
    <w:link w:val="CaptionChar"/>
    <w:qFormat/>
    <w:rsid w:val="00F51AEF"/>
    <w:pPr>
      <w:keepNext/>
      <w:keepLines/>
      <w:spacing w:before="120"/>
      <w:ind w:left="1440" w:right="1440"/>
      <w:jc w:val="center"/>
    </w:pPr>
    <w:rPr>
      <w:b/>
      <w:bCs/>
      <w:szCs w:val="22"/>
    </w:rPr>
  </w:style>
  <w:style w:type="paragraph" w:customStyle="1" w:styleId="Labels">
    <w:name w:val="Labels"/>
    <w:rsid w:val="00773F6C"/>
    <w:pPr>
      <w:spacing w:line="240" w:lineRule="exact"/>
    </w:pPr>
    <w:rPr>
      <w:rFonts w:ascii="Arial" w:hAnsi="Arial"/>
      <w:b/>
    </w:rPr>
  </w:style>
  <w:style w:type="character" w:styleId="Emphasis">
    <w:name w:val="Emphasis"/>
    <w:basedOn w:val="DefaultParagraphFont"/>
    <w:uiPriority w:val="20"/>
    <w:rsid w:val="00773F6C"/>
    <w:rPr>
      <w:rFonts w:ascii="Times New Roman" w:hAnsi="Times New Roman"/>
      <w:i/>
      <w:iCs/>
      <w:sz w:val="24"/>
      <w:szCs w:val="24"/>
    </w:rPr>
  </w:style>
  <w:style w:type="paragraph" w:customStyle="1" w:styleId="BT1EBodyTextI1e">
    <w:name w:val="BT1E Body Text I1e"/>
    <w:basedOn w:val="BT1BodyTextI1"/>
    <w:rsid w:val="00773F6C"/>
    <w:rPr>
      <w:rFonts w:ascii="Times New Roman" w:hAnsi="Times New Roman"/>
      <w:i/>
    </w:rPr>
  </w:style>
  <w:style w:type="paragraph" w:customStyle="1" w:styleId="BT2EBodyTextI2e">
    <w:name w:val="BT2E Body Text I2e"/>
    <w:basedOn w:val="BT1EBodyTextI1e"/>
    <w:rsid w:val="00773F6C"/>
    <w:pPr>
      <w:ind w:left="1440"/>
    </w:pPr>
  </w:style>
  <w:style w:type="paragraph" w:customStyle="1" w:styleId="BT3EBodyTextI3e">
    <w:name w:val="BT3E Body Text I3e"/>
    <w:basedOn w:val="BT2EBodyTextI2e"/>
    <w:rsid w:val="00773F6C"/>
    <w:pPr>
      <w:ind w:left="2160"/>
    </w:pPr>
  </w:style>
  <w:style w:type="paragraph" w:styleId="TableofFigures">
    <w:name w:val="table of figures"/>
    <w:basedOn w:val="Normal"/>
    <w:next w:val="Normal"/>
    <w:uiPriority w:val="99"/>
    <w:rsid w:val="00773F6C"/>
    <w:pPr>
      <w:ind w:left="440" w:hanging="440"/>
    </w:pPr>
  </w:style>
  <w:style w:type="character" w:styleId="Hyperlink">
    <w:name w:val="Hyperlink"/>
    <w:basedOn w:val="DefaultParagraphFont"/>
    <w:uiPriority w:val="99"/>
    <w:rsid w:val="00773F6C"/>
    <w:rPr>
      <w:color w:val="0000FF"/>
      <w:u w:val="single"/>
    </w:rPr>
  </w:style>
  <w:style w:type="paragraph" w:customStyle="1" w:styleId="FinePrint">
    <w:name w:val="FinePrint"/>
    <w:basedOn w:val="BT0BodyText"/>
    <w:rsid w:val="00773F6C"/>
    <w:pPr>
      <w:spacing w:after="0"/>
    </w:pPr>
    <w:rPr>
      <w:sz w:val="14"/>
      <w:szCs w:val="14"/>
    </w:rPr>
  </w:style>
  <w:style w:type="paragraph" w:customStyle="1" w:styleId="BT0BBodyTextBold">
    <w:name w:val="BT0B:Body Text Bold"/>
    <w:basedOn w:val="BT0BodyText"/>
    <w:rsid w:val="00773F6C"/>
    <w:rPr>
      <w:b/>
    </w:rPr>
  </w:style>
  <w:style w:type="paragraph" w:customStyle="1" w:styleId="BT1BBodyTextI1Bold">
    <w:name w:val="BT1B: Body Text I1 Bold"/>
    <w:basedOn w:val="BT1BodyTextI1"/>
    <w:rsid w:val="00773F6C"/>
    <w:rPr>
      <w:b/>
    </w:rPr>
  </w:style>
  <w:style w:type="paragraph" w:customStyle="1" w:styleId="BT1H2Hanging2">
    <w:name w:val="BT1H2: Hanging2"/>
    <w:basedOn w:val="BT1BodyTextI1"/>
    <w:rsid w:val="00773F6C"/>
    <w:pPr>
      <w:ind w:left="2880" w:hanging="2160"/>
    </w:pPr>
  </w:style>
  <w:style w:type="paragraph" w:customStyle="1" w:styleId="BT4BodyTextI4">
    <w:name w:val="BT4: Body Text I4"/>
    <w:basedOn w:val="BT3BodyTextI3"/>
    <w:rsid w:val="00773F6C"/>
    <w:pPr>
      <w:ind w:left="2880"/>
    </w:pPr>
  </w:style>
  <w:style w:type="paragraph" w:customStyle="1" w:styleId="BT4EBodyTextI4e">
    <w:name w:val="BT4E: Body Text I4e"/>
    <w:basedOn w:val="BT3EBodyTextI3e"/>
    <w:rsid w:val="00773F6C"/>
    <w:pPr>
      <w:ind w:left="2880"/>
    </w:pPr>
  </w:style>
  <w:style w:type="paragraph" w:customStyle="1" w:styleId="L4ListI4">
    <w:name w:val="L4: List I4"/>
    <w:rsid w:val="00773F6C"/>
    <w:pPr>
      <w:spacing w:after="60"/>
      <w:ind w:left="3600" w:hanging="360"/>
    </w:pPr>
    <w:rPr>
      <w:rFonts w:ascii="Arial" w:hAnsi="Arial"/>
      <w:sz w:val="24"/>
      <w:szCs w:val="24"/>
    </w:rPr>
  </w:style>
  <w:style w:type="paragraph" w:customStyle="1" w:styleId="LB4ListBulletI4">
    <w:name w:val="LB4: List Bullet I4"/>
    <w:basedOn w:val="LB3ListBulletI3"/>
    <w:rsid w:val="00773F6C"/>
    <w:pPr>
      <w:numPr>
        <w:numId w:val="11"/>
      </w:numPr>
    </w:pPr>
  </w:style>
  <w:style w:type="paragraph" w:customStyle="1" w:styleId="LC4ListContinueI4">
    <w:name w:val="LC4: List Continue I4"/>
    <w:rsid w:val="00773F6C"/>
    <w:pPr>
      <w:spacing w:after="60"/>
      <w:ind w:left="3600"/>
    </w:pPr>
    <w:rPr>
      <w:rFonts w:ascii="Arial" w:hAnsi="Arial"/>
      <w:sz w:val="24"/>
      <w:szCs w:val="24"/>
    </w:rPr>
  </w:style>
  <w:style w:type="paragraph" w:customStyle="1" w:styleId="LN4ListNumberI4">
    <w:name w:val="LN4: List Number I4"/>
    <w:rsid w:val="00773F6C"/>
    <w:pPr>
      <w:numPr>
        <w:numId w:val="18"/>
      </w:numPr>
      <w:spacing w:after="60"/>
    </w:pPr>
    <w:rPr>
      <w:rFonts w:ascii="Arial" w:hAnsi="Arial"/>
      <w:sz w:val="24"/>
      <w:szCs w:val="24"/>
    </w:rPr>
  </w:style>
  <w:style w:type="paragraph" w:customStyle="1" w:styleId="Art">
    <w:name w:val="Art"/>
    <w:basedOn w:val="BT0BodyText"/>
    <w:rsid w:val="00773F6C"/>
    <w:pPr>
      <w:keepLines/>
      <w:spacing w:before="120" w:after="360"/>
      <w:jc w:val="center"/>
    </w:pPr>
  </w:style>
  <w:style w:type="paragraph" w:customStyle="1" w:styleId="DocNumTemplate">
    <w:name w:val="DocNumTemplate"/>
    <w:basedOn w:val="BT0BodyText"/>
    <w:rsid w:val="00773F6C"/>
    <w:pPr>
      <w:spacing w:before="20" w:after="20"/>
    </w:pPr>
    <w:rPr>
      <w:i/>
      <w:sz w:val="14"/>
      <w:szCs w:val="14"/>
    </w:rPr>
  </w:style>
  <w:style w:type="paragraph" w:customStyle="1" w:styleId="TableEntryCentered">
    <w:name w:val="Table Entry Centered"/>
    <w:basedOn w:val="TableEntry"/>
    <w:rsid w:val="00773F6C"/>
    <w:pPr>
      <w:keepLines/>
      <w:jc w:val="center"/>
    </w:pPr>
  </w:style>
  <w:style w:type="table" w:styleId="TableGrid">
    <w:name w:val="Table Grid"/>
    <w:basedOn w:val="TableNormal"/>
    <w:rsid w:val="00773F6C"/>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LN2Step">
    <w:name w:val="LN2Step"/>
    <w:rsid w:val="00773F6C"/>
    <w:pPr>
      <w:numPr>
        <w:numId w:val="16"/>
      </w:numPr>
      <w:spacing w:after="60"/>
    </w:pPr>
    <w:rPr>
      <w:rFonts w:ascii="Arial" w:hAnsi="Arial"/>
      <w:sz w:val="24"/>
      <w:szCs w:val="24"/>
    </w:rPr>
  </w:style>
  <w:style w:type="paragraph" w:customStyle="1" w:styleId="LN1Step">
    <w:name w:val="LN1Step"/>
    <w:rsid w:val="00773F6C"/>
    <w:pPr>
      <w:numPr>
        <w:numId w:val="14"/>
      </w:numPr>
      <w:spacing w:after="60"/>
    </w:pPr>
    <w:rPr>
      <w:rFonts w:ascii="Arial" w:hAnsi="Arial"/>
      <w:sz w:val="24"/>
      <w:szCs w:val="24"/>
    </w:rPr>
  </w:style>
  <w:style w:type="paragraph" w:customStyle="1" w:styleId="Title18">
    <w:name w:val="Title18"/>
    <w:basedOn w:val="BT0BodyText"/>
    <w:next w:val="BT1BodyTextI1"/>
    <w:rsid w:val="00773F6C"/>
    <w:pPr>
      <w:keepNext/>
      <w:keepLines/>
      <w:spacing w:before="120"/>
      <w:jc w:val="center"/>
    </w:pPr>
    <w:rPr>
      <w:b/>
      <w:sz w:val="36"/>
      <w:szCs w:val="36"/>
    </w:rPr>
  </w:style>
  <w:style w:type="paragraph" w:customStyle="1" w:styleId="Title12">
    <w:name w:val="Title12"/>
    <w:basedOn w:val="Title18"/>
    <w:next w:val="BT1BodyTextI1"/>
    <w:rsid w:val="00773F6C"/>
    <w:pPr>
      <w:spacing w:before="80" w:after="80"/>
      <w:outlineLvl w:val="0"/>
    </w:pPr>
    <w:rPr>
      <w:rFonts w:cs="Arial"/>
      <w:bCs/>
      <w:kern w:val="28"/>
      <w:sz w:val="24"/>
      <w:szCs w:val="24"/>
    </w:rPr>
  </w:style>
  <w:style w:type="paragraph" w:customStyle="1" w:styleId="Title14">
    <w:name w:val="Title14"/>
    <w:basedOn w:val="Title18"/>
    <w:next w:val="BT1BodyTextI1"/>
    <w:rsid w:val="00773F6C"/>
    <w:pPr>
      <w:outlineLvl w:val="0"/>
    </w:pPr>
    <w:rPr>
      <w:rFonts w:cs="Arial"/>
      <w:bCs/>
      <w:kern w:val="28"/>
      <w:sz w:val="28"/>
      <w:szCs w:val="28"/>
    </w:rPr>
  </w:style>
  <w:style w:type="paragraph" w:customStyle="1" w:styleId="Title18NewPage">
    <w:name w:val="Title18NewPage"/>
    <w:basedOn w:val="Title18"/>
    <w:rsid w:val="00773F6C"/>
    <w:pPr>
      <w:pageBreakBefore/>
    </w:pPr>
  </w:style>
  <w:style w:type="paragraph" w:styleId="Index1">
    <w:name w:val="index 1"/>
    <w:basedOn w:val="Normal"/>
    <w:next w:val="Normal"/>
    <w:autoRedefine/>
    <w:uiPriority w:val="99"/>
    <w:semiHidden/>
    <w:rsid w:val="00773F6C"/>
    <w:pPr>
      <w:ind w:left="240" w:hanging="240"/>
    </w:pPr>
  </w:style>
  <w:style w:type="paragraph" w:customStyle="1" w:styleId="Tabulation">
    <w:name w:val="Tabulation"/>
    <w:rsid w:val="00773F6C"/>
    <w:pPr>
      <w:ind w:left="1800" w:hanging="360"/>
    </w:pPr>
    <w:rPr>
      <w:rFonts w:ascii="Courier New" w:hAnsi="Courier New"/>
      <w:sz w:val="18"/>
      <w:szCs w:val="18"/>
    </w:rPr>
  </w:style>
  <w:style w:type="character" w:customStyle="1" w:styleId="FontSignal">
    <w:name w:val="FontSignal"/>
    <w:rsid w:val="00773F6C"/>
    <w:rPr>
      <w:rFonts w:ascii="Arial" w:hAnsi="Arial"/>
      <w:b/>
      <w:smallCaps/>
      <w:dstrike w:val="0"/>
      <w:vertAlign w:val="baseline"/>
    </w:rPr>
  </w:style>
  <w:style w:type="character" w:customStyle="1" w:styleId="FontRegisters">
    <w:name w:val="FontRegisters"/>
    <w:rsid w:val="00773F6C"/>
    <w:rPr>
      <w:rFonts w:ascii="Courier New" w:hAnsi="Courier New"/>
      <w:b/>
      <w:dstrike w:val="0"/>
      <w:vertAlign w:val="baseline"/>
    </w:rPr>
  </w:style>
  <w:style w:type="paragraph" w:customStyle="1" w:styleId="BT2EBodyTextI2e0">
    <w:name w:val="BT2E: Body Text I2e"/>
    <w:basedOn w:val="Normal"/>
    <w:rsid w:val="00773F6C"/>
    <w:pPr>
      <w:spacing w:after="120"/>
      <w:ind w:left="1440"/>
    </w:pPr>
    <w:rPr>
      <w:rFonts w:ascii="Times New Roman" w:hAnsi="Times New Roman"/>
      <w:i/>
    </w:rPr>
  </w:style>
  <w:style w:type="paragraph" w:customStyle="1" w:styleId="HeaderRight">
    <w:name w:val="Header Right"/>
    <w:basedOn w:val="Header"/>
    <w:rsid w:val="00773F6C"/>
    <w:pPr>
      <w:keepNext/>
      <w:keepLines/>
      <w:spacing w:line="200" w:lineRule="exact"/>
      <w:jc w:val="right"/>
    </w:pPr>
  </w:style>
  <w:style w:type="paragraph" w:customStyle="1" w:styleId="BT0EBodyText0Italics">
    <w:name w:val="BT0E Body Text 0 Italics"/>
    <w:basedOn w:val="BT0BodyText"/>
    <w:rsid w:val="00773F6C"/>
    <w:rPr>
      <w:rFonts w:ascii="Times New Roman" w:hAnsi="Times New Roman"/>
      <w:i/>
    </w:rPr>
  </w:style>
  <w:style w:type="paragraph" w:customStyle="1" w:styleId="FooterRight">
    <w:name w:val="Footer Right"/>
    <w:basedOn w:val="Footer"/>
    <w:rsid w:val="00773F6C"/>
    <w:pPr>
      <w:jc w:val="right"/>
    </w:pPr>
  </w:style>
  <w:style w:type="paragraph" w:customStyle="1" w:styleId="FooterCenter">
    <w:name w:val="Footer Center"/>
    <w:basedOn w:val="Header"/>
    <w:rsid w:val="00773F6C"/>
    <w:pPr>
      <w:jc w:val="center"/>
    </w:pPr>
  </w:style>
  <w:style w:type="paragraph" w:customStyle="1" w:styleId="TableBullet">
    <w:name w:val="Table Bullet"/>
    <w:rsid w:val="00773F6C"/>
    <w:pPr>
      <w:numPr>
        <w:numId w:val="19"/>
      </w:numPr>
    </w:pPr>
    <w:rPr>
      <w:rFonts w:ascii="Arial" w:hAnsi="Arial"/>
      <w:sz w:val="18"/>
      <w:szCs w:val="18"/>
    </w:rPr>
  </w:style>
  <w:style w:type="paragraph" w:customStyle="1" w:styleId="TableEntryMinutes">
    <w:name w:val="Table Entry Minutes"/>
    <w:basedOn w:val="TableEntry"/>
    <w:rsid w:val="00773F6C"/>
    <w:pPr>
      <w:spacing w:before="20" w:after="20"/>
      <w:ind w:left="144" w:hanging="144"/>
    </w:pPr>
    <w:rPr>
      <w:rFonts w:ascii="Arial Narrow" w:hAnsi="Arial Narrow"/>
    </w:rPr>
  </w:style>
  <w:style w:type="paragraph" w:customStyle="1" w:styleId="Yes-No1">
    <w:name w:val="Yes-No1"/>
    <w:rsid w:val="00773F6C"/>
    <w:pPr>
      <w:numPr>
        <w:numId w:val="21"/>
      </w:numPr>
      <w:spacing w:before="120" w:after="120"/>
    </w:pPr>
    <w:rPr>
      <w:rFonts w:ascii="Arial" w:hAnsi="Arial"/>
      <w:sz w:val="24"/>
      <w:szCs w:val="24"/>
    </w:rPr>
  </w:style>
  <w:style w:type="paragraph" w:customStyle="1" w:styleId="Yes-No2">
    <w:name w:val="Yes-No2"/>
    <w:basedOn w:val="BT2BodyTextI2"/>
    <w:rsid w:val="00773F6C"/>
    <w:pPr>
      <w:numPr>
        <w:numId w:val="22"/>
      </w:numPr>
      <w:spacing w:before="120"/>
    </w:pPr>
  </w:style>
  <w:style w:type="paragraph" w:customStyle="1" w:styleId="CkBox2">
    <w:name w:val="CkBox2"/>
    <w:rsid w:val="00773F6C"/>
    <w:pPr>
      <w:numPr>
        <w:numId w:val="5"/>
      </w:numPr>
      <w:spacing w:after="60" w:line="288" w:lineRule="atLeast"/>
    </w:pPr>
    <w:rPr>
      <w:rFonts w:ascii="Symbols" w:hAnsi="Symbols" w:cs="Symbols"/>
      <w:sz w:val="24"/>
      <w:szCs w:val="22"/>
    </w:rPr>
  </w:style>
  <w:style w:type="paragraph" w:customStyle="1" w:styleId="CkBox1">
    <w:name w:val="CkBox1"/>
    <w:rsid w:val="00773F6C"/>
    <w:pPr>
      <w:numPr>
        <w:numId w:val="4"/>
      </w:numPr>
      <w:spacing w:after="60"/>
    </w:pPr>
    <w:rPr>
      <w:rFonts w:ascii="Symbols" w:hAnsi="Symbols" w:cs="Symbols"/>
      <w:sz w:val="24"/>
      <w:szCs w:val="22"/>
    </w:rPr>
  </w:style>
  <w:style w:type="paragraph" w:customStyle="1" w:styleId="CkBox3">
    <w:name w:val="CkBox3"/>
    <w:rsid w:val="00773F6C"/>
    <w:pPr>
      <w:numPr>
        <w:numId w:val="6"/>
      </w:numPr>
      <w:spacing w:after="60"/>
    </w:pPr>
    <w:rPr>
      <w:rFonts w:ascii="Symbols" w:hAnsi="Symbols" w:cs="Symbols"/>
      <w:sz w:val="24"/>
      <w:szCs w:val="22"/>
    </w:rPr>
  </w:style>
  <w:style w:type="paragraph" w:customStyle="1" w:styleId="CkBox4">
    <w:name w:val="CkBox4"/>
    <w:rsid w:val="00773F6C"/>
    <w:pPr>
      <w:numPr>
        <w:numId w:val="7"/>
      </w:numPr>
      <w:spacing w:after="60"/>
    </w:pPr>
    <w:rPr>
      <w:rFonts w:ascii="Symbols" w:hAnsi="Symbols" w:cs="Symbols"/>
      <w:sz w:val="24"/>
      <w:szCs w:val="22"/>
    </w:rPr>
  </w:style>
  <w:style w:type="paragraph" w:customStyle="1" w:styleId="Example">
    <w:name w:val="Example"/>
    <w:basedOn w:val="Normal"/>
    <w:rsid w:val="00773F6C"/>
    <w:pPr>
      <w:ind w:left="1440"/>
    </w:pPr>
    <w:rPr>
      <w:rFonts w:ascii="Courier New" w:hAnsi="Courier New"/>
      <w:noProof/>
      <w:sz w:val="20"/>
      <w:szCs w:val="20"/>
    </w:rPr>
  </w:style>
  <w:style w:type="paragraph" w:customStyle="1" w:styleId="TableEntryApproval">
    <w:name w:val="Table Entry Approval"/>
    <w:rsid w:val="00773F6C"/>
    <w:pPr>
      <w:tabs>
        <w:tab w:val="left" w:pos="2016"/>
        <w:tab w:val="right" w:pos="4896"/>
      </w:tabs>
    </w:pPr>
    <w:rPr>
      <w:rFonts w:ascii="Arial" w:hAnsi="Arial"/>
      <w:sz w:val="18"/>
      <w:szCs w:val="18"/>
    </w:rPr>
  </w:style>
  <w:style w:type="paragraph" w:styleId="Title">
    <w:name w:val="Title"/>
    <w:link w:val="TitleChar"/>
    <w:qFormat/>
    <w:rsid w:val="00773F6C"/>
    <w:pPr>
      <w:keepNext/>
      <w:keepLines/>
      <w:spacing w:before="120" w:after="120"/>
      <w:outlineLvl w:val="0"/>
    </w:pPr>
    <w:rPr>
      <w:rFonts w:ascii="Arial" w:hAnsi="Arial" w:cs="Arial"/>
      <w:b/>
      <w:bCs/>
      <w:kern w:val="28"/>
      <w:sz w:val="24"/>
      <w:szCs w:val="24"/>
    </w:rPr>
  </w:style>
  <w:style w:type="paragraph" w:styleId="BodyText">
    <w:name w:val="Body Text"/>
    <w:basedOn w:val="Normal"/>
    <w:link w:val="BodyTextChar"/>
    <w:qFormat/>
    <w:rsid w:val="00773F6C"/>
    <w:pPr>
      <w:spacing w:after="120"/>
    </w:pPr>
  </w:style>
  <w:style w:type="character" w:customStyle="1" w:styleId="HeaderChar">
    <w:name w:val="Header Char"/>
    <w:link w:val="Header"/>
    <w:uiPriority w:val="99"/>
    <w:rsid w:val="00773F6C"/>
    <w:rPr>
      <w:rFonts w:ascii="Arial Bold" w:hAnsi="Arial Bold"/>
      <w:b/>
      <w:sz w:val="18"/>
      <w:szCs w:val="18"/>
    </w:rPr>
  </w:style>
  <w:style w:type="character" w:styleId="PlaceholderText">
    <w:name w:val="Placeholder Text"/>
    <w:basedOn w:val="DefaultParagraphFont"/>
    <w:uiPriority w:val="99"/>
    <w:semiHidden/>
    <w:rsid w:val="00773F6C"/>
    <w:rPr>
      <w:color w:val="808080"/>
    </w:rPr>
  </w:style>
  <w:style w:type="character" w:customStyle="1" w:styleId="CaptionChar">
    <w:name w:val="Caption Char"/>
    <w:aliases w:val="Char Char Char Char Char,Char Char Char Char1,Top Caption Char,Caption Char1 Char Char,Caption Char Char Char Char,Caption Char1 Char Char Char Char,Caption Char Char Char Char Char Char,Caption Char2 Char Char Char Char Char Char"/>
    <w:link w:val="Caption"/>
    <w:locked/>
    <w:rsid w:val="00F51AEF"/>
    <w:rPr>
      <w:rFonts w:ascii="Arial" w:hAnsi="Arial"/>
      <w:b/>
      <w:bCs/>
      <w:sz w:val="24"/>
      <w:szCs w:val="22"/>
    </w:rPr>
  </w:style>
  <w:style w:type="character" w:customStyle="1" w:styleId="BT1BodyTextI1Char">
    <w:name w:val="BT1: Body Text I1 Char"/>
    <w:basedOn w:val="DefaultParagraphFont"/>
    <w:link w:val="BT1BodyTextI1"/>
    <w:locked/>
    <w:rsid w:val="00EB73D2"/>
    <w:rPr>
      <w:rFonts w:ascii="Arial" w:hAnsi="Arial"/>
      <w:sz w:val="24"/>
      <w:szCs w:val="24"/>
    </w:rPr>
  </w:style>
  <w:style w:type="paragraph" w:customStyle="1" w:styleId="Default">
    <w:name w:val="Default"/>
    <w:rsid w:val="00773F6C"/>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rsid w:val="00773F6C"/>
    <w:rPr>
      <w:sz w:val="16"/>
      <w:szCs w:val="16"/>
    </w:rPr>
  </w:style>
  <w:style w:type="paragraph" w:styleId="CommentText">
    <w:name w:val="annotation text"/>
    <w:aliases w:val="Char2 Char Char Char Char Char Char Char Char Char Char,Char2 Char Char Char Char Char Char Char Char Char,Char2 Char Char Char Char Char, Char2 Char Char Char Char Char Char Char Char Char Char, Char2 Char Char Char Char Char"/>
    <w:basedOn w:val="Normal"/>
    <w:link w:val="CommentTextChar"/>
    <w:uiPriority w:val="99"/>
    <w:rsid w:val="00773F6C"/>
    <w:rPr>
      <w:sz w:val="20"/>
      <w:szCs w:val="20"/>
    </w:rPr>
  </w:style>
  <w:style w:type="character" w:customStyle="1" w:styleId="CommentTextChar">
    <w:name w:val="Comment Text Char"/>
    <w:aliases w:val="Char2 Char Char Char Char Char Char Char Char Char Char Char,Char2 Char Char Char Char Char Char Char Char Char Char1,Char2 Char Char Char Char Char Char, Char2 Char Char Char Char Char Char Char Char Char Char Char"/>
    <w:basedOn w:val="DefaultParagraphFont"/>
    <w:link w:val="CommentText"/>
    <w:uiPriority w:val="99"/>
    <w:rsid w:val="00773F6C"/>
    <w:rPr>
      <w:rFonts w:ascii="Arial" w:hAnsi="Arial"/>
    </w:rPr>
  </w:style>
  <w:style w:type="paragraph" w:styleId="CommentSubject">
    <w:name w:val="annotation subject"/>
    <w:basedOn w:val="CommentText"/>
    <w:next w:val="CommentText"/>
    <w:link w:val="CommentSubjectChar"/>
    <w:rsid w:val="00773F6C"/>
    <w:rPr>
      <w:b/>
      <w:bCs/>
    </w:rPr>
  </w:style>
  <w:style w:type="character" w:customStyle="1" w:styleId="CommentSubjectChar">
    <w:name w:val="Comment Subject Char"/>
    <w:basedOn w:val="CommentTextChar"/>
    <w:link w:val="CommentSubject"/>
    <w:rsid w:val="00773F6C"/>
    <w:rPr>
      <w:rFonts w:ascii="Arial" w:hAnsi="Arial"/>
      <w:b/>
      <w:bCs/>
    </w:rPr>
  </w:style>
  <w:style w:type="paragraph" w:customStyle="1" w:styleId="Title20Bold">
    <w:name w:val="Title20Bold"/>
    <w:basedOn w:val="Title18"/>
    <w:rsid w:val="00773F6C"/>
    <w:rPr>
      <w:rFonts w:cs="Arial"/>
      <w:sz w:val="40"/>
    </w:rPr>
  </w:style>
  <w:style w:type="character" w:customStyle="1" w:styleId="FooterChar">
    <w:name w:val="Footer Char"/>
    <w:basedOn w:val="DefaultParagraphFont"/>
    <w:link w:val="Footer"/>
    <w:rsid w:val="00773F6C"/>
    <w:rPr>
      <w:rFonts w:ascii="Arial Bold" w:hAnsi="Arial Bold"/>
      <w:b/>
      <w:sz w:val="18"/>
      <w:szCs w:val="18"/>
    </w:rPr>
  </w:style>
  <w:style w:type="paragraph" w:styleId="ListParagraph">
    <w:name w:val="List Paragraph"/>
    <w:basedOn w:val="Normal"/>
    <w:link w:val="ListParagraphChar"/>
    <w:uiPriority w:val="34"/>
    <w:qFormat/>
    <w:rsid w:val="00773F6C"/>
    <w:pPr>
      <w:spacing w:after="120"/>
      <w:ind w:left="720"/>
    </w:pPr>
    <w:rPr>
      <w:rFonts w:ascii="Times New Roman" w:eastAsiaTheme="minorHAnsi" w:hAnsi="Times New Roman" w:cs="Arial"/>
    </w:rPr>
  </w:style>
  <w:style w:type="character" w:customStyle="1" w:styleId="ListParagraphChar">
    <w:name w:val="List Paragraph Char"/>
    <w:basedOn w:val="DefaultParagraphFont"/>
    <w:link w:val="ListParagraph"/>
    <w:uiPriority w:val="34"/>
    <w:rsid w:val="00773F6C"/>
    <w:rPr>
      <w:rFonts w:eastAsiaTheme="minorHAnsi" w:cs="Arial"/>
      <w:sz w:val="24"/>
      <w:szCs w:val="24"/>
    </w:rPr>
  </w:style>
  <w:style w:type="paragraph" w:styleId="Revision">
    <w:name w:val="Revision"/>
    <w:hidden/>
    <w:uiPriority w:val="99"/>
    <w:semiHidden/>
    <w:rsid w:val="00592211"/>
    <w:rPr>
      <w:rFonts w:ascii="Arial" w:hAnsi="Arial"/>
      <w:sz w:val="24"/>
      <w:szCs w:val="24"/>
    </w:rPr>
  </w:style>
  <w:style w:type="character" w:customStyle="1" w:styleId="TableEntryChar">
    <w:name w:val="Table Entry Char"/>
    <w:basedOn w:val="DefaultParagraphFont"/>
    <w:link w:val="TableEntry"/>
    <w:rsid w:val="0013113D"/>
    <w:rPr>
      <w:rFonts w:ascii="Arial" w:hAnsi="Arial"/>
      <w:szCs w:val="18"/>
    </w:rPr>
  </w:style>
  <w:style w:type="character" w:customStyle="1" w:styleId="A5">
    <w:name w:val="A5"/>
    <w:uiPriority w:val="99"/>
    <w:rsid w:val="00592211"/>
    <w:rPr>
      <w:rFonts w:cs="TradeGothic Light"/>
      <w:color w:val="000000"/>
      <w:sz w:val="16"/>
      <w:szCs w:val="16"/>
    </w:rPr>
  </w:style>
  <w:style w:type="paragraph" w:styleId="ListNumber4">
    <w:name w:val="List Number 4"/>
    <w:basedOn w:val="Normal"/>
    <w:rsid w:val="00592211"/>
    <w:pPr>
      <w:numPr>
        <w:numId w:val="2"/>
      </w:numPr>
      <w:spacing w:after="240" w:line="260" w:lineRule="exact"/>
    </w:pPr>
    <w:rPr>
      <w:rFonts w:ascii="Times New Roman" w:hAnsi="Times New Roman"/>
      <w:sz w:val="22"/>
      <w:szCs w:val="20"/>
    </w:rPr>
  </w:style>
  <w:style w:type="paragraph" w:customStyle="1" w:styleId="TableRowheading12ptbold">
    <w:name w:val="Table Row heading 12 pt bold"/>
    <w:basedOn w:val="Normal"/>
    <w:rsid w:val="00592211"/>
    <w:pPr>
      <w:tabs>
        <w:tab w:val="right" w:pos="405"/>
      </w:tabs>
      <w:spacing w:before="20" w:after="20" w:line="260" w:lineRule="exact"/>
    </w:pPr>
    <w:rPr>
      <w:rFonts w:ascii="Times New Roman" w:hAnsi="Times New Roman"/>
      <w:b/>
      <w:sz w:val="22"/>
      <w:szCs w:val="20"/>
      <w:lang w:val="en-GB"/>
    </w:rPr>
  </w:style>
  <w:style w:type="paragraph" w:customStyle="1" w:styleId="EndNoteBibliographyTitle">
    <w:name w:val="EndNote Bibliography Title"/>
    <w:basedOn w:val="Normal"/>
    <w:link w:val="EndNoteBibliographyTitleChar"/>
    <w:rsid w:val="00592211"/>
    <w:pPr>
      <w:jc w:val="center"/>
    </w:pPr>
    <w:rPr>
      <w:rFonts w:cs="Arial"/>
      <w:noProof/>
    </w:rPr>
  </w:style>
  <w:style w:type="character" w:customStyle="1" w:styleId="EndNoteBibliographyTitleChar">
    <w:name w:val="EndNote Bibliography Title Char"/>
    <w:basedOn w:val="BT1BodyTextI1Char"/>
    <w:link w:val="EndNoteBibliographyTitle"/>
    <w:rsid w:val="00592211"/>
    <w:rPr>
      <w:rFonts w:ascii="Arial" w:hAnsi="Arial" w:cs="Arial"/>
      <w:noProof/>
      <w:sz w:val="24"/>
      <w:szCs w:val="24"/>
    </w:rPr>
  </w:style>
  <w:style w:type="paragraph" w:customStyle="1" w:styleId="EndNoteBibliography">
    <w:name w:val="EndNote Bibliography"/>
    <w:basedOn w:val="Normal"/>
    <w:link w:val="EndNoteBibliographyChar"/>
    <w:rsid w:val="00592211"/>
    <w:rPr>
      <w:rFonts w:cs="Arial"/>
      <w:noProof/>
    </w:rPr>
  </w:style>
  <w:style w:type="character" w:customStyle="1" w:styleId="EndNoteBibliographyChar">
    <w:name w:val="EndNote Bibliography Char"/>
    <w:basedOn w:val="BT1BodyTextI1Char"/>
    <w:link w:val="EndNoteBibliography"/>
    <w:rsid w:val="00592211"/>
    <w:rPr>
      <w:rFonts w:ascii="Arial" w:hAnsi="Arial" w:cs="Arial"/>
      <w:noProof/>
      <w:sz w:val="24"/>
      <w:szCs w:val="24"/>
    </w:rPr>
  </w:style>
  <w:style w:type="character" w:customStyle="1" w:styleId="TableHeaderChar">
    <w:name w:val="Table Header Char"/>
    <w:link w:val="TableHeader"/>
    <w:locked/>
    <w:rsid w:val="00A21229"/>
    <w:rPr>
      <w:rFonts w:ascii="Arial" w:eastAsiaTheme="minorHAnsi" w:hAnsi="Arial" w:cstheme="minorBidi"/>
      <w:b/>
      <w:szCs w:val="18"/>
    </w:rPr>
  </w:style>
  <w:style w:type="paragraph" w:styleId="TOCHeading">
    <w:name w:val="TOC Heading"/>
    <w:basedOn w:val="Heading1"/>
    <w:next w:val="Normal"/>
    <w:uiPriority w:val="39"/>
    <w:unhideWhenUsed/>
    <w:rsid w:val="007E3A19"/>
    <w:pPr>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Heading1Char">
    <w:name w:val="Heading 1 Char"/>
    <w:basedOn w:val="DefaultParagraphFont"/>
    <w:link w:val="Heading1"/>
    <w:rsid w:val="00805009"/>
    <w:rPr>
      <w:rFonts w:ascii="Arial" w:hAnsi="Arial" w:cs="Arial"/>
      <w:b/>
      <w:bCs/>
      <w:caps/>
      <w:kern w:val="32"/>
      <w:sz w:val="24"/>
      <w:szCs w:val="26"/>
    </w:rPr>
  </w:style>
  <w:style w:type="character" w:customStyle="1" w:styleId="Heading2Char">
    <w:name w:val="Heading 2 Char"/>
    <w:basedOn w:val="DefaultParagraphFont"/>
    <w:link w:val="Heading2"/>
    <w:rsid w:val="00300277"/>
    <w:rPr>
      <w:rFonts w:ascii="Arial" w:eastAsiaTheme="majorEastAsia" w:hAnsi="Arial" w:cs="Arial"/>
      <w:b/>
      <w:iCs/>
      <w:kern w:val="32"/>
      <w:sz w:val="24"/>
      <w:szCs w:val="26"/>
    </w:rPr>
  </w:style>
  <w:style w:type="paragraph" w:customStyle="1" w:styleId="BlueInstructionalTextNormalFace">
    <w:name w:val="Blue Instructional Text_Normal Face"/>
    <w:basedOn w:val="Normal"/>
    <w:semiHidden/>
    <w:qFormat/>
    <w:rsid w:val="006A0FDF"/>
    <w:pPr>
      <w:spacing w:before="120" w:after="120"/>
      <w:ind w:left="720"/>
    </w:pPr>
    <w:rPr>
      <w:rFonts w:eastAsiaTheme="minorHAnsi" w:cs="Arial"/>
      <w:color w:val="0066FF"/>
      <w:sz w:val="22"/>
      <w:szCs w:val="22"/>
    </w:rPr>
  </w:style>
  <w:style w:type="character" w:customStyle="1" w:styleId="BodyTextChar">
    <w:name w:val="Body Text Char"/>
    <w:basedOn w:val="DefaultParagraphFont"/>
    <w:link w:val="BodyText"/>
    <w:rsid w:val="00773F6C"/>
    <w:rPr>
      <w:rFonts w:ascii="Arial" w:hAnsi="Arial"/>
      <w:sz w:val="24"/>
      <w:szCs w:val="24"/>
    </w:rPr>
  </w:style>
  <w:style w:type="paragraph" w:customStyle="1" w:styleId="ListBullet1">
    <w:name w:val="List Bullet 1"/>
    <w:link w:val="ListBullet1Char"/>
    <w:rsid w:val="00773F6C"/>
    <w:pPr>
      <w:spacing w:before="120" w:after="120"/>
    </w:pPr>
    <w:rPr>
      <w:rFonts w:ascii="Arial" w:hAnsi="Arial"/>
      <w:sz w:val="22"/>
      <w:szCs w:val="24"/>
    </w:rPr>
  </w:style>
  <w:style w:type="character" w:customStyle="1" w:styleId="ListBullet1Char">
    <w:name w:val="List Bullet 1 Char"/>
    <w:basedOn w:val="DefaultParagraphFont"/>
    <w:link w:val="ListBullet1"/>
    <w:rsid w:val="00773F6C"/>
    <w:rPr>
      <w:rFonts w:ascii="Arial" w:hAnsi="Arial"/>
      <w:sz w:val="22"/>
      <w:szCs w:val="24"/>
    </w:rPr>
  </w:style>
  <w:style w:type="paragraph" w:customStyle="1" w:styleId="TableText">
    <w:name w:val="Table Text"/>
    <w:link w:val="TableTextChar"/>
    <w:qFormat/>
    <w:rsid w:val="00637150"/>
    <w:pPr>
      <w:suppressAutoHyphens/>
      <w:spacing w:before="60" w:after="60"/>
    </w:pPr>
    <w:rPr>
      <w:rFonts w:ascii="Arial" w:hAnsi="Arial"/>
      <w:sz w:val="22"/>
      <w:szCs w:val="22"/>
    </w:rPr>
  </w:style>
  <w:style w:type="paragraph" w:styleId="ListBullet3">
    <w:name w:val="List Bullet 3"/>
    <w:rsid w:val="00637150"/>
    <w:pPr>
      <w:numPr>
        <w:numId w:val="3"/>
      </w:numPr>
      <w:spacing w:before="120" w:after="120"/>
    </w:pPr>
    <w:rPr>
      <w:rFonts w:ascii="Arial" w:hAnsi="Arial"/>
      <w:sz w:val="22"/>
      <w:szCs w:val="24"/>
    </w:rPr>
  </w:style>
  <w:style w:type="character" w:customStyle="1" w:styleId="TitleChar">
    <w:name w:val="Title Char"/>
    <w:basedOn w:val="DefaultParagraphFont"/>
    <w:link w:val="Title"/>
    <w:rsid w:val="00773F6C"/>
    <w:rPr>
      <w:rFonts w:ascii="Arial" w:hAnsi="Arial" w:cs="Arial"/>
      <w:b/>
      <w:bCs/>
      <w:kern w:val="28"/>
      <w:sz w:val="24"/>
      <w:szCs w:val="24"/>
    </w:rPr>
  </w:style>
  <w:style w:type="table" w:customStyle="1" w:styleId="TableGrid60004231">
    <w:name w:val="Table Grid 60004231"/>
    <w:basedOn w:val="TableNormal"/>
    <w:next w:val="TableGrid"/>
    <w:uiPriority w:val="59"/>
    <w:rsid w:val="00773F6C"/>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H1Appendix">
    <w:name w:val="H 1 Appendix"/>
    <w:basedOn w:val="Heading1"/>
    <w:next w:val="BT1BodyTextI1"/>
    <w:rsid w:val="00773F6C"/>
    <w:pPr>
      <w:numPr>
        <w:numId w:val="8"/>
      </w:numPr>
    </w:pPr>
  </w:style>
  <w:style w:type="paragraph" w:customStyle="1" w:styleId="H2Appendix">
    <w:name w:val="H 2 Appendix"/>
    <w:basedOn w:val="Heading2"/>
    <w:next w:val="BT1BodyTextI1"/>
    <w:rsid w:val="00773F6C"/>
    <w:pPr>
      <w:numPr>
        <w:numId w:val="8"/>
      </w:numPr>
    </w:pPr>
  </w:style>
  <w:style w:type="paragraph" w:customStyle="1" w:styleId="H3Appendix">
    <w:name w:val="H 3 Appendix"/>
    <w:basedOn w:val="Heading3"/>
    <w:next w:val="BT1BodyTextI1"/>
    <w:rsid w:val="00773F6C"/>
    <w:pPr>
      <w:numPr>
        <w:numId w:val="8"/>
      </w:numPr>
    </w:pPr>
  </w:style>
  <w:style w:type="paragraph" w:customStyle="1" w:styleId="H4Appendix">
    <w:name w:val="H 4 Appendix"/>
    <w:basedOn w:val="Heading4"/>
    <w:next w:val="BT1BodyTextI1"/>
    <w:rsid w:val="00773F6C"/>
    <w:pPr>
      <w:numPr>
        <w:numId w:val="8"/>
      </w:numPr>
    </w:pPr>
  </w:style>
  <w:style w:type="paragraph" w:customStyle="1" w:styleId="H5Appendix">
    <w:name w:val="H 5 Appendix"/>
    <w:basedOn w:val="Heading5"/>
    <w:next w:val="BT1BodyTextI1"/>
    <w:rsid w:val="00773F6C"/>
    <w:pPr>
      <w:numPr>
        <w:numId w:val="8"/>
      </w:numPr>
    </w:pPr>
  </w:style>
  <w:style w:type="paragraph" w:customStyle="1" w:styleId="H6Appendix">
    <w:name w:val="H 6 Appendix"/>
    <w:basedOn w:val="Heading6"/>
    <w:next w:val="BT1BodyTextI1"/>
    <w:rsid w:val="00773F6C"/>
    <w:pPr>
      <w:numPr>
        <w:numId w:val="8"/>
      </w:numPr>
    </w:pPr>
  </w:style>
  <w:style w:type="paragraph" w:customStyle="1" w:styleId="H7Appendix">
    <w:name w:val="H 7 Appendix"/>
    <w:basedOn w:val="Heading7"/>
    <w:next w:val="BT1BodyTextI1"/>
    <w:rsid w:val="00773F6C"/>
    <w:pPr>
      <w:numPr>
        <w:numId w:val="8"/>
      </w:numPr>
    </w:pPr>
  </w:style>
  <w:style w:type="paragraph" w:customStyle="1" w:styleId="H8Appendix">
    <w:name w:val="H 8 Appendix"/>
    <w:basedOn w:val="Heading8"/>
    <w:next w:val="BT1BodyTextI1"/>
    <w:rsid w:val="00773F6C"/>
    <w:pPr>
      <w:numPr>
        <w:numId w:val="8"/>
      </w:numPr>
    </w:pPr>
  </w:style>
  <w:style w:type="paragraph" w:customStyle="1" w:styleId="H9Appendix">
    <w:name w:val="H 9 Appendix"/>
    <w:basedOn w:val="Heading9"/>
    <w:next w:val="BT1BodyTextI1"/>
    <w:rsid w:val="00773F6C"/>
    <w:pPr>
      <w:numPr>
        <w:numId w:val="8"/>
      </w:numPr>
    </w:pPr>
  </w:style>
  <w:style w:type="table" w:customStyle="1" w:styleId="TableGrid600042312">
    <w:name w:val="Table Grid 600042312"/>
    <w:basedOn w:val="TableNormal"/>
    <w:uiPriority w:val="59"/>
    <w:rsid w:val="00773F6C"/>
    <w:rPr>
      <w:rFonts w:ascii="Arial" w:eastAsia="Calibri" w:hAnsi="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customStyle="1" w:styleId="querysrchtext">
    <w:name w:val="querysrchtext"/>
    <w:basedOn w:val="DefaultParagraphFont"/>
    <w:rsid w:val="00BB1D38"/>
  </w:style>
  <w:style w:type="paragraph" w:customStyle="1" w:styleId="Tablefootnotetext">
    <w:name w:val="Table footnote text"/>
    <w:basedOn w:val="Normal"/>
    <w:locked/>
    <w:rsid w:val="007F4E40"/>
    <w:pPr>
      <w:spacing w:before="40"/>
    </w:pPr>
    <w:rPr>
      <w:rFonts w:ascii="Times New Roman" w:hAnsi="Times New Roman"/>
      <w:sz w:val="20"/>
      <w:szCs w:val="20"/>
    </w:rPr>
  </w:style>
  <w:style w:type="table" w:customStyle="1" w:styleId="TableGrid1">
    <w:name w:val="Table Grid1"/>
    <w:basedOn w:val="TableNormal"/>
    <w:next w:val="TableGrid"/>
    <w:uiPriority w:val="39"/>
    <w:rsid w:val="002E455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2">
    <w:name w:val="Table Grid2"/>
    <w:basedOn w:val="TableNormal"/>
    <w:next w:val="TableGrid"/>
    <w:uiPriority w:val="39"/>
    <w:rsid w:val="002E455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table" w:customStyle="1" w:styleId="TableGrid3">
    <w:name w:val="Table Grid3"/>
    <w:basedOn w:val="TableNormal"/>
    <w:next w:val="TableGrid"/>
    <w:uiPriority w:val="59"/>
    <w:rsid w:val="002E4554"/>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SigBlock">
    <w:name w:val="SigBlock"/>
    <w:basedOn w:val="Normal"/>
    <w:next w:val="Normal"/>
    <w:rsid w:val="009F4CAB"/>
    <w:pPr>
      <w:tabs>
        <w:tab w:val="left" w:pos="1440"/>
      </w:tabs>
      <w:ind w:left="4320"/>
      <w:jc w:val="both"/>
    </w:pPr>
    <w:rPr>
      <w:rFonts w:ascii="Century Schoolbook" w:hAnsi="Century Schoolbook"/>
    </w:rPr>
  </w:style>
  <w:style w:type="paragraph" w:customStyle="1" w:styleId="TableParagraph">
    <w:name w:val="Table Paragraph"/>
    <w:basedOn w:val="Normal"/>
    <w:uiPriority w:val="1"/>
    <w:qFormat/>
    <w:rsid w:val="00EE4175"/>
    <w:pPr>
      <w:autoSpaceDE w:val="0"/>
      <w:autoSpaceDN w:val="0"/>
      <w:adjustRightInd w:val="0"/>
    </w:pPr>
    <w:rPr>
      <w:rFonts w:ascii="Times New Roman" w:hAnsi="Times New Roman"/>
      <w:lang w:val="en-GB" w:eastAsia="en-GB"/>
    </w:rPr>
  </w:style>
  <w:style w:type="character" w:customStyle="1" w:styleId="Single-SpacedCalibri11Char">
    <w:name w:val="Single-Spaced Calibri 11 Char"/>
    <w:link w:val="Single-SpacedCalibri11"/>
    <w:locked/>
    <w:rsid w:val="00703578"/>
    <w:rPr>
      <w:rFonts w:ascii="Calibri" w:hAnsi="Calibri" w:cs="Courier New"/>
    </w:rPr>
  </w:style>
  <w:style w:type="paragraph" w:customStyle="1" w:styleId="Single-SpacedCalibri11">
    <w:name w:val="Single-Spaced Calibri 11"/>
    <w:link w:val="Single-SpacedCalibri11Char"/>
    <w:qFormat/>
    <w:rsid w:val="00703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alibri" w:hAnsi="Calibri" w:cs="Courier New"/>
    </w:rPr>
  </w:style>
  <w:style w:type="character" w:customStyle="1" w:styleId="TableTextChar">
    <w:name w:val="Table Text Char"/>
    <w:link w:val="TableText"/>
    <w:rsid w:val="007D5ABC"/>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2552235">
      <w:bodyDiv w:val="1"/>
      <w:marLeft w:val="0"/>
      <w:marRight w:val="0"/>
      <w:marTop w:val="0"/>
      <w:marBottom w:val="0"/>
      <w:divBdr>
        <w:top w:val="none" w:sz="0" w:space="0" w:color="auto"/>
        <w:left w:val="none" w:sz="0" w:space="0" w:color="auto"/>
        <w:bottom w:val="none" w:sz="0" w:space="0" w:color="auto"/>
        <w:right w:val="none" w:sz="0" w:space="0" w:color="auto"/>
      </w:divBdr>
    </w:div>
    <w:div w:id="181155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FFB629DCEDFFF45AE802BA6391D9B83" ma:contentTypeVersion="2006" ma:contentTypeDescription="Create a new document." ma:contentTypeScope="" ma:versionID="bfd6b2fa98903b79e5d12e47cae588f0">
  <xsd:schema xmlns:xsd="http://www.w3.org/2001/XMLSchema" xmlns:xs="http://www.w3.org/2001/XMLSchema" xmlns:p="http://schemas.microsoft.com/office/2006/metadata/properties" xmlns:ns2="cc8af522-7ce8-4cf5-bf84-f989b261db53" xmlns:ns3="46993d0e-3cb9-4b3f-ae99-4c83f83b14ed" xmlns:ns4="a00604cc-5f98-4156-a38d-acbd0e431216" targetNamespace="http://schemas.microsoft.com/office/2006/metadata/properties" ma:root="true" ma:fieldsID="b68fd61d661ed60dcfa595f5b9906545" ns2:_="" ns3:_="" ns4:_="">
    <xsd:import namespace="cc8af522-7ce8-4cf5-bf84-f989b261db53"/>
    <xsd:import namespace="46993d0e-3cb9-4b3f-ae99-4c83f83b14ed"/>
    <xsd:import namespace="a00604cc-5f98-4156-a38d-acbd0e4312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3:MediaServiceEventHashCode" minOccurs="0"/>
                <xsd:element ref="ns3:MediaServiceGenerationTime" minOccurs="0"/>
                <xsd:element ref="ns3:Comments"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af522-7ce8-4cf5-bf84-f989b261db53"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993d0e-3cb9-4b3f-ae99-4c83f83b14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Comments" ma:index="19" nillable="true" ma:displayName="Comments" ma:description="For Historical use" ma:format="Dropdown" ma:internalName="Comments">
      <xsd:simpleType>
        <xsd:restriction base="dms:Text">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0604cc-5f98-4156-a38d-acbd0e4312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mments xmlns="46993d0e-3cb9-4b3f-ae99-4c83f83b14ed" xsi:nil="true"/>
    <_dlc_DocId xmlns="cc8af522-7ce8-4cf5-bf84-f989b261db53">HWNW4J3AAJPH-701664838-94542</_dlc_DocId>
    <_dlc_DocIdUrl xmlns="cc8af522-7ce8-4cf5-bf84-f989b261db53">
      <Url>https://abbott.sharepoint.com/teams/CATD/Meddevreg/CEROperations/_layouts/15/DocIdRedir.aspx?ID=HWNW4J3AAJPH-701664838-94542</Url>
      <Description>HWNW4J3AAJPH-701664838-94542</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493B24-9A1C-46D2-A9CF-C181EFD147CC}">
  <ds:schemaRefs>
    <ds:schemaRef ds:uri="http://schemas.microsoft.com/sharepoint/events"/>
  </ds:schemaRefs>
</ds:datastoreItem>
</file>

<file path=customXml/itemProps2.xml><?xml version="1.0" encoding="utf-8"?>
<ds:datastoreItem xmlns:ds="http://schemas.openxmlformats.org/officeDocument/2006/customXml" ds:itemID="{26A67633-9C1C-4F58-AD5C-54F76817B7EE}">
  <ds:schemaRefs>
    <ds:schemaRef ds:uri="http://schemas.openxmlformats.org/officeDocument/2006/bibliography"/>
  </ds:schemaRefs>
</ds:datastoreItem>
</file>

<file path=customXml/itemProps3.xml><?xml version="1.0" encoding="utf-8"?>
<ds:datastoreItem xmlns:ds="http://schemas.openxmlformats.org/officeDocument/2006/customXml" ds:itemID="{DE14292C-A248-4126-B893-2F342DCCB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8af522-7ce8-4cf5-bf84-f989b261db53"/>
    <ds:schemaRef ds:uri="46993d0e-3cb9-4b3f-ae99-4c83f83b14ed"/>
    <ds:schemaRef ds:uri="a00604cc-5f98-4156-a38d-acbd0e431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BFD79E-51A1-4387-BEEF-ABD98A4DE854}">
  <ds:schemaRefs>
    <ds:schemaRef ds:uri="http://schemas.microsoft.com/office/2006/metadata/properties"/>
    <ds:schemaRef ds:uri="http://schemas.microsoft.com/office/infopath/2007/PartnerControls"/>
    <ds:schemaRef ds:uri="46993d0e-3cb9-4b3f-ae99-4c83f83b14ed"/>
    <ds:schemaRef ds:uri="cc8af522-7ce8-4cf5-bf84-f989b261db53"/>
  </ds:schemaRefs>
</ds:datastoreItem>
</file>

<file path=customXml/itemProps5.xml><?xml version="1.0" encoding="utf-8"?>
<ds:datastoreItem xmlns:ds="http://schemas.openxmlformats.org/officeDocument/2006/customXml" ds:itemID="{AC6843FC-5B41-4932-A8AB-459B017CA2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64</Pages>
  <Words>15335</Words>
  <Characters>87414</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87281</vt:lpstr>
    </vt:vector>
  </TitlesOfParts>
  <Company>St. Jude Medical</Company>
  <LinksUpToDate>false</LinksUpToDate>
  <CharactersWithSpaces>102544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87281</dc:title>
  <dc:subject>Clinical Evaluation Plan</dc:subject>
  <dc:creator>SJM</dc:creator>
  <cp:keywords/>
  <dc:description/>
  <cp:lastModifiedBy>Madhura Ramojwar</cp:lastModifiedBy>
  <cp:revision>4</cp:revision>
  <cp:lastPrinted>2018-08-02T13:31:00Z</cp:lastPrinted>
  <dcterms:created xsi:type="dcterms:W3CDTF">2021-04-22T10:54:00Z</dcterms:created>
  <dcterms:modified xsi:type="dcterms:W3CDTF">2021-04-26T10:39:00Z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v">
    <vt:lpwstr>K</vt:lpwstr>
  </property>
  <property fmtid="{D5CDD505-2E9C-101B-9397-08002B2CF9AE}" pid="3" name="RevDate">
    <vt:lpwstr>2016-03-29</vt:lpwstr>
  </property>
  <property fmtid="{D5CDD505-2E9C-101B-9397-08002B2CF9AE}" pid="4" name="ItemNbr">
    <vt:lpwstr>60002814</vt:lpwstr>
  </property>
  <property fmtid="{D5CDD505-2E9C-101B-9397-08002B2CF9AE}" pid="5" name="_dlc_DocIdItemGuid">
    <vt:lpwstr>f39e4d4d-e90a-4dfe-b02f-b086647990aa</vt:lpwstr>
  </property>
  <property fmtid="{D5CDD505-2E9C-101B-9397-08002B2CF9AE}" pid="6" name="ContentTypeId">
    <vt:lpwstr>0x0101007FFB629DCEDFFF45AE802BA6391D9B83</vt:lpwstr>
  </property>
  <property fmtid="{D5CDD505-2E9C-101B-9397-08002B2CF9AE}" pid="7" name="MSIP_Label_4b5591f2-6b23-403d-aa5f-b6d577f5e572_Enabled">
    <vt:lpwstr>true</vt:lpwstr>
  </property>
  <property fmtid="{D5CDD505-2E9C-101B-9397-08002B2CF9AE}" pid="8" name="MSIP_Label_4b5591f2-6b23-403d-aa5f-b6d577f5e572_SetDate">
    <vt:lpwstr>2021-04-21T13:20:05Z</vt:lpwstr>
  </property>
  <property fmtid="{D5CDD505-2E9C-101B-9397-08002B2CF9AE}" pid="9" name="MSIP_Label_4b5591f2-6b23-403d-aa5f-b6d577f5e572_Method">
    <vt:lpwstr>Standard</vt:lpwstr>
  </property>
  <property fmtid="{D5CDD505-2E9C-101B-9397-08002B2CF9AE}" pid="10" name="MSIP_Label_4b5591f2-6b23-403d-aa5f-b6d577f5e572_Name">
    <vt:lpwstr>4b5591f2-6b23-403d-aa5f-b6d577f5e572</vt:lpwstr>
  </property>
  <property fmtid="{D5CDD505-2E9C-101B-9397-08002B2CF9AE}" pid="11" name="MSIP_Label_4b5591f2-6b23-403d-aa5f-b6d577f5e572_SiteId">
    <vt:lpwstr>311b3378-8e8a-4b5e-a33f-e80a3d8ba60a</vt:lpwstr>
  </property>
  <property fmtid="{D5CDD505-2E9C-101B-9397-08002B2CF9AE}" pid="12" name="MSIP_Label_4b5591f2-6b23-403d-aa5f-b6d577f5e572_ActionId">
    <vt:lpwstr>b78b5022-b792-427f-bfa2-00000bb5daef</vt:lpwstr>
  </property>
  <property fmtid="{D5CDD505-2E9C-101B-9397-08002B2CF9AE}" pid="13" name="MSIP_Label_4b5591f2-6b23-403d-aa5f-b6d577f5e572_ContentBits">
    <vt:lpwstr>0</vt:lpwstr>
  </property>
</Properties>
</file>