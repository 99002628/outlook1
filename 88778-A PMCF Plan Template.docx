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05FB86" w14:textId="6BEF51B2" w:rsidR="00C14074" w:rsidRPr="00841475" w:rsidRDefault="00C14074" w:rsidP="003C63E1">
      <w:pPr>
        <w:spacing w:after="240"/>
        <w:jc w:val="center"/>
        <w:rPr>
          <w:rFonts w:asciiTheme="minorHAnsi" w:hAnsiTheme="minorHAnsi" w:cstheme="minorHAnsi"/>
          <w:b/>
          <w:rPrChange w:id="0" w:author="Madhura Ramojwar" w:date="2021-04-20T12:37:00Z">
            <w:rPr>
              <w:rFonts w:cs="Arial"/>
              <w:b/>
              <w:sz w:val="32"/>
              <w:szCs w:val="28"/>
            </w:rPr>
          </w:rPrChange>
        </w:rPr>
      </w:pPr>
      <w:r w:rsidRPr="00841475">
        <w:rPr>
          <w:rFonts w:asciiTheme="minorHAnsi" w:hAnsiTheme="minorHAnsi" w:cstheme="minorHAnsi"/>
          <w:b/>
          <w:rPrChange w:id="1" w:author="Madhura Ramojwar" w:date="2021-04-20T12:37:00Z">
            <w:rPr>
              <w:rFonts w:cs="Arial"/>
              <w:b/>
              <w:sz w:val="32"/>
              <w:szCs w:val="28"/>
            </w:rPr>
          </w:rPrChange>
        </w:rPr>
        <w:t xml:space="preserve">Post-Market Clinical Follow-up </w:t>
      </w:r>
      <w:r w:rsidR="003A28E1" w:rsidRPr="00841475">
        <w:rPr>
          <w:rFonts w:asciiTheme="minorHAnsi" w:hAnsiTheme="minorHAnsi" w:cstheme="minorHAnsi"/>
          <w:b/>
          <w:rPrChange w:id="2" w:author="Madhura Ramojwar" w:date="2021-04-20T12:37:00Z">
            <w:rPr>
              <w:rFonts w:cs="Arial"/>
              <w:b/>
              <w:sz w:val="32"/>
              <w:szCs w:val="28"/>
            </w:rPr>
          </w:rPrChange>
        </w:rPr>
        <w:t>Plan</w:t>
      </w:r>
    </w:p>
    <w:p w14:paraId="5D8F0158" w14:textId="0E85A9E1" w:rsidR="00C14074" w:rsidRPr="00841475" w:rsidDel="003C63E1" w:rsidRDefault="003C63E1" w:rsidP="003C63E1">
      <w:pPr>
        <w:pStyle w:val="Caption"/>
        <w:jc w:val="center"/>
        <w:rPr>
          <w:del w:id="3" w:author="Madhura Ramojwar" w:date="2021-04-19T11:57:00Z"/>
          <w:rStyle w:val="BlueItalics"/>
          <w:rFonts w:asciiTheme="minorHAnsi" w:hAnsiTheme="minorHAnsi" w:cstheme="minorHAnsi"/>
          <w:b w:val="0"/>
          <w:bCs w:val="0"/>
          <w:rPrChange w:id="4" w:author="Madhura Ramojwar" w:date="2021-04-20T12:37:00Z">
            <w:rPr>
              <w:del w:id="5" w:author="Madhura Ramojwar" w:date="2021-04-19T11:57:00Z"/>
              <w:rStyle w:val="BlueItalics"/>
              <w:rFonts w:cs="Arial"/>
              <w:b w:val="0"/>
              <w:bCs w:val="0"/>
              <w:sz w:val="32"/>
            </w:rPr>
          </w:rPrChange>
        </w:rPr>
      </w:pPr>
      <w:ins w:id="6" w:author="Madhura Ramojwar" w:date="2021-04-19T11:57:00Z">
        <w:r w:rsidRPr="00841475">
          <w:rPr>
            <w:rStyle w:val="BlueItalics"/>
            <w:rFonts w:asciiTheme="minorHAnsi" w:hAnsiTheme="minorHAnsi" w:cstheme="minorHAnsi"/>
            <w:rPrChange w:id="7" w:author="Madhura Ramojwar" w:date="2021-04-20T12:37:00Z">
              <w:rPr>
                <w:rStyle w:val="BlueItalics"/>
                <w:rFonts w:cs="Arial"/>
                <w:sz w:val="32"/>
              </w:rPr>
            </w:rPrChange>
          </w:rPr>
          <w:t>Axium Neurostimulator Syste</w:t>
        </w:r>
      </w:ins>
      <w:ins w:id="8" w:author="Madhura Ramojwar" w:date="2021-04-19T11:58:00Z">
        <w:r w:rsidRPr="00841475">
          <w:rPr>
            <w:rStyle w:val="BlueItalics"/>
            <w:rFonts w:asciiTheme="minorHAnsi" w:hAnsiTheme="minorHAnsi" w:cstheme="minorHAnsi"/>
            <w:rPrChange w:id="9" w:author="Madhura Ramojwar" w:date="2021-04-20T12:37:00Z">
              <w:rPr>
                <w:rStyle w:val="BlueItalics"/>
                <w:rFonts w:cs="Arial"/>
                <w:sz w:val="32"/>
              </w:rPr>
            </w:rPrChange>
          </w:rPr>
          <w:t>m</w:t>
        </w:r>
      </w:ins>
      <w:del w:id="10" w:author="Madhura Ramojwar" w:date="2021-04-19T11:57:00Z">
        <w:r w:rsidR="00C14074" w:rsidRPr="00841475" w:rsidDel="003C63E1">
          <w:rPr>
            <w:rStyle w:val="BlueItalics"/>
            <w:rFonts w:asciiTheme="minorHAnsi" w:hAnsiTheme="minorHAnsi" w:cstheme="minorHAnsi"/>
            <w:rPrChange w:id="11" w:author="Madhura Ramojwar" w:date="2021-04-20T12:37:00Z">
              <w:rPr>
                <w:rStyle w:val="BlueItalics"/>
                <w:rFonts w:cs="Arial"/>
                <w:sz w:val="32"/>
              </w:rPr>
            </w:rPrChange>
          </w:rPr>
          <w:delText>&lt;Product Name&gt;</w:delText>
        </w:r>
      </w:del>
    </w:p>
    <w:p w14:paraId="5233799D" w14:textId="77777777" w:rsidR="00C14074" w:rsidRPr="00841475" w:rsidRDefault="00C14074">
      <w:pPr>
        <w:rPr>
          <w:rFonts w:asciiTheme="minorHAnsi" w:hAnsiTheme="minorHAnsi" w:cstheme="minorHAnsi"/>
          <w:rPrChange w:id="12" w:author="Madhura Ramojwar" w:date="2021-04-20T12:37:00Z">
            <w:rPr>
              <w:rFonts w:cs="Arial"/>
            </w:rPr>
          </w:rPrChange>
        </w:rPr>
        <w:pPrChange w:id="13" w:author="Madhura Ramojwar" w:date="2021-03-16T15:51:00Z">
          <w:pPr>
            <w:jc w:val="both"/>
          </w:pPr>
        </w:pPrChange>
      </w:pPr>
    </w:p>
    <w:p w14:paraId="1BCD6FE0" w14:textId="57DD4900" w:rsidR="00C14074" w:rsidRPr="00841475" w:rsidRDefault="00C14074" w:rsidP="00B570CF">
      <w:pPr>
        <w:pStyle w:val="Caption"/>
        <w:rPr>
          <w:rFonts w:asciiTheme="minorHAnsi" w:hAnsiTheme="minorHAnsi" w:cstheme="minorHAnsi"/>
          <w:rPrChange w:id="14" w:author="Madhura Ramojwar" w:date="2021-04-20T12:37:00Z">
            <w:rPr>
              <w:rFonts w:cs="Arial"/>
            </w:rPr>
          </w:rPrChange>
        </w:rPr>
      </w:pPr>
      <w:r w:rsidRPr="00841475">
        <w:rPr>
          <w:rFonts w:asciiTheme="minorHAnsi" w:hAnsiTheme="minorHAnsi" w:cstheme="minorHAnsi"/>
          <w:rPrChange w:id="15" w:author="Madhura Ramojwar" w:date="2021-04-20T12:37:00Z">
            <w:rPr>
              <w:rFonts w:cs="Arial"/>
            </w:rPr>
          </w:rPrChange>
        </w:rPr>
        <w:t>Approval:</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75"/>
        <w:gridCol w:w="4230"/>
        <w:gridCol w:w="4955"/>
      </w:tblGrid>
      <w:tr w:rsidR="00C14074" w:rsidRPr="00841475" w14:paraId="64DAC760" w14:textId="77777777" w:rsidTr="0051322D">
        <w:trPr>
          <w:trHeight w:val="539"/>
          <w:tblHeader/>
        </w:trPr>
        <w:tc>
          <w:tcPr>
            <w:tcW w:w="3775" w:type="dxa"/>
            <w:shd w:val="clear" w:color="auto" w:fill="D9D9D9" w:themeFill="background1" w:themeFillShade="D9"/>
            <w:vAlign w:val="center"/>
          </w:tcPr>
          <w:p w14:paraId="64DAC75D" w14:textId="7818A726" w:rsidR="00C14074" w:rsidRPr="00841475" w:rsidRDefault="00C14074">
            <w:pPr>
              <w:pStyle w:val="TableHeader"/>
              <w:jc w:val="left"/>
              <w:rPr>
                <w:rFonts w:asciiTheme="minorHAnsi" w:hAnsiTheme="minorHAnsi" w:cstheme="minorHAnsi"/>
                <w:sz w:val="24"/>
                <w:szCs w:val="24"/>
                <w:rPrChange w:id="16" w:author="Madhura Ramojwar" w:date="2021-04-20T12:37:00Z">
                  <w:rPr/>
                </w:rPrChange>
              </w:rPr>
              <w:pPrChange w:id="17" w:author="Madhura Ramojwar" w:date="2021-03-16T15:51:00Z">
                <w:pPr>
                  <w:pStyle w:val="TableHeader"/>
                </w:pPr>
              </w:pPrChange>
            </w:pPr>
            <w:r w:rsidRPr="00841475">
              <w:rPr>
                <w:rFonts w:asciiTheme="minorHAnsi" w:hAnsiTheme="minorHAnsi" w:cstheme="minorHAnsi"/>
                <w:sz w:val="24"/>
                <w:szCs w:val="24"/>
                <w:rPrChange w:id="18" w:author="Madhura Ramojwar" w:date="2021-04-20T12:37:00Z">
                  <w:rPr>
                    <w:rFonts w:cs="Arial"/>
                    <w:sz w:val="24"/>
                    <w:szCs w:val="24"/>
                  </w:rPr>
                </w:rPrChange>
              </w:rPr>
              <w:t>Role/Function</w:t>
            </w:r>
          </w:p>
        </w:tc>
        <w:tc>
          <w:tcPr>
            <w:tcW w:w="4230" w:type="dxa"/>
            <w:shd w:val="clear" w:color="auto" w:fill="D9D9D9" w:themeFill="background1" w:themeFillShade="D9"/>
            <w:vAlign w:val="center"/>
          </w:tcPr>
          <w:p w14:paraId="64DAC75E" w14:textId="5045B7C0" w:rsidR="00C14074" w:rsidRPr="00841475" w:rsidRDefault="00C14074">
            <w:pPr>
              <w:pStyle w:val="TableHeader"/>
              <w:jc w:val="left"/>
              <w:rPr>
                <w:rFonts w:asciiTheme="minorHAnsi" w:hAnsiTheme="minorHAnsi" w:cstheme="minorHAnsi"/>
                <w:sz w:val="24"/>
                <w:szCs w:val="24"/>
                <w:rPrChange w:id="19" w:author="Madhura Ramojwar" w:date="2021-04-20T12:37:00Z">
                  <w:rPr/>
                </w:rPrChange>
              </w:rPr>
              <w:pPrChange w:id="20" w:author="Madhura Ramojwar" w:date="2021-03-16T15:51:00Z">
                <w:pPr>
                  <w:pStyle w:val="TableHeader"/>
                </w:pPr>
              </w:pPrChange>
            </w:pPr>
            <w:r w:rsidRPr="00841475">
              <w:rPr>
                <w:rFonts w:asciiTheme="minorHAnsi" w:hAnsiTheme="minorHAnsi" w:cstheme="minorHAnsi"/>
                <w:sz w:val="24"/>
                <w:szCs w:val="24"/>
                <w:rPrChange w:id="21" w:author="Madhura Ramojwar" w:date="2021-04-20T12:37:00Z">
                  <w:rPr>
                    <w:rFonts w:cs="Arial"/>
                    <w:sz w:val="24"/>
                    <w:szCs w:val="24"/>
                  </w:rPr>
                </w:rPrChange>
              </w:rPr>
              <w:t>Printed Name</w:t>
            </w:r>
          </w:p>
        </w:tc>
        <w:tc>
          <w:tcPr>
            <w:tcW w:w="4955" w:type="dxa"/>
            <w:shd w:val="clear" w:color="auto" w:fill="D9D9D9" w:themeFill="background1" w:themeFillShade="D9"/>
            <w:vAlign w:val="center"/>
          </w:tcPr>
          <w:p w14:paraId="64DAC75F" w14:textId="2EA5852D" w:rsidR="00C14074" w:rsidRPr="00841475" w:rsidRDefault="00C14074">
            <w:pPr>
              <w:pStyle w:val="TableHeader"/>
              <w:jc w:val="left"/>
              <w:rPr>
                <w:rFonts w:asciiTheme="minorHAnsi" w:hAnsiTheme="minorHAnsi" w:cstheme="minorHAnsi"/>
                <w:sz w:val="24"/>
                <w:szCs w:val="24"/>
                <w:rPrChange w:id="22" w:author="Madhura Ramojwar" w:date="2021-04-20T12:37:00Z">
                  <w:rPr/>
                </w:rPrChange>
              </w:rPr>
              <w:pPrChange w:id="23" w:author="Madhura Ramojwar" w:date="2021-03-16T15:51:00Z">
                <w:pPr>
                  <w:pStyle w:val="TableHeader"/>
                </w:pPr>
              </w:pPrChange>
            </w:pPr>
            <w:r w:rsidRPr="00841475">
              <w:rPr>
                <w:rFonts w:asciiTheme="minorHAnsi" w:hAnsiTheme="minorHAnsi" w:cstheme="minorHAnsi"/>
                <w:sz w:val="24"/>
                <w:szCs w:val="24"/>
                <w:rPrChange w:id="24" w:author="Madhura Ramojwar" w:date="2021-04-20T12:37:00Z">
                  <w:rPr>
                    <w:rFonts w:cs="Arial"/>
                    <w:sz w:val="24"/>
                    <w:szCs w:val="24"/>
                  </w:rPr>
                </w:rPrChange>
              </w:rPr>
              <w:t>Signature and Date</w:t>
            </w:r>
          </w:p>
        </w:tc>
      </w:tr>
      <w:tr w:rsidR="00C14074" w:rsidRPr="00841475" w14:paraId="64DAC764" w14:textId="77777777" w:rsidTr="0051322D">
        <w:trPr>
          <w:trHeight w:val="720"/>
        </w:trPr>
        <w:tc>
          <w:tcPr>
            <w:tcW w:w="3775" w:type="dxa"/>
            <w:vAlign w:val="center"/>
          </w:tcPr>
          <w:p w14:paraId="64DAC761" w14:textId="5F46711F" w:rsidR="00C14074" w:rsidRPr="00841475" w:rsidRDefault="00C14074" w:rsidP="00B570CF">
            <w:pPr>
              <w:pStyle w:val="TableEntry"/>
              <w:rPr>
                <w:rFonts w:asciiTheme="minorHAnsi" w:hAnsiTheme="minorHAnsi" w:cstheme="minorHAnsi"/>
                <w:sz w:val="24"/>
                <w:szCs w:val="24"/>
                <w:rPrChange w:id="25" w:author="Madhura Ramojwar" w:date="2021-04-20T12:37:00Z">
                  <w:rPr>
                    <w:sz w:val="24"/>
                  </w:rPr>
                </w:rPrChange>
              </w:rPr>
            </w:pPr>
            <w:r w:rsidRPr="00841475">
              <w:rPr>
                <w:rStyle w:val="BlueItalics"/>
                <w:rFonts w:asciiTheme="minorHAnsi" w:hAnsiTheme="minorHAnsi" w:cstheme="minorHAnsi"/>
                <w:i w:val="0"/>
                <w:color w:val="auto"/>
                <w:sz w:val="24"/>
                <w:szCs w:val="24"/>
                <w:rPrChange w:id="26" w:author="Madhura Ramojwar" w:date="2021-04-20T12:37:00Z">
                  <w:rPr>
                    <w:rStyle w:val="BlueItalics"/>
                    <w:i w:val="0"/>
                    <w:color w:val="auto"/>
                    <w:sz w:val="24"/>
                  </w:rPr>
                </w:rPrChange>
              </w:rPr>
              <w:t>Global Regulatory Operations-Clinical Evaluation (GRO-CE)</w:t>
            </w:r>
          </w:p>
        </w:tc>
        <w:tc>
          <w:tcPr>
            <w:tcW w:w="4230" w:type="dxa"/>
            <w:vAlign w:val="center"/>
          </w:tcPr>
          <w:p w14:paraId="64DAC762" w14:textId="77777777" w:rsidR="00C14074" w:rsidRPr="00841475" w:rsidRDefault="00C14074" w:rsidP="001F5737">
            <w:pPr>
              <w:pStyle w:val="TableEntry"/>
              <w:rPr>
                <w:rFonts w:asciiTheme="minorHAnsi" w:hAnsiTheme="minorHAnsi" w:cstheme="minorHAnsi"/>
                <w:sz w:val="24"/>
                <w:szCs w:val="24"/>
                <w:rPrChange w:id="27" w:author="Madhura Ramojwar" w:date="2021-04-20T12:37:00Z">
                  <w:rPr>
                    <w:sz w:val="24"/>
                  </w:rPr>
                </w:rPrChange>
              </w:rPr>
            </w:pPr>
          </w:p>
        </w:tc>
        <w:tc>
          <w:tcPr>
            <w:tcW w:w="4955" w:type="dxa"/>
            <w:vAlign w:val="center"/>
          </w:tcPr>
          <w:p w14:paraId="64DAC763" w14:textId="77777777" w:rsidR="00C14074" w:rsidRPr="00841475" w:rsidRDefault="00C14074">
            <w:pPr>
              <w:pStyle w:val="TableEntry"/>
              <w:rPr>
                <w:rFonts w:asciiTheme="minorHAnsi" w:hAnsiTheme="minorHAnsi" w:cstheme="minorHAnsi"/>
                <w:sz w:val="24"/>
                <w:szCs w:val="24"/>
                <w:rPrChange w:id="28" w:author="Madhura Ramojwar" w:date="2021-04-20T12:37:00Z">
                  <w:rPr>
                    <w:sz w:val="24"/>
                  </w:rPr>
                </w:rPrChange>
              </w:rPr>
            </w:pPr>
          </w:p>
        </w:tc>
      </w:tr>
      <w:tr w:rsidR="00C14074" w:rsidRPr="00841475" w14:paraId="524D9B5B" w14:textId="77777777" w:rsidTr="0051322D">
        <w:trPr>
          <w:trHeight w:val="720"/>
        </w:trPr>
        <w:tc>
          <w:tcPr>
            <w:tcW w:w="3775" w:type="dxa"/>
            <w:vAlign w:val="center"/>
          </w:tcPr>
          <w:p w14:paraId="4732CCBB" w14:textId="5D0B942D" w:rsidR="00C14074" w:rsidRPr="00841475" w:rsidRDefault="00C14074" w:rsidP="00B570CF">
            <w:pPr>
              <w:pStyle w:val="TableEntry"/>
              <w:rPr>
                <w:rFonts w:asciiTheme="minorHAnsi" w:hAnsiTheme="minorHAnsi" w:cstheme="minorHAnsi"/>
                <w:sz w:val="24"/>
                <w:szCs w:val="24"/>
                <w:rPrChange w:id="29" w:author="Madhura Ramojwar" w:date="2021-04-20T12:37:00Z">
                  <w:rPr>
                    <w:sz w:val="24"/>
                  </w:rPr>
                </w:rPrChange>
              </w:rPr>
            </w:pPr>
            <w:r w:rsidRPr="00841475">
              <w:rPr>
                <w:rFonts w:asciiTheme="minorHAnsi" w:hAnsiTheme="minorHAnsi" w:cstheme="minorHAnsi"/>
                <w:sz w:val="24"/>
                <w:szCs w:val="24"/>
                <w:rPrChange w:id="30" w:author="Madhura Ramojwar" w:date="2021-04-20T12:37:00Z">
                  <w:rPr>
                    <w:sz w:val="24"/>
                  </w:rPr>
                </w:rPrChange>
              </w:rPr>
              <w:t>Clinical Affairs</w:t>
            </w:r>
          </w:p>
        </w:tc>
        <w:tc>
          <w:tcPr>
            <w:tcW w:w="4230" w:type="dxa"/>
            <w:vAlign w:val="center"/>
          </w:tcPr>
          <w:p w14:paraId="02E5013F" w14:textId="77777777" w:rsidR="00C14074" w:rsidRPr="00841475" w:rsidRDefault="00C14074" w:rsidP="001F5737">
            <w:pPr>
              <w:pStyle w:val="TableEntry"/>
              <w:rPr>
                <w:rFonts w:asciiTheme="minorHAnsi" w:hAnsiTheme="minorHAnsi" w:cstheme="minorHAnsi"/>
                <w:sz w:val="24"/>
                <w:szCs w:val="24"/>
                <w:rPrChange w:id="31" w:author="Madhura Ramojwar" w:date="2021-04-20T12:37:00Z">
                  <w:rPr>
                    <w:sz w:val="24"/>
                  </w:rPr>
                </w:rPrChange>
              </w:rPr>
            </w:pPr>
          </w:p>
        </w:tc>
        <w:tc>
          <w:tcPr>
            <w:tcW w:w="4955" w:type="dxa"/>
            <w:vAlign w:val="center"/>
          </w:tcPr>
          <w:p w14:paraId="266D832A" w14:textId="77777777" w:rsidR="00C14074" w:rsidRPr="00841475" w:rsidRDefault="00C14074">
            <w:pPr>
              <w:pStyle w:val="TableEntry"/>
              <w:rPr>
                <w:rFonts w:asciiTheme="minorHAnsi" w:hAnsiTheme="minorHAnsi" w:cstheme="minorHAnsi"/>
                <w:sz w:val="24"/>
                <w:szCs w:val="24"/>
                <w:rPrChange w:id="32" w:author="Madhura Ramojwar" w:date="2021-04-20T12:37:00Z">
                  <w:rPr>
                    <w:sz w:val="24"/>
                  </w:rPr>
                </w:rPrChange>
              </w:rPr>
            </w:pPr>
          </w:p>
        </w:tc>
      </w:tr>
      <w:tr w:rsidR="00C14074" w:rsidRPr="00841475" w14:paraId="64DAC768" w14:textId="77777777" w:rsidTr="0051322D">
        <w:trPr>
          <w:trHeight w:val="720"/>
        </w:trPr>
        <w:tc>
          <w:tcPr>
            <w:tcW w:w="3775" w:type="dxa"/>
            <w:vAlign w:val="center"/>
          </w:tcPr>
          <w:p w14:paraId="64DAC765" w14:textId="1040999E" w:rsidR="00C14074" w:rsidRPr="00841475" w:rsidRDefault="00C14074" w:rsidP="00B570CF">
            <w:pPr>
              <w:pStyle w:val="TableEntry"/>
              <w:rPr>
                <w:rFonts w:asciiTheme="minorHAnsi" w:hAnsiTheme="minorHAnsi" w:cstheme="minorHAnsi"/>
                <w:sz w:val="24"/>
                <w:szCs w:val="24"/>
                <w:rPrChange w:id="33" w:author="Madhura Ramojwar" w:date="2021-04-20T12:37:00Z">
                  <w:rPr>
                    <w:sz w:val="24"/>
                  </w:rPr>
                </w:rPrChange>
              </w:rPr>
            </w:pPr>
            <w:r w:rsidRPr="00841475">
              <w:rPr>
                <w:rFonts w:asciiTheme="minorHAnsi" w:hAnsiTheme="minorHAnsi" w:cstheme="minorHAnsi"/>
                <w:sz w:val="24"/>
                <w:szCs w:val="24"/>
                <w:rPrChange w:id="34" w:author="Madhura Ramojwar" w:date="2021-04-20T12:37:00Z">
                  <w:rPr>
                    <w:sz w:val="24"/>
                  </w:rPr>
                </w:rPrChange>
              </w:rPr>
              <w:t>Clinical Engineering</w:t>
            </w:r>
          </w:p>
        </w:tc>
        <w:tc>
          <w:tcPr>
            <w:tcW w:w="4230" w:type="dxa"/>
            <w:vAlign w:val="center"/>
          </w:tcPr>
          <w:p w14:paraId="64DAC766" w14:textId="77777777" w:rsidR="00C14074" w:rsidRPr="00841475" w:rsidRDefault="00C14074" w:rsidP="001F5737">
            <w:pPr>
              <w:pStyle w:val="TableEntry"/>
              <w:rPr>
                <w:rFonts w:asciiTheme="minorHAnsi" w:hAnsiTheme="minorHAnsi" w:cstheme="minorHAnsi"/>
                <w:sz w:val="24"/>
                <w:szCs w:val="24"/>
                <w:rPrChange w:id="35" w:author="Madhura Ramojwar" w:date="2021-04-20T12:37:00Z">
                  <w:rPr>
                    <w:sz w:val="24"/>
                  </w:rPr>
                </w:rPrChange>
              </w:rPr>
            </w:pPr>
          </w:p>
        </w:tc>
        <w:tc>
          <w:tcPr>
            <w:tcW w:w="4955" w:type="dxa"/>
            <w:vAlign w:val="center"/>
          </w:tcPr>
          <w:p w14:paraId="64DAC767" w14:textId="77777777" w:rsidR="00C14074" w:rsidRPr="00841475" w:rsidRDefault="00C14074">
            <w:pPr>
              <w:pStyle w:val="TableEntry"/>
              <w:rPr>
                <w:rFonts w:asciiTheme="minorHAnsi" w:hAnsiTheme="minorHAnsi" w:cstheme="minorHAnsi"/>
                <w:sz w:val="24"/>
                <w:szCs w:val="24"/>
                <w:rPrChange w:id="36" w:author="Madhura Ramojwar" w:date="2021-04-20T12:37:00Z">
                  <w:rPr>
                    <w:sz w:val="24"/>
                  </w:rPr>
                </w:rPrChange>
              </w:rPr>
            </w:pPr>
          </w:p>
        </w:tc>
      </w:tr>
      <w:tr w:rsidR="00C14074" w:rsidRPr="00841475" w14:paraId="64DAC76C" w14:textId="77777777" w:rsidTr="0051322D">
        <w:trPr>
          <w:trHeight w:val="720"/>
        </w:trPr>
        <w:tc>
          <w:tcPr>
            <w:tcW w:w="3775" w:type="dxa"/>
            <w:vAlign w:val="center"/>
          </w:tcPr>
          <w:p w14:paraId="64DAC769" w14:textId="6E612731" w:rsidR="00C14074" w:rsidRPr="00841475" w:rsidRDefault="00C14074" w:rsidP="00B570CF">
            <w:pPr>
              <w:pStyle w:val="TableEntry"/>
              <w:rPr>
                <w:rFonts w:asciiTheme="minorHAnsi" w:hAnsiTheme="minorHAnsi" w:cstheme="minorHAnsi"/>
                <w:sz w:val="24"/>
                <w:szCs w:val="24"/>
                <w:rPrChange w:id="37" w:author="Madhura Ramojwar" w:date="2021-04-20T12:37:00Z">
                  <w:rPr>
                    <w:sz w:val="24"/>
                  </w:rPr>
                </w:rPrChange>
              </w:rPr>
            </w:pPr>
            <w:r w:rsidRPr="00841475">
              <w:rPr>
                <w:rFonts w:asciiTheme="minorHAnsi" w:hAnsiTheme="minorHAnsi" w:cstheme="minorHAnsi"/>
                <w:sz w:val="24"/>
                <w:szCs w:val="24"/>
                <w:rPrChange w:id="38" w:author="Madhura Ramojwar" w:date="2021-04-20T12:37:00Z">
                  <w:rPr>
                    <w:sz w:val="24"/>
                  </w:rPr>
                </w:rPrChange>
              </w:rPr>
              <w:t>Regulatory Affairs</w:t>
            </w:r>
          </w:p>
        </w:tc>
        <w:tc>
          <w:tcPr>
            <w:tcW w:w="4230" w:type="dxa"/>
            <w:vAlign w:val="center"/>
          </w:tcPr>
          <w:p w14:paraId="64DAC76A" w14:textId="77777777" w:rsidR="00C14074" w:rsidRPr="00841475" w:rsidRDefault="00C14074" w:rsidP="001F5737">
            <w:pPr>
              <w:pStyle w:val="TableEntry"/>
              <w:rPr>
                <w:rFonts w:asciiTheme="minorHAnsi" w:hAnsiTheme="minorHAnsi" w:cstheme="minorHAnsi"/>
                <w:sz w:val="24"/>
                <w:szCs w:val="24"/>
                <w:rPrChange w:id="39" w:author="Madhura Ramojwar" w:date="2021-04-20T12:37:00Z">
                  <w:rPr>
                    <w:sz w:val="24"/>
                  </w:rPr>
                </w:rPrChange>
              </w:rPr>
            </w:pPr>
          </w:p>
        </w:tc>
        <w:tc>
          <w:tcPr>
            <w:tcW w:w="4955" w:type="dxa"/>
            <w:vAlign w:val="center"/>
          </w:tcPr>
          <w:p w14:paraId="64DAC76B" w14:textId="77777777" w:rsidR="00C14074" w:rsidRPr="00841475" w:rsidRDefault="00C14074">
            <w:pPr>
              <w:pStyle w:val="TableEntry"/>
              <w:rPr>
                <w:rFonts w:asciiTheme="minorHAnsi" w:hAnsiTheme="minorHAnsi" w:cstheme="minorHAnsi"/>
                <w:sz w:val="24"/>
                <w:szCs w:val="24"/>
                <w:rPrChange w:id="40" w:author="Madhura Ramojwar" w:date="2021-04-20T12:37:00Z">
                  <w:rPr>
                    <w:sz w:val="24"/>
                  </w:rPr>
                </w:rPrChange>
              </w:rPr>
            </w:pPr>
          </w:p>
        </w:tc>
      </w:tr>
      <w:tr w:rsidR="00C14074" w:rsidRPr="00841475" w14:paraId="1C429AFD" w14:textId="77777777" w:rsidTr="0051322D">
        <w:trPr>
          <w:trHeight w:val="720"/>
        </w:trPr>
        <w:tc>
          <w:tcPr>
            <w:tcW w:w="3775" w:type="dxa"/>
            <w:vAlign w:val="center"/>
          </w:tcPr>
          <w:p w14:paraId="731D4966" w14:textId="38D2D430" w:rsidR="00C14074" w:rsidRPr="00841475" w:rsidRDefault="00C14074" w:rsidP="00B570CF">
            <w:pPr>
              <w:pStyle w:val="TableEntry"/>
              <w:rPr>
                <w:rStyle w:val="BlueItalics"/>
                <w:rFonts w:asciiTheme="minorHAnsi" w:hAnsiTheme="minorHAnsi" w:cstheme="minorHAnsi"/>
                <w:sz w:val="24"/>
                <w:szCs w:val="24"/>
                <w:rPrChange w:id="41" w:author="Madhura Ramojwar" w:date="2021-04-20T12:37:00Z">
                  <w:rPr>
                    <w:rStyle w:val="BlueItalics"/>
                  </w:rPr>
                </w:rPrChange>
              </w:rPr>
            </w:pPr>
            <w:del w:id="42" w:author="Madhura Ramojwar" w:date="2021-04-19T11:58:00Z">
              <w:r w:rsidRPr="00841475" w:rsidDel="003C63E1">
                <w:rPr>
                  <w:rStyle w:val="BlueItalics"/>
                  <w:rFonts w:asciiTheme="minorHAnsi" w:hAnsiTheme="minorHAnsi" w:cstheme="minorHAnsi"/>
                  <w:sz w:val="24"/>
                  <w:szCs w:val="24"/>
                  <w:rPrChange w:id="43" w:author="Madhura Ramojwar" w:date="2021-04-20T12:37:00Z">
                    <w:rPr>
                      <w:rStyle w:val="BlueItalics"/>
                    </w:rPr>
                  </w:rPrChange>
                </w:rPr>
                <w:delText>&lt;ADD OTHER EVALUATORS IF NECESSARY: consider Quality, Product Performance Group, GRO-CRM, Medical Affairs&gt;</w:delText>
              </w:r>
            </w:del>
          </w:p>
        </w:tc>
        <w:tc>
          <w:tcPr>
            <w:tcW w:w="4230" w:type="dxa"/>
            <w:vAlign w:val="center"/>
          </w:tcPr>
          <w:p w14:paraId="4595B12F" w14:textId="77777777" w:rsidR="00C14074" w:rsidRPr="00841475" w:rsidRDefault="00C14074" w:rsidP="001F5737">
            <w:pPr>
              <w:pStyle w:val="TableEntry"/>
              <w:rPr>
                <w:rFonts w:asciiTheme="minorHAnsi" w:hAnsiTheme="minorHAnsi" w:cstheme="minorHAnsi"/>
                <w:sz w:val="24"/>
                <w:szCs w:val="24"/>
                <w:rPrChange w:id="44" w:author="Madhura Ramojwar" w:date="2021-04-20T12:37:00Z">
                  <w:rPr>
                    <w:sz w:val="24"/>
                  </w:rPr>
                </w:rPrChange>
              </w:rPr>
            </w:pPr>
          </w:p>
        </w:tc>
        <w:tc>
          <w:tcPr>
            <w:tcW w:w="4955" w:type="dxa"/>
            <w:vAlign w:val="center"/>
          </w:tcPr>
          <w:p w14:paraId="1ABB3DE8" w14:textId="77777777" w:rsidR="00C14074" w:rsidRPr="00841475" w:rsidRDefault="00C14074">
            <w:pPr>
              <w:pStyle w:val="TableEntry"/>
              <w:rPr>
                <w:rFonts w:asciiTheme="minorHAnsi" w:hAnsiTheme="minorHAnsi" w:cstheme="minorHAnsi"/>
                <w:sz w:val="24"/>
                <w:szCs w:val="24"/>
                <w:rPrChange w:id="45" w:author="Madhura Ramojwar" w:date="2021-04-20T12:37:00Z">
                  <w:rPr>
                    <w:sz w:val="24"/>
                  </w:rPr>
                </w:rPrChange>
              </w:rPr>
            </w:pPr>
          </w:p>
        </w:tc>
      </w:tr>
    </w:tbl>
    <w:p w14:paraId="64DAC776" w14:textId="77777777" w:rsidR="00EE1CB7" w:rsidRPr="00841475" w:rsidRDefault="00EE1CB7">
      <w:pPr>
        <w:pStyle w:val="BT1BodyTextI1"/>
        <w:jc w:val="left"/>
        <w:rPr>
          <w:rFonts w:asciiTheme="minorHAnsi" w:hAnsiTheme="minorHAnsi" w:cstheme="minorHAnsi"/>
          <w:rPrChange w:id="46" w:author="Madhura Ramojwar" w:date="2021-04-20T12:37:00Z">
            <w:rPr/>
          </w:rPrChange>
        </w:rPr>
        <w:pPrChange w:id="47" w:author="Madhura Ramojwar" w:date="2021-03-16T15:51:00Z">
          <w:pPr>
            <w:pStyle w:val="BT1BodyTextI1"/>
          </w:pPr>
        </w:pPrChange>
      </w:pPr>
      <w:r w:rsidRPr="00841475">
        <w:rPr>
          <w:rFonts w:asciiTheme="minorHAnsi" w:hAnsiTheme="minorHAnsi" w:cstheme="minorHAnsi"/>
          <w:rPrChange w:id="48" w:author="Madhura Ramojwar" w:date="2021-04-20T12:37:00Z">
            <w:rPr/>
          </w:rPrChange>
        </w:rPr>
        <w:br w:type="page"/>
      </w:r>
    </w:p>
    <w:p w14:paraId="44CD3A36" w14:textId="77777777" w:rsidR="003A28E1" w:rsidRPr="00841475" w:rsidRDefault="003A28E1">
      <w:pPr>
        <w:pStyle w:val="Title"/>
        <w:rPr>
          <w:rFonts w:asciiTheme="minorHAnsi" w:eastAsiaTheme="majorEastAsia" w:hAnsiTheme="minorHAnsi" w:cstheme="minorHAnsi"/>
          <w:rPrChange w:id="49" w:author="Madhura Ramojwar" w:date="2021-04-20T12:37:00Z">
            <w:rPr>
              <w:rFonts w:eastAsiaTheme="majorEastAsia"/>
              <w:sz w:val="32"/>
            </w:rPr>
          </w:rPrChange>
        </w:rPr>
        <w:pPrChange w:id="50" w:author="Madhura Ramojwar" w:date="2021-03-16T15:51:00Z">
          <w:pPr>
            <w:pStyle w:val="Title"/>
            <w:jc w:val="center"/>
          </w:pPr>
        </w:pPrChange>
      </w:pPr>
      <w:r w:rsidRPr="00841475">
        <w:rPr>
          <w:rFonts w:asciiTheme="minorHAnsi" w:eastAsiaTheme="majorEastAsia" w:hAnsiTheme="minorHAnsi" w:cstheme="minorHAnsi"/>
          <w:rPrChange w:id="51" w:author="Madhura Ramojwar" w:date="2021-04-20T12:37:00Z">
            <w:rPr>
              <w:rFonts w:eastAsiaTheme="majorEastAsia"/>
              <w:sz w:val="32"/>
            </w:rPr>
          </w:rPrChange>
        </w:rPr>
        <w:lastRenderedPageBreak/>
        <w:t>Documentation Information</w:t>
      </w:r>
    </w:p>
    <w:tbl>
      <w:tblPr>
        <w:tblStyle w:val="TableGrid"/>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1170"/>
        <w:gridCol w:w="990"/>
        <w:gridCol w:w="6747"/>
        <w:gridCol w:w="2888"/>
      </w:tblGrid>
      <w:tr w:rsidR="007B3A76" w:rsidRPr="00841475" w14:paraId="4FF97E78" w14:textId="77777777" w:rsidTr="00AD67EC">
        <w:trPr>
          <w:trHeight w:val="360"/>
        </w:trPr>
        <w:tc>
          <w:tcPr>
            <w:tcW w:w="12960" w:type="dxa"/>
            <w:gridSpan w:val="5"/>
            <w:shd w:val="clear" w:color="auto" w:fill="D9D9D9" w:themeFill="background1" w:themeFillShade="D9"/>
            <w:vAlign w:val="center"/>
          </w:tcPr>
          <w:p w14:paraId="62BEE239" w14:textId="0FF4EE51" w:rsidR="007B3A76" w:rsidRPr="00841475" w:rsidRDefault="007B3A76" w:rsidP="00B570CF">
            <w:pPr>
              <w:pStyle w:val="BT1BodyTextI1"/>
              <w:spacing w:after="0"/>
              <w:jc w:val="left"/>
              <w:rPr>
                <w:rFonts w:asciiTheme="minorHAnsi" w:eastAsiaTheme="majorEastAsia" w:hAnsiTheme="minorHAnsi" w:cstheme="minorHAnsi"/>
                <w:b/>
                <w:rPrChange w:id="52" w:author="Madhura Ramojwar" w:date="2021-04-20T12:37:00Z">
                  <w:rPr>
                    <w:rFonts w:eastAsiaTheme="majorEastAsia"/>
                    <w:b/>
                    <w:sz w:val="22"/>
                  </w:rPr>
                </w:rPrChange>
              </w:rPr>
            </w:pPr>
            <w:r w:rsidRPr="00841475">
              <w:rPr>
                <w:rFonts w:asciiTheme="minorHAnsi" w:eastAsiaTheme="majorEastAsia" w:hAnsiTheme="minorHAnsi" w:cstheme="minorHAnsi"/>
                <w:b/>
                <w:rPrChange w:id="53" w:author="Madhura Ramojwar" w:date="2021-04-20T12:37:00Z">
                  <w:rPr>
                    <w:rFonts w:eastAsiaTheme="majorEastAsia"/>
                    <w:b/>
                    <w:sz w:val="22"/>
                  </w:rPr>
                </w:rPrChange>
              </w:rPr>
              <w:t>Post-Market Clinical Follow-up (PMCF) Plan</w:t>
            </w:r>
          </w:p>
        </w:tc>
      </w:tr>
      <w:tr w:rsidR="003A28E1" w:rsidRPr="00841475" w14:paraId="4351388F" w14:textId="77777777" w:rsidTr="00AD67EC">
        <w:trPr>
          <w:trHeight w:val="360"/>
        </w:trPr>
        <w:tc>
          <w:tcPr>
            <w:tcW w:w="2335" w:type="dxa"/>
            <w:gridSpan w:val="2"/>
            <w:shd w:val="clear" w:color="auto" w:fill="auto"/>
            <w:vAlign w:val="center"/>
          </w:tcPr>
          <w:p w14:paraId="103EF73F" w14:textId="2C9BFDB5" w:rsidR="003A28E1" w:rsidRPr="00841475" w:rsidRDefault="003A28E1" w:rsidP="00B570CF">
            <w:pPr>
              <w:pStyle w:val="BT1BodyTextI1"/>
              <w:spacing w:after="0"/>
              <w:jc w:val="left"/>
              <w:rPr>
                <w:rFonts w:asciiTheme="minorHAnsi" w:eastAsiaTheme="majorEastAsia" w:hAnsiTheme="minorHAnsi" w:cstheme="minorHAnsi"/>
                <w:rPrChange w:id="54" w:author="Madhura Ramojwar" w:date="2021-04-20T12:37:00Z">
                  <w:rPr>
                    <w:rFonts w:eastAsiaTheme="majorEastAsia"/>
                    <w:sz w:val="22"/>
                  </w:rPr>
                </w:rPrChange>
              </w:rPr>
            </w:pPr>
            <w:r w:rsidRPr="00841475">
              <w:rPr>
                <w:rFonts w:asciiTheme="minorHAnsi" w:eastAsiaTheme="majorEastAsia" w:hAnsiTheme="minorHAnsi" w:cstheme="minorHAnsi"/>
                <w:rPrChange w:id="55" w:author="Madhura Ramojwar" w:date="2021-04-20T12:37:00Z">
                  <w:rPr>
                    <w:rFonts w:eastAsiaTheme="majorEastAsia"/>
                    <w:sz w:val="22"/>
                  </w:rPr>
                </w:rPrChange>
              </w:rPr>
              <w:t>PMCF Plan Number</w:t>
            </w:r>
            <w:r w:rsidR="007B3A76" w:rsidRPr="00841475">
              <w:rPr>
                <w:rFonts w:asciiTheme="minorHAnsi" w:eastAsiaTheme="majorEastAsia" w:hAnsiTheme="minorHAnsi" w:cstheme="minorHAnsi"/>
                <w:rPrChange w:id="56" w:author="Madhura Ramojwar" w:date="2021-04-20T12:37:00Z">
                  <w:rPr>
                    <w:rFonts w:eastAsiaTheme="majorEastAsia"/>
                    <w:sz w:val="22"/>
                  </w:rPr>
                </w:rPrChange>
              </w:rPr>
              <w:t>:</w:t>
            </w:r>
          </w:p>
        </w:tc>
        <w:tc>
          <w:tcPr>
            <w:tcW w:w="10625" w:type="dxa"/>
            <w:gridSpan w:val="3"/>
            <w:vAlign w:val="center"/>
          </w:tcPr>
          <w:p w14:paraId="5A9FE641" w14:textId="77777777" w:rsidR="003A28E1" w:rsidRPr="00841475" w:rsidRDefault="003A28E1" w:rsidP="001F5737">
            <w:pPr>
              <w:pStyle w:val="BT1BodyTextI1"/>
              <w:spacing w:after="0"/>
              <w:jc w:val="left"/>
              <w:rPr>
                <w:rFonts w:asciiTheme="minorHAnsi" w:eastAsiaTheme="majorEastAsia" w:hAnsiTheme="minorHAnsi" w:cstheme="minorHAnsi"/>
                <w:b/>
                <w:rPrChange w:id="57" w:author="Madhura Ramojwar" w:date="2021-04-20T12:37:00Z">
                  <w:rPr>
                    <w:rFonts w:eastAsiaTheme="majorEastAsia"/>
                    <w:b/>
                    <w:sz w:val="22"/>
                  </w:rPr>
                </w:rPrChange>
              </w:rPr>
            </w:pPr>
          </w:p>
        </w:tc>
      </w:tr>
      <w:tr w:rsidR="003A28E1" w:rsidRPr="00841475" w14:paraId="23A57A93" w14:textId="77777777" w:rsidTr="00AD67EC">
        <w:trPr>
          <w:trHeight w:val="360"/>
        </w:trPr>
        <w:tc>
          <w:tcPr>
            <w:tcW w:w="2335" w:type="dxa"/>
            <w:gridSpan w:val="2"/>
            <w:shd w:val="clear" w:color="auto" w:fill="auto"/>
            <w:vAlign w:val="center"/>
          </w:tcPr>
          <w:p w14:paraId="1DF3A3D6" w14:textId="7760C658" w:rsidR="003A28E1" w:rsidRPr="00841475" w:rsidRDefault="003A28E1" w:rsidP="00B570CF">
            <w:pPr>
              <w:pStyle w:val="BT1BodyTextI1"/>
              <w:spacing w:after="0"/>
              <w:jc w:val="left"/>
              <w:rPr>
                <w:rFonts w:asciiTheme="minorHAnsi" w:eastAsiaTheme="majorEastAsia" w:hAnsiTheme="minorHAnsi" w:cstheme="minorHAnsi"/>
                <w:rPrChange w:id="58" w:author="Madhura Ramojwar" w:date="2021-04-20T12:37:00Z">
                  <w:rPr>
                    <w:rFonts w:eastAsiaTheme="majorEastAsia"/>
                    <w:sz w:val="22"/>
                  </w:rPr>
                </w:rPrChange>
              </w:rPr>
            </w:pPr>
            <w:r w:rsidRPr="00841475">
              <w:rPr>
                <w:rFonts w:asciiTheme="minorHAnsi" w:eastAsiaTheme="majorEastAsia" w:hAnsiTheme="minorHAnsi" w:cstheme="minorHAnsi"/>
                <w:rPrChange w:id="59" w:author="Madhura Ramojwar" w:date="2021-04-20T12:37:00Z">
                  <w:rPr>
                    <w:rFonts w:eastAsiaTheme="majorEastAsia"/>
                    <w:sz w:val="22"/>
                  </w:rPr>
                </w:rPrChange>
              </w:rPr>
              <w:t>PMCF Plan Date</w:t>
            </w:r>
            <w:r w:rsidR="007B3A76" w:rsidRPr="00841475">
              <w:rPr>
                <w:rFonts w:asciiTheme="minorHAnsi" w:eastAsiaTheme="majorEastAsia" w:hAnsiTheme="minorHAnsi" w:cstheme="minorHAnsi"/>
                <w:rPrChange w:id="60" w:author="Madhura Ramojwar" w:date="2021-04-20T12:37:00Z">
                  <w:rPr>
                    <w:rFonts w:eastAsiaTheme="majorEastAsia"/>
                    <w:sz w:val="22"/>
                  </w:rPr>
                </w:rPrChange>
              </w:rPr>
              <w:t>:</w:t>
            </w:r>
          </w:p>
        </w:tc>
        <w:tc>
          <w:tcPr>
            <w:tcW w:w="10625" w:type="dxa"/>
            <w:gridSpan w:val="3"/>
            <w:vAlign w:val="center"/>
          </w:tcPr>
          <w:p w14:paraId="26E11313" w14:textId="77777777" w:rsidR="003A28E1" w:rsidRPr="00841475" w:rsidRDefault="003A28E1" w:rsidP="001F5737">
            <w:pPr>
              <w:pStyle w:val="BT1BodyTextI1"/>
              <w:spacing w:after="0"/>
              <w:jc w:val="left"/>
              <w:rPr>
                <w:rFonts w:asciiTheme="minorHAnsi" w:eastAsiaTheme="majorEastAsia" w:hAnsiTheme="minorHAnsi" w:cstheme="minorHAnsi"/>
                <w:b/>
                <w:rPrChange w:id="61" w:author="Madhura Ramojwar" w:date="2021-04-20T12:37:00Z">
                  <w:rPr>
                    <w:rFonts w:eastAsiaTheme="majorEastAsia"/>
                    <w:b/>
                    <w:sz w:val="22"/>
                  </w:rPr>
                </w:rPrChange>
              </w:rPr>
            </w:pPr>
          </w:p>
        </w:tc>
      </w:tr>
      <w:tr w:rsidR="003A28E1" w:rsidRPr="00841475" w14:paraId="2C1D57F6" w14:textId="77777777" w:rsidTr="00AD67EC">
        <w:trPr>
          <w:trHeight w:val="360"/>
        </w:trPr>
        <w:tc>
          <w:tcPr>
            <w:tcW w:w="2335" w:type="dxa"/>
            <w:gridSpan w:val="2"/>
            <w:shd w:val="clear" w:color="auto" w:fill="auto"/>
            <w:vAlign w:val="center"/>
          </w:tcPr>
          <w:p w14:paraId="1E5C157F" w14:textId="56A603A5" w:rsidR="003A28E1" w:rsidRPr="00841475" w:rsidRDefault="003A28E1" w:rsidP="00B570CF">
            <w:pPr>
              <w:pStyle w:val="BT1BodyTextI1"/>
              <w:spacing w:after="0"/>
              <w:jc w:val="left"/>
              <w:rPr>
                <w:rFonts w:asciiTheme="minorHAnsi" w:eastAsiaTheme="majorEastAsia" w:hAnsiTheme="minorHAnsi" w:cstheme="minorHAnsi"/>
                <w:rPrChange w:id="62" w:author="Madhura Ramojwar" w:date="2021-04-20T12:37:00Z">
                  <w:rPr>
                    <w:rFonts w:eastAsiaTheme="majorEastAsia"/>
                    <w:sz w:val="22"/>
                  </w:rPr>
                </w:rPrChange>
              </w:rPr>
            </w:pPr>
            <w:r w:rsidRPr="00841475">
              <w:rPr>
                <w:rFonts w:asciiTheme="minorHAnsi" w:eastAsiaTheme="majorEastAsia" w:hAnsiTheme="minorHAnsi" w:cstheme="minorHAnsi"/>
                <w:rPrChange w:id="63" w:author="Madhura Ramojwar" w:date="2021-04-20T12:37:00Z">
                  <w:rPr>
                    <w:rFonts w:eastAsiaTheme="majorEastAsia"/>
                    <w:sz w:val="22"/>
                  </w:rPr>
                </w:rPrChange>
              </w:rPr>
              <w:t>PMCF Plan Version</w:t>
            </w:r>
            <w:r w:rsidR="007B3A76" w:rsidRPr="00841475">
              <w:rPr>
                <w:rFonts w:asciiTheme="minorHAnsi" w:eastAsiaTheme="majorEastAsia" w:hAnsiTheme="minorHAnsi" w:cstheme="minorHAnsi"/>
                <w:rPrChange w:id="64" w:author="Madhura Ramojwar" w:date="2021-04-20T12:37:00Z">
                  <w:rPr>
                    <w:rFonts w:eastAsiaTheme="majorEastAsia"/>
                    <w:sz w:val="22"/>
                  </w:rPr>
                </w:rPrChange>
              </w:rPr>
              <w:t>:</w:t>
            </w:r>
          </w:p>
        </w:tc>
        <w:tc>
          <w:tcPr>
            <w:tcW w:w="10625" w:type="dxa"/>
            <w:gridSpan w:val="3"/>
            <w:vAlign w:val="center"/>
          </w:tcPr>
          <w:p w14:paraId="4DB1768A" w14:textId="77777777" w:rsidR="003A28E1" w:rsidRPr="00841475" w:rsidRDefault="003A28E1" w:rsidP="001F5737">
            <w:pPr>
              <w:pStyle w:val="BT1BodyTextI1"/>
              <w:spacing w:after="0"/>
              <w:jc w:val="left"/>
              <w:rPr>
                <w:rFonts w:asciiTheme="minorHAnsi" w:eastAsiaTheme="majorEastAsia" w:hAnsiTheme="minorHAnsi" w:cstheme="minorHAnsi"/>
                <w:b/>
                <w:rPrChange w:id="65" w:author="Madhura Ramojwar" w:date="2021-04-20T12:37:00Z">
                  <w:rPr>
                    <w:rFonts w:eastAsiaTheme="majorEastAsia"/>
                    <w:b/>
                    <w:sz w:val="22"/>
                  </w:rPr>
                </w:rPrChange>
              </w:rPr>
            </w:pPr>
          </w:p>
        </w:tc>
      </w:tr>
      <w:tr w:rsidR="003A28E1" w:rsidRPr="00841475" w14:paraId="118A18D4" w14:textId="77777777" w:rsidTr="00D118BF">
        <w:trPr>
          <w:trHeight w:val="719"/>
        </w:trPr>
        <w:tc>
          <w:tcPr>
            <w:tcW w:w="12960" w:type="dxa"/>
            <w:gridSpan w:val="5"/>
            <w:shd w:val="clear" w:color="auto" w:fill="D9D9D9" w:themeFill="background1" w:themeFillShade="D9"/>
            <w:vAlign w:val="center"/>
          </w:tcPr>
          <w:p w14:paraId="7CC44B4F" w14:textId="77777777" w:rsidR="003A28E1" w:rsidRPr="00841475" w:rsidRDefault="003A28E1" w:rsidP="00B570CF">
            <w:pPr>
              <w:pStyle w:val="BT1BodyTextI1"/>
              <w:spacing w:after="0"/>
              <w:jc w:val="left"/>
              <w:rPr>
                <w:rFonts w:asciiTheme="minorHAnsi" w:eastAsiaTheme="majorEastAsia" w:hAnsiTheme="minorHAnsi" w:cstheme="minorHAnsi"/>
                <w:b/>
                <w:rPrChange w:id="66" w:author="Madhura Ramojwar" w:date="2021-04-20T12:37:00Z">
                  <w:rPr>
                    <w:rFonts w:eastAsiaTheme="majorEastAsia"/>
                    <w:b/>
                    <w:sz w:val="22"/>
                  </w:rPr>
                </w:rPrChange>
              </w:rPr>
            </w:pPr>
            <w:r w:rsidRPr="00841475">
              <w:rPr>
                <w:rFonts w:asciiTheme="minorHAnsi" w:eastAsiaTheme="majorEastAsia" w:hAnsiTheme="minorHAnsi" w:cstheme="minorHAnsi"/>
                <w:b/>
                <w:rPrChange w:id="67" w:author="Madhura Ramojwar" w:date="2021-04-20T12:37:00Z">
                  <w:rPr>
                    <w:rFonts w:eastAsiaTheme="majorEastAsia"/>
                    <w:b/>
                    <w:sz w:val="22"/>
                  </w:rPr>
                </w:rPrChange>
              </w:rPr>
              <w:t>Revision History</w:t>
            </w:r>
          </w:p>
        </w:tc>
      </w:tr>
      <w:tr w:rsidR="003A28E1" w:rsidRPr="00841475" w14:paraId="7DAC93BA" w14:textId="77777777" w:rsidTr="007B3A76">
        <w:trPr>
          <w:trHeight w:val="360"/>
        </w:trPr>
        <w:tc>
          <w:tcPr>
            <w:tcW w:w="1165" w:type="dxa"/>
            <w:shd w:val="clear" w:color="auto" w:fill="D9D9D9" w:themeFill="background1" w:themeFillShade="D9"/>
            <w:vAlign w:val="center"/>
          </w:tcPr>
          <w:p w14:paraId="79E72BB1" w14:textId="77777777" w:rsidR="003A28E1" w:rsidRPr="00841475" w:rsidRDefault="003A28E1">
            <w:pPr>
              <w:pStyle w:val="BT1BodyTextI1"/>
              <w:spacing w:after="0"/>
              <w:jc w:val="left"/>
              <w:rPr>
                <w:rFonts w:asciiTheme="minorHAnsi" w:eastAsiaTheme="majorEastAsia" w:hAnsiTheme="minorHAnsi" w:cstheme="minorHAnsi"/>
                <w:b/>
                <w:rPrChange w:id="68" w:author="Madhura Ramojwar" w:date="2021-04-20T12:37:00Z">
                  <w:rPr>
                    <w:rFonts w:eastAsiaTheme="majorEastAsia"/>
                    <w:b/>
                    <w:sz w:val="22"/>
                  </w:rPr>
                </w:rPrChange>
              </w:rPr>
              <w:pPrChange w:id="69" w:author="Madhura Ramojwar" w:date="2021-03-16T15:51:00Z">
                <w:pPr>
                  <w:pStyle w:val="BT1BodyTextI1"/>
                  <w:spacing w:after="0"/>
                  <w:jc w:val="center"/>
                </w:pPr>
              </w:pPrChange>
            </w:pPr>
            <w:r w:rsidRPr="00841475">
              <w:rPr>
                <w:rFonts w:asciiTheme="minorHAnsi" w:eastAsiaTheme="majorEastAsia" w:hAnsiTheme="minorHAnsi" w:cstheme="minorHAnsi"/>
                <w:b/>
                <w:rPrChange w:id="70" w:author="Madhura Ramojwar" w:date="2021-04-20T12:37:00Z">
                  <w:rPr>
                    <w:rFonts w:eastAsiaTheme="majorEastAsia"/>
                    <w:b/>
                    <w:sz w:val="22"/>
                  </w:rPr>
                </w:rPrChange>
              </w:rPr>
              <w:t>Rev.</w:t>
            </w:r>
          </w:p>
        </w:tc>
        <w:tc>
          <w:tcPr>
            <w:tcW w:w="2160" w:type="dxa"/>
            <w:gridSpan w:val="2"/>
            <w:shd w:val="clear" w:color="auto" w:fill="D9D9D9" w:themeFill="background1" w:themeFillShade="D9"/>
            <w:vAlign w:val="center"/>
          </w:tcPr>
          <w:p w14:paraId="34842BB9" w14:textId="77777777" w:rsidR="003A28E1" w:rsidRPr="00841475" w:rsidRDefault="003A28E1">
            <w:pPr>
              <w:pStyle w:val="BT1BodyTextI1"/>
              <w:spacing w:after="0"/>
              <w:jc w:val="left"/>
              <w:rPr>
                <w:rFonts w:asciiTheme="minorHAnsi" w:eastAsiaTheme="majorEastAsia" w:hAnsiTheme="minorHAnsi" w:cstheme="minorHAnsi"/>
                <w:b/>
                <w:rPrChange w:id="71" w:author="Madhura Ramojwar" w:date="2021-04-20T12:37:00Z">
                  <w:rPr>
                    <w:rFonts w:eastAsiaTheme="majorEastAsia"/>
                    <w:b/>
                    <w:sz w:val="22"/>
                  </w:rPr>
                </w:rPrChange>
              </w:rPr>
              <w:pPrChange w:id="72" w:author="Madhura Ramojwar" w:date="2021-03-16T15:51:00Z">
                <w:pPr>
                  <w:pStyle w:val="BT1BodyTextI1"/>
                  <w:spacing w:after="0"/>
                  <w:jc w:val="center"/>
                </w:pPr>
              </w:pPrChange>
            </w:pPr>
            <w:r w:rsidRPr="00841475">
              <w:rPr>
                <w:rFonts w:asciiTheme="minorHAnsi" w:eastAsiaTheme="majorEastAsia" w:hAnsiTheme="minorHAnsi" w:cstheme="minorHAnsi"/>
                <w:b/>
                <w:rPrChange w:id="73" w:author="Madhura Ramojwar" w:date="2021-04-20T12:37:00Z">
                  <w:rPr>
                    <w:rFonts w:eastAsiaTheme="majorEastAsia"/>
                    <w:b/>
                    <w:sz w:val="22"/>
                  </w:rPr>
                </w:rPrChange>
              </w:rPr>
              <w:t>Revision Date</w:t>
            </w:r>
          </w:p>
        </w:tc>
        <w:tc>
          <w:tcPr>
            <w:tcW w:w="6747" w:type="dxa"/>
            <w:shd w:val="clear" w:color="auto" w:fill="D9D9D9" w:themeFill="background1" w:themeFillShade="D9"/>
            <w:vAlign w:val="center"/>
          </w:tcPr>
          <w:p w14:paraId="4D8E2CF3" w14:textId="77777777" w:rsidR="003A28E1" w:rsidRPr="00841475" w:rsidRDefault="003A28E1">
            <w:pPr>
              <w:pStyle w:val="BT1BodyTextI1"/>
              <w:spacing w:after="0"/>
              <w:jc w:val="left"/>
              <w:rPr>
                <w:rFonts w:asciiTheme="minorHAnsi" w:eastAsiaTheme="majorEastAsia" w:hAnsiTheme="minorHAnsi" w:cstheme="minorHAnsi"/>
                <w:b/>
                <w:rPrChange w:id="74" w:author="Madhura Ramojwar" w:date="2021-04-20T12:37:00Z">
                  <w:rPr>
                    <w:rFonts w:eastAsiaTheme="majorEastAsia"/>
                    <w:b/>
                    <w:sz w:val="22"/>
                  </w:rPr>
                </w:rPrChange>
              </w:rPr>
              <w:pPrChange w:id="75" w:author="Madhura Ramojwar" w:date="2021-03-16T15:51:00Z">
                <w:pPr>
                  <w:pStyle w:val="BT1BodyTextI1"/>
                  <w:spacing w:after="0"/>
                  <w:jc w:val="center"/>
                </w:pPr>
              </w:pPrChange>
            </w:pPr>
            <w:r w:rsidRPr="00841475">
              <w:rPr>
                <w:rFonts w:asciiTheme="minorHAnsi" w:eastAsiaTheme="majorEastAsia" w:hAnsiTheme="minorHAnsi" w:cstheme="minorHAnsi"/>
                <w:b/>
                <w:rPrChange w:id="76" w:author="Madhura Ramojwar" w:date="2021-04-20T12:37:00Z">
                  <w:rPr>
                    <w:rFonts w:eastAsiaTheme="majorEastAsia"/>
                    <w:b/>
                    <w:sz w:val="22"/>
                  </w:rPr>
                </w:rPrChange>
              </w:rPr>
              <w:t>Description of Change</w:t>
            </w:r>
          </w:p>
        </w:tc>
        <w:tc>
          <w:tcPr>
            <w:tcW w:w="2888" w:type="dxa"/>
            <w:shd w:val="clear" w:color="auto" w:fill="D9D9D9" w:themeFill="background1" w:themeFillShade="D9"/>
            <w:vAlign w:val="center"/>
          </w:tcPr>
          <w:p w14:paraId="625F50D3" w14:textId="77777777" w:rsidR="003A28E1" w:rsidRPr="00841475" w:rsidRDefault="003A28E1">
            <w:pPr>
              <w:pStyle w:val="BT1BodyTextI1"/>
              <w:spacing w:after="0"/>
              <w:jc w:val="left"/>
              <w:rPr>
                <w:rFonts w:asciiTheme="minorHAnsi" w:eastAsiaTheme="majorEastAsia" w:hAnsiTheme="minorHAnsi" w:cstheme="minorHAnsi"/>
                <w:b/>
                <w:rPrChange w:id="77" w:author="Madhura Ramojwar" w:date="2021-04-20T12:37:00Z">
                  <w:rPr>
                    <w:rFonts w:eastAsiaTheme="majorEastAsia"/>
                    <w:b/>
                    <w:sz w:val="22"/>
                  </w:rPr>
                </w:rPrChange>
              </w:rPr>
              <w:pPrChange w:id="78" w:author="Madhura Ramojwar" w:date="2021-03-16T15:51:00Z">
                <w:pPr>
                  <w:pStyle w:val="BT1BodyTextI1"/>
                  <w:spacing w:after="0"/>
                  <w:jc w:val="center"/>
                </w:pPr>
              </w:pPrChange>
            </w:pPr>
            <w:r w:rsidRPr="00841475">
              <w:rPr>
                <w:rFonts w:asciiTheme="minorHAnsi" w:eastAsiaTheme="majorEastAsia" w:hAnsiTheme="minorHAnsi" w:cstheme="minorHAnsi"/>
                <w:b/>
                <w:rPrChange w:id="79" w:author="Madhura Ramojwar" w:date="2021-04-20T12:37:00Z">
                  <w:rPr>
                    <w:rFonts w:eastAsiaTheme="majorEastAsia"/>
                    <w:b/>
                    <w:sz w:val="22"/>
                  </w:rPr>
                </w:rPrChange>
              </w:rPr>
              <w:t>Revised By</w:t>
            </w:r>
          </w:p>
        </w:tc>
      </w:tr>
      <w:tr w:rsidR="003A28E1" w:rsidRPr="00841475" w14:paraId="19E20DB2" w14:textId="77777777" w:rsidTr="007B3A76">
        <w:trPr>
          <w:trHeight w:val="360"/>
        </w:trPr>
        <w:tc>
          <w:tcPr>
            <w:tcW w:w="1165" w:type="dxa"/>
            <w:vAlign w:val="center"/>
          </w:tcPr>
          <w:p w14:paraId="60AC480B" w14:textId="77777777" w:rsidR="003A28E1" w:rsidRPr="00841475" w:rsidRDefault="003A28E1" w:rsidP="00B570CF">
            <w:pPr>
              <w:pStyle w:val="TableEntry"/>
              <w:spacing w:before="0" w:after="0"/>
              <w:rPr>
                <w:rFonts w:asciiTheme="minorHAnsi" w:eastAsiaTheme="majorEastAsia" w:hAnsiTheme="minorHAnsi" w:cstheme="minorHAnsi"/>
                <w:sz w:val="24"/>
                <w:szCs w:val="24"/>
                <w:rPrChange w:id="80" w:author="Madhura Ramojwar" w:date="2021-04-20T12:37:00Z">
                  <w:rPr>
                    <w:rFonts w:eastAsiaTheme="majorEastAsia"/>
                  </w:rPr>
                </w:rPrChange>
              </w:rPr>
            </w:pPr>
          </w:p>
        </w:tc>
        <w:tc>
          <w:tcPr>
            <w:tcW w:w="2160" w:type="dxa"/>
            <w:gridSpan w:val="2"/>
            <w:vAlign w:val="center"/>
          </w:tcPr>
          <w:p w14:paraId="4C54C967" w14:textId="77777777" w:rsidR="003A28E1" w:rsidRPr="00841475" w:rsidRDefault="003A28E1" w:rsidP="001F5737">
            <w:pPr>
              <w:pStyle w:val="TableEntry"/>
              <w:spacing w:before="0" w:after="0"/>
              <w:rPr>
                <w:rFonts w:asciiTheme="minorHAnsi" w:eastAsiaTheme="majorEastAsia" w:hAnsiTheme="minorHAnsi" w:cstheme="minorHAnsi"/>
                <w:sz w:val="24"/>
                <w:szCs w:val="24"/>
                <w:rPrChange w:id="81" w:author="Madhura Ramojwar" w:date="2021-04-20T12:37:00Z">
                  <w:rPr>
                    <w:rFonts w:eastAsiaTheme="majorEastAsia"/>
                  </w:rPr>
                </w:rPrChange>
              </w:rPr>
            </w:pPr>
          </w:p>
        </w:tc>
        <w:tc>
          <w:tcPr>
            <w:tcW w:w="6747" w:type="dxa"/>
            <w:vAlign w:val="center"/>
          </w:tcPr>
          <w:p w14:paraId="6BBF5479" w14:textId="77777777" w:rsidR="003A28E1" w:rsidRPr="00841475" w:rsidRDefault="003A28E1">
            <w:pPr>
              <w:pStyle w:val="TableEntry"/>
              <w:spacing w:before="0" w:after="0"/>
              <w:rPr>
                <w:rFonts w:asciiTheme="minorHAnsi" w:eastAsiaTheme="majorEastAsia" w:hAnsiTheme="minorHAnsi" w:cstheme="minorHAnsi"/>
                <w:sz w:val="24"/>
                <w:szCs w:val="24"/>
                <w:rPrChange w:id="82" w:author="Madhura Ramojwar" w:date="2021-04-20T12:37:00Z">
                  <w:rPr>
                    <w:rFonts w:eastAsiaTheme="majorEastAsia"/>
                  </w:rPr>
                </w:rPrChange>
              </w:rPr>
            </w:pPr>
          </w:p>
        </w:tc>
        <w:tc>
          <w:tcPr>
            <w:tcW w:w="2888" w:type="dxa"/>
            <w:vAlign w:val="center"/>
          </w:tcPr>
          <w:p w14:paraId="2618A0EB" w14:textId="77777777" w:rsidR="003A28E1" w:rsidRPr="00841475" w:rsidRDefault="003A28E1">
            <w:pPr>
              <w:pStyle w:val="TableEntry"/>
              <w:spacing w:before="0" w:after="0"/>
              <w:rPr>
                <w:rFonts w:asciiTheme="minorHAnsi" w:eastAsiaTheme="majorEastAsia" w:hAnsiTheme="minorHAnsi" w:cstheme="minorHAnsi"/>
                <w:sz w:val="24"/>
                <w:szCs w:val="24"/>
                <w:rPrChange w:id="83" w:author="Madhura Ramojwar" w:date="2021-04-20T12:37:00Z">
                  <w:rPr>
                    <w:rFonts w:eastAsiaTheme="majorEastAsia"/>
                  </w:rPr>
                </w:rPrChange>
              </w:rPr>
            </w:pPr>
          </w:p>
        </w:tc>
      </w:tr>
      <w:tr w:rsidR="003A28E1" w:rsidRPr="00841475" w14:paraId="0B434A59" w14:textId="77777777" w:rsidTr="007B3A76">
        <w:trPr>
          <w:trHeight w:val="360"/>
        </w:trPr>
        <w:tc>
          <w:tcPr>
            <w:tcW w:w="1165" w:type="dxa"/>
            <w:vAlign w:val="center"/>
          </w:tcPr>
          <w:p w14:paraId="10343398" w14:textId="77777777" w:rsidR="003A28E1" w:rsidRPr="00841475" w:rsidRDefault="003A28E1" w:rsidP="00B570CF">
            <w:pPr>
              <w:pStyle w:val="TableEntry"/>
              <w:spacing w:before="0" w:after="0"/>
              <w:rPr>
                <w:rFonts w:asciiTheme="minorHAnsi" w:eastAsiaTheme="majorEastAsia" w:hAnsiTheme="minorHAnsi" w:cstheme="minorHAnsi"/>
                <w:sz w:val="24"/>
                <w:szCs w:val="24"/>
                <w:rPrChange w:id="84" w:author="Madhura Ramojwar" w:date="2021-04-20T12:37:00Z">
                  <w:rPr>
                    <w:rFonts w:eastAsiaTheme="majorEastAsia"/>
                  </w:rPr>
                </w:rPrChange>
              </w:rPr>
            </w:pPr>
          </w:p>
        </w:tc>
        <w:tc>
          <w:tcPr>
            <w:tcW w:w="2160" w:type="dxa"/>
            <w:gridSpan w:val="2"/>
            <w:vAlign w:val="center"/>
          </w:tcPr>
          <w:p w14:paraId="3DABFE19" w14:textId="77777777" w:rsidR="003A28E1" w:rsidRPr="00841475" w:rsidRDefault="003A28E1" w:rsidP="001F5737">
            <w:pPr>
              <w:pStyle w:val="TableEntry"/>
              <w:spacing w:before="0" w:after="0"/>
              <w:rPr>
                <w:rFonts w:asciiTheme="minorHAnsi" w:eastAsiaTheme="majorEastAsia" w:hAnsiTheme="minorHAnsi" w:cstheme="minorHAnsi"/>
                <w:sz w:val="24"/>
                <w:szCs w:val="24"/>
                <w:rPrChange w:id="85" w:author="Madhura Ramojwar" w:date="2021-04-20T12:37:00Z">
                  <w:rPr>
                    <w:rFonts w:eastAsiaTheme="majorEastAsia"/>
                  </w:rPr>
                </w:rPrChange>
              </w:rPr>
            </w:pPr>
          </w:p>
        </w:tc>
        <w:tc>
          <w:tcPr>
            <w:tcW w:w="6747" w:type="dxa"/>
            <w:vAlign w:val="center"/>
          </w:tcPr>
          <w:p w14:paraId="0A3FE18C" w14:textId="77777777" w:rsidR="003A28E1" w:rsidRPr="00841475" w:rsidRDefault="003A28E1">
            <w:pPr>
              <w:pStyle w:val="TableEntry"/>
              <w:spacing w:before="0" w:after="0"/>
              <w:rPr>
                <w:rFonts w:asciiTheme="minorHAnsi" w:eastAsiaTheme="majorEastAsia" w:hAnsiTheme="minorHAnsi" w:cstheme="minorHAnsi"/>
                <w:sz w:val="24"/>
                <w:szCs w:val="24"/>
                <w:rPrChange w:id="86" w:author="Madhura Ramojwar" w:date="2021-04-20T12:37:00Z">
                  <w:rPr>
                    <w:rFonts w:eastAsiaTheme="majorEastAsia"/>
                  </w:rPr>
                </w:rPrChange>
              </w:rPr>
            </w:pPr>
          </w:p>
        </w:tc>
        <w:tc>
          <w:tcPr>
            <w:tcW w:w="2888" w:type="dxa"/>
            <w:vAlign w:val="center"/>
          </w:tcPr>
          <w:p w14:paraId="4FBC70E1" w14:textId="77777777" w:rsidR="003A28E1" w:rsidRPr="00841475" w:rsidRDefault="003A28E1">
            <w:pPr>
              <w:pStyle w:val="TableEntry"/>
              <w:spacing w:before="0" w:after="0"/>
              <w:rPr>
                <w:rFonts w:asciiTheme="minorHAnsi" w:eastAsiaTheme="majorEastAsia" w:hAnsiTheme="minorHAnsi" w:cstheme="minorHAnsi"/>
                <w:sz w:val="24"/>
                <w:szCs w:val="24"/>
                <w:rPrChange w:id="87" w:author="Madhura Ramojwar" w:date="2021-04-20T12:37:00Z">
                  <w:rPr>
                    <w:rFonts w:eastAsiaTheme="majorEastAsia"/>
                  </w:rPr>
                </w:rPrChange>
              </w:rPr>
            </w:pPr>
          </w:p>
        </w:tc>
      </w:tr>
    </w:tbl>
    <w:p w14:paraId="2F87ED4F" w14:textId="0B22F8CD" w:rsidR="003A28E1" w:rsidRPr="00841475" w:rsidDel="003C63E1" w:rsidRDefault="003A28E1">
      <w:pPr>
        <w:pStyle w:val="BT1BodyTextI1"/>
        <w:jc w:val="left"/>
        <w:rPr>
          <w:del w:id="88" w:author="Madhura Ramojwar" w:date="2021-04-19T12:05:00Z"/>
          <w:rFonts w:asciiTheme="minorHAnsi" w:hAnsiTheme="minorHAnsi" w:cstheme="minorHAnsi"/>
          <w:rPrChange w:id="89" w:author="Madhura Ramojwar" w:date="2021-04-20T12:37:00Z">
            <w:rPr>
              <w:del w:id="90" w:author="Madhura Ramojwar" w:date="2021-04-19T12:05:00Z"/>
            </w:rPr>
          </w:rPrChange>
        </w:rPr>
        <w:pPrChange w:id="91" w:author="Madhura Ramojwar" w:date="2021-03-16T15:51:00Z">
          <w:pPr>
            <w:pStyle w:val="BT1BodyTextI1"/>
          </w:pPr>
        </w:pPrChange>
      </w:pPr>
    </w:p>
    <w:p w14:paraId="0CA7B34A" w14:textId="0FEF1C58" w:rsidR="003A28E1" w:rsidRPr="00841475" w:rsidDel="003C63E1" w:rsidRDefault="003A28E1">
      <w:pPr>
        <w:pStyle w:val="BT1BodyTextI1"/>
        <w:jc w:val="left"/>
        <w:rPr>
          <w:del w:id="92" w:author="Madhura Ramojwar" w:date="2021-04-19T12:05:00Z"/>
          <w:rStyle w:val="BlueItalics"/>
          <w:rFonts w:asciiTheme="minorHAnsi" w:hAnsiTheme="minorHAnsi" w:cstheme="minorHAnsi"/>
          <w:rPrChange w:id="93" w:author="Madhura Ramojwar" w:date="2021-04-20T12:37:00Z">
            <w:rPr>
              <w:del w:id="94" w:author="Madhura Ramojwar" w:date="2021-04-19T12:05:00Z"/>
              <w:rStyle w:val="BlueItalics"/>
            </w:rPr>
          </w:rPrChange>
        </w:rPr>
        <w:pPrChange w:id="95" w:author="Madhura Ramojwar" w:date="2021-03-16T15:51:00Z">
          <w:pPr>
            <w:pStyle w:val="BT1BodyTextI1"/>
          </w:pPr>
        </w:pPrChange>
      </w:pPr>
      <w:del w:id="96" w:author="Madhura Ramojwar" w:date="2021-04-19T12:05:00Z">
        <w:r w:rsidRPr="00841475" w:rsidDel="003C63E1">
          <w:rPr>
            <w:rStyle w:val="BlueItalics"/>
            <w:rFonts w:asciiTheme="minorHAnsi" w:hAnsiTheme="minorHAnsi" w:cstheme="minorHAnsi"/>
            <w:rPrChange w:id="97" w:author="Madhura Ramojwar" w:date="2021-04-20T12:37:00Z">
              <w:rPr>
                <w:rStyle w:val="BlueItalics"/>
              </w:rPr>
            </w:rPrChange>
          </w:rPr>
          <w:delText>Generally, text in blue italics is instructional and should be deleted. Green italics designate sample text. This template serves as a starting reference to document the post-market clinical follow-up plan established for the subject device.  The document should include all information to meet the EU Medical Device Regulation (EU MDR) Annex XIV Part B requirements on PMCF planning.</w:delText>
        </w:r>
      </w:del>
    </w:p>
    <w:p w14:paraId="1895CB38" w14:textId="3CD116E9" w:rsidR="003A28E1" w:rsidRPr="00841475" w:rsidDel="003C63E1" w:rsidRDefault="003A28E1">
      <w:pPr>
        <w:pStyle w:val="BT1BodyTextI1"/>
        <w:jc w:val="left"/>
        <w:rPr>
          <w:del w:id="98" w:author="Madhura Ramojwar" w:date="2021-04-19T12:05:00Z"/>
          <w:rStyle w:val="BlueItalics"/>
          <w:rFonts w:asciiTheme="minorHAnsi" w:hAnsiTheme="minorHAnsi" w:cstheme="minorHAnsi"/>
          <w:rPrChange w:id="99" w:author="Madhura Ramojwar" w:date="2021-04-20T12:37:00Z">
            <w:rPr>
              <w:del w:id="100" w:author="Madhura Ramojwar" w:date="2021-04-19T12:05:00Z"/>
              <w:rStyle w:val="BlueItalics"/>
            </w:rPr>
          </w:rPrChange>
        </w:rPr>
        <w:pPrChange w:id="101" w:author="Madhura Ramojwar" w:date="2021-03-16T15:51:00Z">
          <w:pPr>
            <w:pStyle w:val="BT1BodyTextI1"/>
          </w:pPr>
        </w:pPrChange>
      </w:pPr>
      <w:del w:id="102" w:author="Madhura Ramojwar" w:date="2021-04-19T12:05:00Z">
        <w:r w:rsidRPr="00841475" w:rsidDel="003C63E1">
          <w:rPr>
            <w:rStyle w:val="BlueItalics"/>
            <w:rFonts w:asciiTheme="minorHAnsi" w:eastAsiaTheme="majorEastAsia" w:hAnsiTheme="minorHAnsi" w:cstheme="minorHAnsi"/>
            <w:rPrChange w:id="103" w:author="Madhura Ramojwar" w:date="2021-04-20T12:37:00Z">
              <w:rPr>
                <w:rStyle w:val="BlueItalics"/>
                <w:rFonts w:eastAsiaTheme="majorEastAsia"/>
              </w:rPr>
            </w:rPrChange>
          </w:rPr>
          <w:delText xml:space="preserve">This template is adopted from MDCG 2020-7 Post-market clinical follow-up (PMCF) Plan Template: A guide for manufacturers and notified bodies. MDCG 2020-7 provides a template to guide manufacturers in complying with the requirements of the MDR with respect to the compilation of the PMCF Plan. </w:delText>
        </w:r>
        <w:r w:rsidRPr="00841475" w:rsidDel="003C63E1">
          <w:rPr>
            <w:rStyle w:val="BlueItalics"/>
            <w:rFonts w:asciiTheme="minorHAnsi" w:hAnsiTheme="minorHAnsi" w:cstheme="minorHAnsi"/>
            <w:rPrChange w:id="104" w:author="Madhura Ramojwar" w:date="2021-04-20T12:37:00Z">
              <w:rPr>
                <w:rStyle w:val="BlueItalics"/>
              </w:rPr>
            </w:rPrChange>
          </w:rPr>
          <w:delText>This format of organization of the PMCF Plan is intended to facilitate presentation and reviews by the manufacturers, notified bodies and the competent authority.</w:delText>
        </w:r>
      </w:del>
    </w:p>
    <w:p w14:paraId="45A1D2B3" w14:textId="3E8C068B" w:rsidR="003A28E1" w:rsidRPr="00841475" w:rsidDel="003C63E1" w:rsidRDefault="003A28E1">
      <w:pPr>
        <w:pStyle w:val="BT1BodyTextI1"/>
        <w:jc w:val="left"/>
        <w:rPr>
          <w:del w:id="105" w:author="Madhura Ramojwar" w:date="2021-04-19T12:05:00Z"/>
          <w:rStyle w:val="BlueItalics"/>
          <w:rFonts w:asciiTheme="minorHAnsi" w:hAnsiTheme="minorHAnsi" w:cstheme="minorHAnsi"/>
          <w:rPrChange w:id="106" w:author="Madhura Ramojwar" w:date="2021-04-20T12:37:00Z">
            <w:rPr>
              <w:del w:id="107" w:author="Madhura Ramojwar" w:date="2021-04-19T12:05:00Z"/>
              <w:rStyle w:val="BlueItalics"/>
            </w:rPr>
          </w:rPrChange>
        </w:rPr>
        <w:pPrChange w:id="108" w:author="Madhura Ramojwar" w:date="2021-03-16T15:51:00Z">
          <w:pPr>
            <w:pStyle w:val="BT1BodyTextI1"/>
          </w:pPr>
        </w:pPrChange>
      </w:pPr>
      <w:del w:id="109" w:author="Madhura Ramojwar" w:date="2021-04-19T12:05:00Z">
        <w:r w:rsidRPr="00841475" w:rsidDel="003C63E1">
          <w:rPr>
            <w:rStyle w:val="BlueItalics"/>
            <w:rFonts w:asciiTheme="minorHAnsi" w:hAnsiTheme="minorHAnsi" w:cstheme="minorHAnsi"/>
            <w:rPrChange w:id="110" w:author="Madhura Ramojwar" w:date="2021-04-20T12:37:00Z">
              <w:rPr>
                <w:rStyle w:val="BlueItalics"/>
              </w:rPr>
            </w:rPrChange>
          </w:rPr>
          <w:delText>The EU MDR considers the post-market clinical follow-up (PMCF) as a continuous process that updates the clinical evaluation and that shall be addressed in the manufacturer’s post-market surveillance plan. The MDR reinforces the PMCF process by the manufacturer, devoting part B of Annex XIV to it and providing a set of requirements for developing a PMCF plan and its evaluation report, necessary to its implementation.</w:delText>
        </w:r>
      </w:del>
    </w:p>
    <w:p w14:paraId="6C1CEF12" w14:textId="0803081D" w:rsidR="003A28E1" w:rsidRPr="00841475" w:rsidDel="003C63E1" w:rsidRDefault="003A28E1">
      <w:pPr>
        <w:pStyle w:val="BT1BodyTextI1"/>
        <w:jc w:val="left"/>
        <w:rPr>
          <w:del w:id="111" w:author="Madhura Ramojwar" w:date="2021-04-19T12:05:00Z"/>
          <w:rStyle w:val="BlueItalics"/>
          <w:rFonts w:asciiTheme="minorHAnsi" w:hAnsiTheme="minorHAnsi" w:cstheme="minorHAnsi"/>
          <w:rPrChange w:id="112" w:author="Madhura Ramojwar" w:date="2021-04-20T12:37:00Z">
            <w:rPr>
              <w:del w:id="113" w:author="Madhura Ramojwar" w:date="2021-04-19T12:05:00Z"/>
              <w:rStyle w:val="BlueItalics"/>
            </w:rPr>
          </w:rPrChange>
        </w:rPr>
        <w:pPrChange w:id="114" w:author="Madhura Ramojwar" w:date="2021-03-16T15:51:00Z">
          <w:pPr>
            <w:pStyle w:val="BT1BodyTextI1"/>
          </w:pPr>
        </w:pPrChange>
      </w:pPr>
      <w:del w:id="115" w:author="Madhura Ramojwar" w:date="2021-04-19T12:05:00Z">
        <w:r w:rsidRPr="00841475" w:rsidDel="003C63E1">
          <w:rPr>
            <w:rStyle w:val="BlueItalics"/>
            <w:rFonts w:asciiTheme="minorHAnsi" w:hAnsiTheme="minorHAnsi" w:cstheme="minorHAnsi"/>
            <w:rPrChange w:id="116" w:author="Madhura Ramojwar" w:date="2021-04-20T12:37:00Z">
              <w:rPr>
                <w:rStyle w:val="BlueItalics"/>
              </w:rPr>
            </w:rPrChange>
          </w:rPr>
          <w:lastRenderedPageBreak/>
          <w:delText>A PMCF Plan specifies the methods and procedures set up by the manufacturer, to proactively collect and evaluate clinical data from the use in or on humans of a CE marked medical device, placed on the market or put into service within its intended purpose, as referred to in the relevant conformity assessment procedure.</w:delText>
        </w:r>
      </w:del>
    </w:p>
    <w:p w14:paraId="2D0C81C6" w14:textId="77F98121" w:rsidR="003A28E1" w:rsidRPr="00841475" w:rsidDel="003C63E1" w:rsidRDefault="003A28E1">
      <w:pPr>
        <w:pStyle w:val="BT1BodyTextI1"/>
        <w:jc w:val="left"/>
        <w:rPr>
          <w:del w:id="117" w:author="Madhura Ramojwar" w:date="2021-04-19T12:05:00Z"/>
          <w:rStyle w:val="BlueItalics"/>
          <w:rFonts w:asciiTheme="minorHAnsi" w:hAnsiTheme="minorHAnsi" w:cstheme="minorHAnsi"/>
          <w:rPrChange w:id="118" w:author="Madhura Ramojwar" w:date="2021-04-20T12:37:00Z">
            <w:rPr>
              <w:del w:id="119" w:author="Madhura Ramojwar" w:date="2021-04-19T12:05:00Z"/>
              <w:rStyle w:val="BlueItalics"/>
            </w:rPr>
          </w:rPrChange>
        </w:rPr>
        <w:pPrChange w:id="120" w:author="Madhura Ramojwar" w:date="2021-03-16T15:51:00Z">
          <w:pPr>
            <w:pStyle w:val="BT1BodyTextI1"/>
          </w:pPr>
        </w:pPrChange>
      </w:pPr>
      <w:del w:id="121" w:author="Madhura Ramojwar" w:date="2021-04-19T12:05:00Z">
        <w:r w:rsidRPr="00841475" w:rsidDel="003C63E1">
          <w:rPr>
            <w:rStyle w:val="BlueItalics"/>
            <w:rFonts w:asciiTheme="minorHAnsi" w:hAnsiTheme="minorHAnsi" w:cstheme="minorHAnsi"/>
            <w:rPrChange w:id="122" w:author="Madhura Ramojwar" w:date="2021-04-20T12:37:00Z">
              <w:rPr>
                <w:rStyle w:val="BlueItalics"/>
              </w:rPr>
            </w:rPrChange>
          </w:rPr>
          <w:delText>The aim of the PMCF plan is:</w:delText>
        </w:r>
      </w:del>
    </w:p>
    <w:p w14:paraId="53DB42B3" w14:textId="68FDA6AD" w:rsidR="003A28E1" w:rsidRPr="00841475" w:rsidDel="003C63E1" w:rsidRDefault="003A28E1">
      <w:pPr>
        <w:pStyle w:val="BT1BodyTextI1"/>
        <w:numPr>
          <w:ilvl w:val="0"/>
          <w:numId w:val="25"/>
        </w:numPr>
        <w:jc w:val="left"/>
        <w:rPr>
          <w:del w:id="123" w:author="Madhura Ramojwar" w:date="2021-04-19T12:05:00Z"/>
          <w:rStyle w:val="BlueItalics"/>
          <w:rFonts w:asciiTheme="minorHAnsi" w:hAnsiTheme="minorHAnsi" w:cstheme="minorHAnsi"/>
          <w:rPrChange w:id="124" w:author="Madhura Ramojwar" w:date="2021-04-20T12:37:00Z">
            <w:rPr>
              <w:del w:id="125" w:author="Madhura Ramojwar" w:date="2021-04-19T12:05:00Z"/>
              <w:rStyle w:val="BlueItalics"/>
            </w:rPr>
          </w:rPrChange>
        </w:rPr>
        <w:pPrChange w:id="126" w:author="Madhura Ramojwar" w:date="2021-03-16T15:51:00Z">
          <w:pPr>
            <w:pStyle w:val="BT1BodyTextI1"/>
            <w:numPr>
              <w:numId w:val="25"/>
            </w:numPr>
            <w:ind w:left="1440" w:hanging="360"/>
          </w:pPr>
        </w:pPrChange>
      </w:pPr>
      <w:del w:id="127" w:author="Madhura Ramojwar" w:date="2021-04-19T12:05:00Z">
        <w:r w:rsidRPr="00841475" w:rsidDel="003C63E1">
          <w:rPr>
            <w:rStyle w:val="BlueItalics"/>
            <w:rFonts w:asciiTheme="minorHAnsi" w:hAnsiTheme="minorHAnsi" w:cstheme="minorHAnsi"/>
            <w:rPrChange w:id="128" w:author="Madhura Ramojwar" w:date="2021-04-20T12:37:00Z">
              <w:rPr>
                <w:rStyle w:val="BlueItalics"/>
              </w:rPr>
            </w:rPrChange>
          </w:rPr>
          <w:delText>confirming the safety and performance, including the clinical benefit if applicable, of the device throughout its expected lifetime;</w:delText>
        </w:r>
      </w:del>
    </w:p>
    <w:p w14:paraId="1D9AA898" w14:textId="4B3BBD39" w:rsidR="003A28E1" w:rsidRPr="00841475" w:rsidDel="003C63E1" w:rsidRDefault="003A28E1">
      <w:pPr>
        <w:pStyle w:val="BT1BodyTextI1"/>
        <w:numPr>
          <w:ilvl w:val="0"/>
          <w:numId w:val="25"/>
        </w:numPr>
        <w:jc w:val="left"/>
        <w:rPr>
          <w:del w:id="129" w:author="Madhura Ramojwar" w:date="2021-04-19T12:05:00Z"/>
          <w:rStyle w:val="BlueItalics"/>
          <w:rFonts w:asciiTheme="minorHAnsi" w:hAnsiTheme="minorHAnsi" w:cstheme="minorHAnsi"/>
          <w:rPrChange w:id="130" w:author="Madhura Ramojwar" w:date="2021-04-20T12:37:00Z">
            <w:rPr>
              <w:del w:id="131" w:author="Madhura Ramojwar" w:date="2021-04-19T12:05:00Z"/>
              <w:rStyle w:val="BlueItalics"/>
            </w:rPr>
          </w:rPrChange>
        </w:rPr>
        <w:pPrChange w:id="132" w:author="Madhura Ramojwar" w:date="2021-03-16T15:51:00Z">
          <w:pPr>
            <w:pStyle w:val="BT1BodyTextI1"/>
            <w:numPr>
              <w:numId w:val="25"/>
            </w:numPr>
            <w:ind w:left="1440" w:hanging="360"/>
          </w:pPr>
        </w:pPrChange>
      </w:pPr>
      <w:del w:id="133" w:author="Madhura Ramojwar" w:date="2021-04-19T12:05:00Z">
        <w:r w:rsidRPr="00841475" w:rsidDel="003C63E1">
          <w:rPr>
            <w:rStyle w:val="BlueItalics"/>
            <w:rFonts w:asciiTheme="minorHAnsi" w:hAnsiTheme="minorHAnsi" w:cstheme="minorHAnsi"/>
            <w:rPrChange w:id="134" w:author="Madhura Ramojwar" w:date="2021-04-20T12:37:00Z">
              <w:rPr>
                <w:rStyle w:val="BlueItalics"/>
              </w:rPr>
            </w:rPrChange>
          </w:rPr>
          <w:delText>identifying previously unknown side-effects and monitor the identified side-effects and contraindications;</w:delText>
        </w:r>
      </w:del>
    </w:p>
    <w:p w14:paraId="51428158" w14:textId="2996CF45" w:rsidR="003A28E1" w:rsidRPr="00841475" w:rsidDel="003C63E1" w:rsidRDefault="003A28E1">
      <w:pPr>
        <w:pStyle w:val="BT1BodyTextI1"/>
        <w:numPr>
          <w:ilvl w:val="0"/>
          <w:numId w:val="25"/>
        </w:numPr>
        <w:jc w:val="left"/>
        <w:rPr>
          <w:del w:id="135" w:author="Madhura Ramojwar" w:date="2021-04-19T12:05:00Z"/>
          <w:rStyle w:val="BlueItalics"/>
          <w:rFonts w:asciiTheme="minorHAnsi" w:hAnsiTheme="minorHAnsi" w:cstheme="minorHAnsi"/>
          <w:rPrChange w:id="136" w:author="Madhura Ramojwar" w:date="2021-04-20T12:37:00Z">
            <w:rPr>
              <w:del w:id="137" w:author="Madhura Ramojwar" w:date="2021-04-19T12:05:00Z"/>
              <w:rStyle w:val="BlueItalics"/>
            </w:rPr>
          </w:rPrChange>
        </w:rPr>
        <w:pPrChange w:id="138" w:author="Madhura Ramojwar" w:date="2021-03-16T15:51:00Z">
          <w:pPr>
            <w:pStyle w:val="BT1BodyTextI1"/>
            <w:numPr>
              <w:numId w:val="25"/>
            </w:numPr>
            <w:ind w:left="1440" w:hanging="360"/>
          </w:pPr>
        </w:pPrChange>
      </w:pPr>
      <w:del w:id="139" w:author="Madhura Ramojwar" w:date="2021-04-19T12:05:00Z">
        <w:r w:rsidRPr="00841475" w:rsidDel="003C63E1">
          <w:rPr>
            <w:rStyle w:val="BlueItalics"/>
            <w:rFonts w:asciiTheme="minorHAnsi" w:hAnsiTheme="minorHAnsi" w:cstheme="minorHAnsi"/>
            <w:rPrChange w:id="140" w:author="Madhura Ramojwar" w:date="2021-04-20T12:37:00Z">
              <w:rPr>
                <w:rStyle w:val="BlueItalics"/>
              </w:rPr>
            </w:rPrChange>
          </w:rPr>
          <w:delText>identifying and analyzing emergent risks on the basis of factual evidence;</w:delText>
        </w:r>
      </w:del>
    </w:p>
    <w:p w14:paraId="7F68FAA9" w14:textId="4FDB50C7" w:rsidR="003A28E1" w:rsidRPr="00841475" w:rsidDel="003C63E1" w:rsidRDefault="003A28E1">
      <w:pPr>
        <w:pStyle w:val="BT1BodyTextI1"/>
        <w:numPr>
          <w:ilvl w:val="0"/>
          <w:numId w:val="25"/>
        </w:numPr>
        <w:jc w:val="left"/>
        <w:rPr>
          <w:del w:id="141" w:author="Madhura Ramojwar" w:date="2021-04-19T12:05:00Z"/>
          <w:rStyle w:val="BlueItalics"/>
          <w:rFonts w:asciiTheme="minorHAnsi" w:hAnsiTheme="minorHAnsi" w:cstheme="minorHAnsi"/>
          <w:rPrChange w:id="142" w:author="Madhura Ramojwar" w:date="2021-04-20T12:37:00Z">
            <w:rPr>
              <w:del w:id="143" w:author="Madhura Ramojwar" w:date="2021-04-19T12:05:00Z"/>
              <w:rStyle w:val="BlueItalics"/>
            </w:rPr>
          </w:rPrChange>
        </w:rPr>
        <w:pPrChange w:id="144" w:author="Madhura Ramojwar" w:date="2021-03-16T15:51:00Z">
          <w:pPr>
            <w:pStyle w:val="BT1BodyTextI1"/>
            <w:numPr>
              <w:numId w:val="25"/>
            </w:numPr>
            <w:ind w:left="1440" w:hanging="360"/>
          </w:pPr>
        </w:pPrChange>
      </w:pPr>
      <w:del w:id="145" w:author="Madhura Ramojwar" w:date="2021-04-19T12:05:00Z">
        <w:r w:rsidRPr="00841475" w:rsidDel="003C63E1">
          <w:rPr>
            <w:rStyle w:val="BlueItalics"/>
            <w:rFonts w:asciiTheme="minorHAnsi" w:hAnsiTheme="minorHAnsi" w:cstheme="minorHAnsi"/>
            <w:rPrChange w:id="146" w:author="Madhura Ramojwar" w:date="2021-04-20T12:37:00Z">
              <w:rPr>
                <w:rStyle w:val="BlueItalics"/>
              </w:rPr>
            </w:rPrChange>
          </w:rPr>
          <w:delText>ensuring the continued acceptability of the benefit-risk ratio, referred to in Section 1 and 9 of Annex I in the MDR;</w:delText>
        </w:r>
      </w:del>
    </w:p>
    <w:p w14:paraId="79652299" w14:textId="2A892DE5" w:rsidR="003A28E1" w:rsidRPr="00841475" w:rsidDel="003C63E1" w:rsidRDefault="003A28E1">
      <w:pPr>
        <w:pStyle w:val="BT1BodyTextI1"/>
        <w:numPr>
          <w:ilvl w:val="0"/>
          <w:numId w:val="25"/>
        </w:numPr>
        <w:jc w:val="left"/>
        <w:rPr>
          <w:del w:id="147" w:author="Madhura Ramojwar" w:date="2021-04-19T12:05:00Z"/>
          <w:rStyle w:val="BlueItalics"/>
          <w:rFonts w:asciiTheme="minorHAnsi" w:hAnsiTheme="minorHAnsi" w:cstheme="minorHAnsi"/>
          <w:rPrChange w:id="148" w:author="Madhura Ramojwar" w:date="2021-04-20T12:37:00Z">
            <w:rPr>
              <w:del w:id="149" w:author="Madhura Ramojwar" w:date="2021-04-19T12:05:00Z"/>
              <w:rStyle w:val="BlueItalics"/>
            </w:rPr>
          </w:rPrChange>
        </w:rPr>
        <w:pPrChange w:id="150" w:author="Madhura Ramojwar" w:date="2021-03-16T15:51:00Z">
          <w:pPr>
            <w:pStyle w:val="BT1BodyTextI1"/>
            <w:numPr>
              <w:numId w:val="25"/>
            </w:numPr>
            <w:ind w:left="1440" w:hanging="360"/>
          </w:pPr>
        </w:pPrChange>
      </w:pPr>
      <w:del w:id="151" w:author="Madhura Ramojwar" w:date="2021-04-19T12:05:00Z">
        <w:r w:rsidRPr="00841475" w:rsidDel="003C63E1">
          <w:rPr>
            <w:rStyle w:val="BlueItalics"/>
            <w:rFonts w:asciiTheme="minorHAnsi" w:hAnsiTheme="minorHAnsi" w:cstheme="minorHAnsi"/>
            <w:rPrChange w:id="152" w:author="Madhura Ramojwar" w:date="2021-04-20T12:37:00Z">
              <w:rPr>
                <w:rStyle w:val="BlueItalics"/>
              </w:rPr>
            </w:rPrChange>
          </w:rPr>
          <w:delText>identifying possible systematic misuse or off-label use of the device, with a view to verifying that the intended purpose is correct.</w:delText>
        </w:r>
      </w:del>
    </w:p>
    <w:p w14:paraId="37ED3581" w14:textId="2901EE09" w:rsidR="003A28E1" w:rsidRPr="00841475" w:rsidDel="003C63E1" w:rsidRDefault="003A28E1">
      <w:pPr>
        <w:pStyle w:val="BT1BodyTextI1"/>
        <w:jc w:val="left"/>
        <w:rPr>
          <w:del w:id="153" w:author="Madhura Ramojwar" w:date="2021-04-19T12:05:00Z"/>
          <w:rStyle w:val="BlueItalics"/>
          <w:rFonts w:asciiTheme="minorHAnsi" w:hAnsiTheme="minorHAnsi" w:cstheme="minorHAnsi"/>
          <w:rPrChange w:id="154" w:author="Madhura Ramojwar" w:date="2021-04-20T12:37:00Z">
            <w:rPr>
              <w:del w:id="155" w:author="Madhura Ramojwar" w:date="2021-04-19T12:05:00Z"/>
              <w:rStyle w:val="BlueItalics"/>
            </w:rPr>
          </w:rPrChange>
        </w:rPr>
        <w:pPrChange w:id="156" w:author="Madhura Ramojwar" w:date="2021-03-16T15:51:00Z">
          <w:pPr>
            <w:pStyle w:val="BT1BodyTextI1"/>
          </w:pPr>
        </w:pPrChange>
      </w:pPr>
      <w:del w:id="157" w:author="Madhura Ramojwar" w:date="2021-04-19T12:05:00Z">
        <w:r w:rsidRPr="00841475" w:rsidDel="003C63E1">
          <w:rPr>
            <w:rStyle w:val="BlueItalics"/>
            <w:rFonts w:asciiTheme="minorHAnsi" w:hAnsiTheme="minorHAnsi" w:cstheme="minorHAnsi"/>
            <w:rPrChange w:id="158" w:author="Madhura Ramojwar" w:date="2021-04-20T12:37:00Z">
              <w:rPr>
                <w:rStyle w:val="BlueItalics"/>
              </w:rPr>
            </w:rPrChange>
          </w:rPr>
          <w:delText>The PMCF plan shall be a part of the post-market surveillance plan.</w:delText>
        </w:r>
      </w:del>
    </w:p>
    <w:p w14:paraId="222A5B53" w14:textId="3264B79F" w:rsidR="003A28E1" w:rsidRPr="00841475" w:rsidDel="003C63E1" w:rsidRDefault="003A28E1">
      <w:pPr>
        <w:pStyle w:val="BT1BodyTextI1"/>
        <w:jc w:val="left"/>
        <w:rPr>
          <w:del w:id="159" w:author="Madhura Ramojwar" w:date="2021-04-19T12:05:00Z"/>
          <w:rStyle w:val="BlueItalics"/>
          <w:rFonts w:asciiTheme="minorHAnsi" w:hAnsiTheme="minorHAnsi" w:cstheme="minorHAnsi"/>
          <w:rPrChange w:id="160" w:author="Madhura Ramojwar" w:date="2021-04-20T12:37:00Z">
            <w:rPr>
              <w:del w:id="161" w:author="Madhura Ramojwar" w:date="2021-04-19T12:05:00Z"/>
              <w:rStyle w:val="BlueItalics"/>
            </w:rPr>
          </w:rPrChange>
        </w:rPr>
        <w:pPrChange w:id="162" w:author="Madhura Ramojwar" w:date="2021-03-16T15:51:00Z">
          <w:pPr>
            <w:pStyle w:val="BT1BodyTextI1"/>
          </w:pPr>
        </w:pPrChange>
      </w:pPr>
      <w:del w:id="163" w:author="Madhura Ramojwar" w:date="2021-04-19T12:05:00Z">
        <w:r w:rsidRPr="00841475" w:rsidDel="003C63E1">
          <w:rPr>
            <w:rStyle w:val="BlueItalics"/>
            <w:rFonts w:asciiTheme="minorHAnsi" w:hAnsiTheme="minorHAnsi" w:cstheme="minorHAnsi"/>
            <w:rPrChange w:id="164" w:author="Madhura Ramojwar" w:date="2021-04-20T12:37:00Z">
              <w:rPr>
                <w:rStyle w:val="BlueItalics"/>
              </w:rPr>
            </w:rPrChange>
          </w:rPr>
          <w:delText>The findings of the PMCF will be analyzed by the manufacturer who will document the results in a PMCF evaluation report. The PMCF evaluation report shall be part of the clinical evaluation report and the technical documentation. The adequateness of the PMCF plan and its application is subject to assessment by the notified body. The notified body’s assessment of the clinical evaluation will also cover the manufacturer’s procedures and documentation of the PMCF, as well as the justification in relation to non-performance of PMCF.</w:delText>
        </w:r>
      </w:del>
    </w:p>
    <w:p w14:paraId="4DFDCED9" w14:textId="29033F11" w:rsidR="00B347DB" w:rsidRPr="00841475" w:rsidRDefault="00B347DB">
      <w:pPr>
        <w:spacing w:after="200" w:line="276" w:lineRule="auto"/>
        <w:rPr>
          <w:rFonts w:asciiTheme="minorHAnsi" w:hAnsiTheme="minorHAnsi" w:cstheme="minorHAnsi"/>
          <w:rPrChange w:id="165" w:author="Madhura Ramojwar" w:date="2021-04-20T12:37:00Z">
            <w:rPr/>
          </w:rPrChange>
        </w:rPr>
      </w:pPr>
      <w:r w:rsidRPr="00841475">
        <w:rPr>
          <w:rFonts w:asciiTheme="minorHAnsi" w:hAnsiTheme="minorHAnsi" w:cstheme="minorHAnsi"/>
          <w:rPrChange w:id="166" w:author="Madhura Ramojwar" w:date="2021-04-20T12:37:00Z">
            <w:rPr/>
          </w:rPrChange>
        </w:rPr>
        <w:br w:type="page"/>
      </w:r>
    </w:p>
    <w:p w14:paraId="64DAC778" w14:textId="09CF82F7" w:rsidR="00EE1CB7" w:rsidRPr="00841475" w:rsidRDefault="00EE1CB7">
      <w:pPr>
        <w:pStyle w:val="Title"/>
        <w:rPr>
          <w:rFonts w:asciiTheme="minorHAnsi" w:hAnsiTheme="minorHAnsi" w:cstheme="minorHAnsi"/>
          <w:rPrChange w:id="167" w:author="Madhura Ramojwar" w:date="2021-04-20T12:37:00Z">
            <w:rPr>
              <w:sz w:val="32"/>
            </w:rPr>
          </w:rPrChange>
        </w:rPr>
        <w:pPrChange w:id="168" w:author="Madhura Ramojwar" w:date="2021-03-16T15:51:00Z">
          <w:pPr>
            <w:pStyle w:val="Title"/>
            <w:jc w:val="center"/>
          </w:pPr>
        </w:pPrChange>
      </w:pPr>
      <w:r w:rsidRPr="00841475">
        <w:rPr>
          <w:rFonts w:asciiTheme="minorHAnsi" w:hAnsiTheme="minorHAnsi" w:cstheme="minorHAnsi"/>
          <w:rPrChange w:id="169" w:author="Madhura Ramojwar" w:date="2021-04-20T12:37:00Z">
            <w:rPr>
              <w:sz w:val="32"/>
            </w:rPr>
          </w:rPrChange>
        </w:rPr>
        <w:lastRenderedPageBreak/>
        <w:t>Table of Contents</w:t>
      </w:r>
    </w:p>
    <w:p w14:paraId="625ABE3F" w14:textId="24E1A8F2" w:rsidR="00AD67EC" w:rsidRPr="00841475" w:rsidRDefault="00EE1CB7" w:rsidP="00B570CF">
      <w:pPr>
        <w:pStyle w:val="TOC1"/>
        <w:rPr>
          <w:rFonts w:asciiTheme="minorHAnsi" w:eastAsiaTheme="minorEastAsia" w:hAnsiTheme="minorHAnsi" w:cstheme="minorHAnsi"/>
          <w:caps w:val="0"/>
          <w:sz w:val="24"/>
          <w:szCs w:val="24"/>
          <w:rPrChange w:id="170" w:author="Madhura Ramojwar" w:date="2021-04-20T12:37:00Z">
            <w:rPr>
              <w:rFonts w:asciiTheme="minorHAnsi" w:eastAsiaTheme="minorEastAsia" w:hAnsiTheme="minorHAnsi" w:cstheme="minorBidi"/>
              <w:caps w:val="0"/>
            </w:rPr>
          </w:rPrChange>
        </w:rPr>
      </w:pPr>
      <w:r w:rsidRPr="00841475">
        <w:rPr>
          <w:rFonts w:asciiTheme="minorHAnsi" w:hAnsiTheme="minorHAnsi" w:cstheme="minorHAnsi"/>
          <w:sz w:val="24"/>
          <w:szCs w:val="24"/>
          <w:rPrChange w:id="171" w:author="Madhura Ramojwar" w:date="2021-04-20T12:37:00Z">
            <w:rPr/>
          </w:rPrChange>
        </w:rPr>
        <w:fldChar w:fldCharType="begin"/>
      </w:r>
      <w:r w:rsidRPr="00841475">
        <w:rPr>
          <w:rFonts w:asciiTheme="minorHAnsi" w:hAnsiTheme="minorHAnsi" w:cstheme="minorHAnsi"/>
          <w:sz w:val="24"/>
          <w:szCs w:val="24"/>
          <w:rPrChange w:id="172" w:author="Madhura Ramojwar" w:date="2021-04-20T12:37:00Z">
            <w:rPr/>
          </w:rPrChange>
        </w:rPr>
        <w:instrText xml:space="preserve"> TOC \o "2-3" \t "Heading 1,1,H 1 Appendix,1" </w:instrText>
      </w:r>
      <w:r w:rsidRPr="00841475">
        <w:rPr>
          <w:rFonts w:asciiTheme="minorHAnsi" w:hAnsiTheme="minorHAnsi" w:cstheme="minorHAnsi"/>
          <w:sz w:val="24"/>
          <w:szCs w:val="24"/>
          <w:rPrChange w:id="173" w:author="Madhura Ramojwar" w:date="2021-04-20T12:37:00Z">
            <w:rPr/>
          </w:rPrChange>
        </w:rPr>
        <w:fldChar w:fldCharType="separate"/>
      </w:r>
      <w:r w:rsidR="00AD67EC" w:rsidRPr="00841475">
        <w:rPr>
          <w:rFonts w:asciiTheme="minorHAnsi" w:eastAsiaTheme="majorEastAsia" w:hAnsiTheme="minorHAnsi" w:cstheme="minorHAnsi"/>
          <w:sz w:val="24"/>
          <w:szCs w:val="24"/>
          <w:rPrChange w:id="174" w:author="Madhura Ramojwar" w:date="2021-04-20T12:37:00Z">
            <w:rPr>
              <w:rFonts w:eastAsiaTheme="majorEastAsia"/>
            </w:rPr>
          </w:rPrChange>
        </w:rPr>
        <w:t>A.</w:t>
      </w:r>
      <w:r w:rsidR="00AD67EC" w:rsidRPr="00841475">
        <w:rPr>
          <w:rFonts w:asciiTheme="minorHAnsi" w:eastAsiaTheme="minorEastAsia" w:hAnsiTheme="minorHAnsi" w:cstheme="minorHAnsi"/>
          <w:caps w:val="0"/>
          <w:sz w:val="24"/>
          <w:szCs w:val="24"/>
          <w:rPrChange w:id="175" w:author="Madhura Ramojwar" w:date="2021-04-20T12:37:00Z">
            <w:rPr>
              <w:rFonts w:asciiTheme="minorHAnsi" w:eastAsiaTheme="minorEastAsia" w:hAnsiTheme="minorHAnsi" w:cstheme="minorBidi"/>
              <w:caps w:val="0"/>
            </w:rPr>
          </w:rPrChange>
        </w:rPr>
        <w:tab/>
      </w:r>
      <w:r w:rsidR="00AD67EC" w:rsidRPr="00841475">
        <w:rPr>
          <w:rFonts w:asciiTheme="minorHAnsi" w:eastAsiaTheme="majorEastAsia" w:hAnsiTheme="minorHAnsi" w:cstheme="minorHAnsi"/>
          <w:sz w:val="24"/>
          <w:szCs w:val="24"/>
          <w:rPrChange w:id="176" w:author="Madhura Ramojwar" w:date="2021-04-20T12:37:00Z">
            <w:rPr>
              <w:rFonts w:eastAsiaTheme="majorEastAsia"/>
            </w:rPr>
          </w:rPrChange>
        </w:rPr>
        <w:t>Manufacturer Contact Details</w:t>
      </w:r>
      <w:r w:rsidR="00AD67EC" w:rsidRPr="00841475">
        <w:rPr>
          <w:rFonts w:asciiTheme="minorHAnsi" w:hAnsiTheme="minorHAnsi" w:cstheme="minorHAnsi"/>
          <w:sz w:val="24"/>
          <w:szCs w:val="24"/>
          <w:rPrChange w:id="177" w:author="Madhura Ramojwar" w:date="2021-04-20T12:37:00Z">
            <w:rPr/>
          </w:rPrChange>
        </w:rPr>
        <w:tab/>
      </w:r>
      <w:r w:rsidR="00AD67EC" w:rsidRPr="00841475">
        <w:rPr>
          <w:rFonts w:asciiTheme="minorHAnsi" w:hAnsiTheme="minorHAnsi" w:cstheme="minorHAnsi"/>
          <w:sz w:val="24"/>
          <w:szCs w:val="24"/>
          <w:rPrChange w:id="178" w:author="Madhura Ramojwar" w:date="2021-04-20T12:37:00Z">
            <w:rPr/>
          </w:rPrChange>
        </w:rPr>
        <w:fldChar w:fldCharType="begin"/>
      </w:r>
      <w:r w:rsidR="00AD67EC" w:rsidRPr="00841475">
        <w:rPr>
          <w:rFonts w:asciiTheme="minorHAnsi" w:hAnsiTheme="minorHAnsi" w:cstheme="minorHAnsi"/>
          <w:sz w:val="24"/>
          <w:szCs w:val="24"/>
          <w:rPrChange w:id="179" w:author="Madhura Ramojwar" w:date="2021-04-20T12:37:00Z">
            <w:rPr/>
          </w:rPrChange>
        </w:rPr>
        <w:instrText xml:space="preserve"> PAGEREF _Toc49160025 \h </w:instrText>
      </w:r>
      <w:r w:rsidR="00AD67EC" w:rsidRPr="00841475">
        <w:rPr>
          <w:rFonts w:asciiTheme="minorHAnsi" w:hAnsiTheme="minorHAnsi" w:cstheme="minorHAnsi"/>
          <w:sz w:val="24"/>
          <w:szCs w:val="24"/>
          <w:rPrChange w:id="180" w:author="Madhura Ramojwar" w:date="2021-04-20T12:37:00Z">
            <w:rPr/>
          </w:rPrChange>
        </w:rPr>
      </w:r>
      <w:r w:rsidR="00AD67EC" w:rsidRPr="00841475">
        <w:rPr>
          <w:rFonts w:asciiTheme="minorHAnsi" w:hAnsiTheme="minorHAnsi" w:cstheme="minorHAnsi"/>
          <w:sz w:val="24"/>
          <w:szCs w:val="24"/>
          <w:rPrChange w:id="181" w:author="Madhura Ramojwar" w:date="2021-04-20T12:37:00Z">
            <w:rPr/>
          </w:rPrChange>
        </w:rPr>
        <w:fldChar w:fldCharType="separate"/>
      </w:r>
      <w:r w:rsidR="002803BD" w:rsidRPr="00841475">
        <w:rPr>
          <w:rFonts w:asciiTheme="minorHAnsi" w:hAnsiTheme="minorHAnsi" w:cstheme="minorHAnsi"/>
          <w:sz w:val="24"/>
          <w:szCs w:val="24"/>
          <w:rPrChange w:id="182" w:author="Madhura Ramojwar" w:date="2021-04-20T12:37:00Z">
            <w:rPr/>
          </w:rPrChange>
        </w:rPr>
        <w:t>7</w:t>
      </w:r>
      <w:r w:rsidR="00AD67EC" w:rsidRPr="00841475">
        <w:rPr>
          <w:rFonts w:asciiTheme="minorHAnsi" w:hAnsiTheme="minorHAnsi" w:cstheme="minorHAnsi"/>
          <w:sz w:val="24"/>
          <w:szCs w:val="24"/>
          <w:rPrChange w:id="183" w:author="Madhura Ramojwar" w:date="2021-04-20T12:37:00Z">
            <w:rPr/>
          </w:rPrChange>
        </w:rPr>
        <w:fldChar w:fldCharType="end"/>
      </w:r>
    </w:p>
    <w:p w14:paraId="4E415E36" w14:textId="2B4ADCE2" w:rsidR="00AD67EC" w:rsidRPr="00841475" w:rsidRDefault="00AD67EC" w:rsidP="001F5737">
      <w:pPr>
        <w:pStyle w:val="TOC1"/>
        <w:rPr>
          <w:rFonts w:asciiTheme="minorHAnsi" w:eastAsiaTheme="minorEastAsia" w:hAnsiTheme="minorHAnsi" w:cstheme="minorHAnsi"/>
          <w:caps w:val="0"/>
          <w:sz w:val="24"/>
          <w:szCs w:val="24"/>
          <w:rPrChange w:id="184" w:author="Madhura Ramojwar" w:date="2021-04-20T12:37:00Z">
            <w:rPr>
              <w:rFonts w:asciiTheme="minorHAnsi" w:eastAsiaTheme="minorEastAsia" w:hAnsiTheme="minorHAnsi" w:cstheme="minorBidi"/>
              <w:caps w:val="0"/>
            </w:rPr>
          </w:rPrChange>
        </w:rPr>
      </w:pPr>
      <w:r w:rsidRPr="00841475">
        <w:rPr>
          <w:rFonts w:asciiTheme="minorHAnsi" w:eastAsiaTheme="majorEastAsia" w:hAnsiTheme="minorHAnsi" w:cstheme="minorHAnsi"/>
          <w:sz w:val="24"/>
          <w:szCs w:val="24"/>
          <w:rPrChange w:id="185" w:author="Madhura Ramojwar" w:date="2021-04-20T12:37:00Z">
            <w:rPr>
              <w:rFonts w:eastAsiaTheme="majorEastAsia"/>
            </w:rPr>
          </w:rPrChange>
        </w:rPr>
        <w:t>B.</w:t>
      </w:r>
      <w:r w:rsidRPr="00841475">
        <w:rPr>
          <w:rFonts w:asciiTheme="minorHAnsi" w:eastAsiaTheme="minorEastAsia" w:hAnsiTheme="minorHAnsi" w:cstheme="minorHAnsi"/>
          <w:caps w:val="0"/>
          <w:sz w:val="24"/>
          <w:szCs w:val="24"/>
          <w:rPrChange w:id="186" w:author="Madhura Ramojwar" w:date="2021-04-20T12:37:00Z">
            <w:rPr>
              <w:rFonts w:asciiTheme="minorHAnsi" w:eastAsiaTheme="minorEastAsia" w:hAnsiTheme="minorHAnsi" w:cstheme="minorBidi"/>
              <w:caps w:val="0"/>
            </w:rPr>
          </w:rPrChange>
        </w:rPr>
        <w:tab/>
      </w:r>
      <w:r w:rsidRPr="00841475">
        <w:rPr>
          <w:rFonts w:asciiTheme="minorHAnsi" w:eastAsiaTheme="majorEastAsia" w:hAnsiTheme="minorHAnsi" w:cstheme="minorHAnsi"/>
          <w:sz w:val="24"/>
          <w:szCs w:val="24"/>
          <w:rPrChange w:id="187" w:author="Madhura Ramojwar" w:date="2021-04-20T12:37:00Z">
            <w:rPr>
              <w:rFonts w:eastAsiaTheme="majorEastAsia"/>
            </w:rPr>
          </w:rPrChange>
        </w:rPr>
        <w:t>Device Description and Specification</w:t>
      </w:r>
      <w:r w:rsidRPr="00841475">
        <w:rPr>
          <w:rFonts w:asciiTheme="minorHAnsi" w:hAnsiTheme="minorHAnsi" w:cstheme="minorHAnsi"/>
          <w:sz w:val="24"/>
          <w:szCs w:val="24"/>
          <w:rPrChange w:id="188" w:author="Madhura Ramojwar" w:date="2021-04-20T12:37:00Z">
            <w:rPr/>
          </w:rPrChange>
        </w:rPr>
        <w:tab/>
      </w:r>
      <w:r w:rsidRPr="00841475">
        <w:rPr>
          <w:rFonts w:asciiTheme="minorHAnsi" w:hAnsiTheme="minorHAnsi" w:cstheme="minorHAnsi"/>
          <w:sz w:val="24"/>
          <w:szCs w:val="24"/>
          <w:rPrChange w:id="189" w:author="Madhura Ramojwar" w:date="2021-04-20T12:37:00Z">
            <w:rPr/>
          </w:rPrChange>
        </w:rPr>
        <w:fldChar w:fldCharType="begin"/>
      </w:r>
      <w:r w:rsidRPr="00841475">
        <w:rPr>
          <w:rFonts w:asciiTheme="minorHAnsi" w:hAnsiTheme="minorHAnsi" w:cstheme="minorHAnsi"/>
          <w:sz w:val="24"/>
          <w:szCs w:val="24"/>
          <w:rPrChange w:id="190" w:author="Madhura Ramojwar" w:date="2021-04-20T12:37:00Z">
            <w:rPr/>
          </w:rPrChange>
        </w:rPr>
        <w:instrText xml:space="preserve"> PAGEREF _Toc49160026 \h </w:instrText>
      </w:r>
      <w:r w:rsidRPr="00841475">
        <w:rPr>
          <w:rFonts w:asciiTheme="minorHAnsi" w:hAnsiTheme="minorHAnsi" w:cstheme="minorHAnsi"/>
          <w:sz w:val="24"/>
          <w:szCs w:val="24"/>
          <w:rPrChange w:id="191" w:author="Madhura Ramojwar" w:date="2021-04-20T12:37:00Z">
            <w:rPr/>
          </w:rPrChange>
        </w:rPr>
      </w:r>
      <w:r w:rsidRPr="00841475">
        <w:rPr>
          <w:rFonts w:asciiTheme="minorHAnsi" w:hAnsiTheme="minorHAnsi" w:cstheme="minorHAnsi"/>
          <w:sz w:val="24"/>
          <w:szCs w:val="24"/>
          <w:rPrChange w:id="192" w:author="Madhura Ramojwar" w:date="2021-04-20T12:37:00Z">
            <w:rPr/>
          </w:rPrChange>
        </w:rPr>
        <w:fldChar w:fldCharType="separate"/>
      </w:r>
      <w:r w:rsidR="002803BD" w:rsidRPr="00841475">
        <w:rPr>
          <w:rFonts w:asciiTheme="minorHAnsi" w:hAnsiTheme="minorHAnsi" w:cstheme="minorHAnsi"/>
          <w:sz w:val="24"/>
          <w:szCs w:val="24"/>
          <w:rPrChange w:id="193" w:author="Madhura Ramojwar" w:date="2021-04-20T12:37:00Z">
            <w:rPr/>
          </w:rPrChange>
        </w:rPr>
        <w:t>8</w:t>
      </w:r>
      <w:r w:rsidRPr="00841475">
        <w:rPr>
          <w:rFonts w:asciiTheme="minorHAnsi" w:hAnsiTheme="minorHAnsi" w:cstheme="minorHAnsi"/>
          <w:sz w:val="24"/>
          <w:szCs w:val="24"/>
          <w:rPrChange w:id="194" w:author="Madhura Ramojwar" w:date="2021-04-20T12:37:00Z">
            <w:rPr/>
          </w:rPrChange>
        </w:rPr>
        <w:fldChar w:fldCharType="end"/>
      </w:r>
    </w:p>
    <w:p w14:paraId="3CC829F7" w14:textId="4EC8A8A7" w:rsidR="00AD67EC" w:rsidRPr="00841475" w:rsidRDefault="00AD67EC">
      <w:pPr>
        <w:pStyle w:val="TOC1"/>
        <w:rPr>
          <w:rFonts w:asciiTheme="minorHAnsi" w:eastAsiaTheme="minorEastAsia" w:hAnsiTheme="minorHAnsi" w:cstheme="minorHAnsi"/>
          <w:caps w:val="0"/>
          <w:sz w:val="24"/>
          <w:szCs w:val="24"/>
          <w:rPrChange w:id="195" w:author="Madhura Ramojwar" w:date="2021-04-20T12:37:00Z">
            <w:rPr>
              <w:rFonts w:asciiTheme="minorHAnsi" w:eastAsiaTheme="minorEastAsia" w:hAnsiTheme="minorHAnsi" w:cstheme="minorBidi"/>
              <w:caps w:val="0"/>
            </w:rPr>
          </w:rPrChange>
        </w:rPr>
      </w:pPr>
      <w:r w:rsidRPr="00841475">
        <w:rPr>
          <w:rFonts w:asciiTheme="minorHAnsi" w:eastAsiaTheme="majorEastAsia" w:hAnsiTheme="minorHAnsi" w:cstheme="minorHAnsi"/>
          <w:sz w:val="24"/>
          <w:szCs w:val="24"/>
          <w:rPrChange w:id="196" w:author="Madhura Ramojwar" w:date="2021-04-20T12:37:00Z">
            <w:rPr>
              <w:rFonts w:eastAsiaTheme="majorEastAsia"/>
            </w:rPr>
          </w:rPrChange>
        </w:rPr>
        <w:t>C.</w:t>
      </w:r>
      <w:r w:rsidRPr="00841475">
        <w:rPr>
          <w:rFonts w:asciiTheme="minorHAnsi" w:eastAsiaTheme="minorEastAsia" w:hAnsiTheme="minorHAnsi" w:cstheme="minorHAnsi"/>
          <w:caps w:val="0"/>
          <w:sz w:val="24"/>
          <w:szCs w:val="24"/>
          <w:rPrChange w:id="197" w:author="Madhura Ramojwar" w:date="2021-04-20T12:37:00Z">
            <w:rPr>
              <w:rFonts w:asciiTheme="minorHAnsi" w:eastAsiaTheme="minorEastAsia" w:hAnsiTheme="minorHAnsi" w:cstheme="minorBidi"/>
              <w:caps w:val="0"/>
            </w:rPr>
          </w:rPrChange>
        </w:rPr>
        <w:tab/>
      </w:r>
      <w:r w:rsidRPr="00841475">
        <w:rPr>
          <w:rFonts w:asciiTheme="minorHAnsi" w:eastAsiaTheme="majorEastAsia" w:hAnsiTheme="minorHAnsi" w:cstheme="minorHAnsi"/>
          <w:sz w:val="24"/>
          <w:szCs w:val="24"/>
          <w:rPrChange w:id="198" w:author="Madhura Ramojwar" w:date="2021-04-20T12:37:00Z">
            <w:rPr>
              <w:rFonts w:eastAsiaTheme="majorEastAsia"/>
            </w:rPr>
          </w:rPrChange>
        </w:rPr>
        <w:t>Activities Related to PMCF:  General and Specific Methods and Procedures</w:t>
      </w:r>
      <w:r w:rsidRPr="00841475">
        <w:rPr>
          <w:rFonts w:asciiTheme="minorHAnsi" w:hAnsiTheme="minorHAnsi" w:cstheme="minorHAnsi"/>
          <w:sz w:val="24"/>
          <w:szCs w:val="24"/>
          <w:rPrChange w:id="199" w:author="Madhura Ramojwar" w:date="2021-04-20T12:37:00Z">
            <w:rPr/>
          </w:rPrChange>
        </w:rPr>
        <w:tab/>
      </w:r>
      <w:r w:rsidRPr="00841475">
        <w:rPr>
          <w:rFonts w:asciiTheme="minorHAnsi" w:hAnsiTheme="minorHAnsi" w:cstheme="minorHAnsi"/>
          <w:sz w:val="24"/>
          <w:szCs w:val="24"/>
          <w:rPrChange w:id="200" w:author="Madhura Ramojwar" w:date="2021-04-20T12:37:00Z">
            <w:rPr/>
          </w:rPrChange>
        </w:rPr>
        <w:fldChar w:fldCharType="begin"/>
      </w:r>
      <w:r w:rsidRPr="00841475">
        <w:rPr>
          <w:rFonts w:asciiTheme="minorHAnsi" w:hAnsiTheme="minorHAnsi" w:cstheme="minorHAnsi"/>
          <w:sz w:val="24"/>
          <w:szCs w:val="24"/>
          <w:rPrChange w:id="201" w:author="Madhura Ramojwar" w:date="2021-04-20T12:37:00Z">
            <w:rPr/>
          </w:rPrChange>
        </w:rPr>
        <w:instrText xml:space="preserve"> PAGEREF _Toc49160027 \h </w:instrText>
      </w:r>
      <w:r w:rsidRPr="00841475">
        <w:rPr>
          <w:rFonts w:asciiTheme="minorHAnsi" w:hAnsiTheme="minorHAnsi" w:cstheme="minorHAnsi"/>
          <w:sz w:val="24"/>
          <w:szCs w:val="24"/>
          <w:rPrChange w:id="202" w:author="Madhura Ramojwar" w:date="2021-04-20T12:37:00Z">
            <w:rPr/>
          </w:rPrChange>
        </w:rPr>
      </w:r>
      <w:r w:rsidRPr="00841475">
        <w:rPr>
          <w:rFonts w:asciiTheme="minorHAnsi" w:hAnsiTheme="minorHAnsi" w:cstheme="minorHAnsi"/>
          <w:sz w:val="24"/>
          <w:szCs w:val="24"/>
          <w:rPrChange w:id="203" w:author="Madhura Ramojwar" w:date="2021-04-20T12:37:00Z">
            <w:rPr/>
          </w:rPrChange>
        </w:rPr>
        <w:fldChar w:fldCharType="separate"/>
      </w:r>
      <w:r w:rsidR="002803BD" w:rsidRPr="00841475">
        <w:rPr>
          <w:rFonts w:asciiTheme="minorHAnsi" w:hAnsiTheme="minorHAnsi" w:cstheme="minorHAnsi"/>
          <w:sz w:val="24"/>
          <w:szCs w:val="24"/>
          <w:rPrChange w:id="204" w:author="Madhura Ramojwar" w:date="2021-04-20T12:37:00Z">
            <w:rPr/>
          </w:rPrChange>
        </w:rPr>
        <w:t>10</w:t>
      </w:r>
      <w:r w:rsidRPr="00841475">
        <w:rPr>
          <w:rFonts w:asciiTheme="minorHAnsi" w:hAnsiTheme="minorHAnsi" w:cstheme="minorHAnsi"/>
          <w:sz w:val="24"/>
          <w:szCs w:val="24"/>
          <w:rPrChange w:id="205" w:author="Madhura Ramojwar" w:date="2021-04-20T12:37:00Z">
            <w:rPr/>
          </w:rPrChange>
        </w:rPr>
        <w:fldChar w:fldCharType="end"/>
      </w:r>
    </w:p>
    <w:p w14:paraId="65FEB53B" w14:textId="71AD72C1" w:rsidR="00AD67EC" w:rsidRPr="00841475" w:rsidRDefault="00AD67EC">
      <w:pPr>
        <w:pStyle w:val="TOC2"/>
        <w:tabs>
          <w:tab w:val="left" w:pos="880"/>
          <w:tab w:val="right" w:leader="dot" w:pos="12950"/>
        </w:tabs>
        <w:rPr>
          <w:rFonts w:asciiTheme="minorHAnsi" w:eastAsiaTheme="minorEastAsia" w:hAnsiTheme="minorHAnsi" w:cstheme="minorHAnsi"/>
          <w:noProof/>
          <w:sz w:val="24"/>
          <w:rPrChange w:id="206" w:author="Madhura Ramojwar" w:date="2021-04-20T12:37:00Z">
            <w:rPr>
              <w:rFonts w:asciiTheme="minorHAnsi" w:eastAsiaTheme="minorEastAsia" w:hAnsiTheme="minorHAnsi" w:cstheme="minorBidi"/>
              <w:noProof/>
              <w:szCs w:val="22"/>
            </w:rPr>
          </w:rPrChange>
        </w:rPr>
      </w:pPr>
      <w:r w:rsidRPr="00841475">
        <w:rPr>
          <w:rFonts w:asciiTheme="minorHAnsi" w:hAnsiTheme="minorHAnsi" w:cstheme="minorHAnsi"/>
          <w:noProof/>
          <w:sz w:val="24"/>
          <w:rPrChange w:id="207" w:author="Madhura Ramojwar" w:date="2021-04-20T12:37:00Z">
            <w:rPr>
              <w:noProof/>
            </w:rPr>
          </w:rPrChange>
        </w:rPr>
        <w:t>C.1</w:t>
      </w:r>
      <w:r w:rsidRPr="00841475">
        <w:rPr>
          <w:rFonts w:asciiTheme="minorHAnsi" w:eastAsiaTheme="minorEastAsia" w:hAnsiTheme="minorHAnsi" w:cstheme="minorHAnsi"/>
          <w:noProof/>
          <w:sz w:val="24"/>
          <w:rPrChange w:id="208" w:author="Madhura Ramojwar" w:date="2021-04-20T12:37:00Z">
            <w:rPr>
              <w:rFonts w:asciiTheme="minorHAnsi" w:eastAsiaTheme="minorEastAsia" w:hAnsiTheme="minorHAnsi" w:cstheme="minorBidi"/>
              <w:noProof/>
              <w:szCs w:val="22"/>
            </w:rPr>
          </w:rPrChange>
        </w:rPr>
        <w:tab/>
      </w:r>
      <w:r w:rsidRPr="00841475">
        <w:rPr>
          <w:rFonts w:asciiTheme="minorHAnsi" w:hAnsiTheme="minorHAnsi" w:cstheme="minorHAnsi"/>
          <w:noProof/>
          <w:sz w:val="24"/>
          <w:rPrChange w:id="209" w:author="Madhura Ramojwar" w:date="2021-04-20T12:37:00Z">
            <w:rPr>
              <w:noProof/>
            </w:rPr>
          </w:rPrChange>
        </w:rPr>
        <w:t>Post-Market Study</w:t>
      </w:r>
      <w:r w:rsidRPr="00841475">
        <w:rPr>
          <w:rFonts w:asciiTheme="minorHAnsi" w:hAnsiTheme="minorHAnsi" w:cstheme="minorHAnsi"/>
          <w:noProof/>
          <w:sz w:val="24"/>
          <w:rPrChange w:id="210" w:author="Madhura Ramojwar" w:date="2021-04-20T12:37:00Z">
            <w:rPr>
              <w:noProof/>
            </w:rPr>
          </w:rPrChange>
        </w:rPr>
        <w:tab/>
      </w:r>
      <w:r w:rsidRPr="00841475">
        <w:rPr>
          <w:rFonts w:asciiTheme="minorHAnsi" w:hAnsiTheme="minorHAnsi" w:cstheme="minorHAnsi"/>
          <w:noProof/>
          <w:sz w:val="24"/>
          <w:rPrChange w:id="211" w:author="Madhura Ramojwar" w:date="2021-04-20T12:37:00Z">
            <w:rPr>
              <w:noProof/>
            </w:rPr>
          </w:rPrChange>
        </w:rPr>
        <w:fldChar w:fldCharType="begin"/>
      </w:r>
      <w:r w:rsidRPr="00841475">
        <w:rPr>
          <w:rFonts w:asciiTheme="minorHAnsi" w:hAnsiTheme="minorHAnsi" w:cstheme="minorHAnsi"/>
          <w:noProof/>
          <w:sz w:val="24"/>
          <w:rPrChange w:id="212" w:author="Madhura Ramojwar" w:date="2021-04-20T12:37:00Z">
            <w:rPr>
              <w:noProof/>
            </w:rPr>
          </w:rPrChange>
        </w:rPr>
        <w:instrText xml:space="preserve"> PAGEREF _Toc49160028 \h </w:instrText>
      </w:r>
      <w:r w:rsidRPr="00841475">
        <w:rPr>
          <w:rFonts w:asciiTheme="minorHAnsi" w:hAnsiTheme="minorHAnsi" w:cstheme="minorHAnsi"/>
          <w:noProof/>
          <w:sz w:val="24"/>
          <w:rPrChange w:id="213" w:author="Madhura Ramojwar" w:date="2021-04-20T12:37:00Z">
            <w:rPr>
              <w:noProof/>
            </w:rPr>
          </w:rPrChange>
        </w:rPr>
      </w:r>
      <w:r w:rsidRPr="00841475">
        <w:rPr>
          <w:rFonts w:asciiTheme="minorHAnsi" w:hAnsiTheme="minorHAnsi" w:cstheme="minorHAnsi"/>
          <w:noProof/>
          <w:sz w:val="24"/>
          <w:rPrChange w:id="214" w:author="Madhura Ramojwar" w:date="2021-04-20T12:37:00Z">
            <w:rPr>
              <w:noProof/>
            </w:rPr>
          </w:rPrChange>
        </w:rPr>
        <w:fldChar w:fldCharType="separate"/>
      </w:r>
      <w:r w:rsidR="002803BD" w:rsidRPr="00841475">
        <w:rPr>
          <w:rFonts w:asciiTheme="minorHAnsi" w:hAnsiTheme="minorHAnsi" w:cstheme="minorHAnsi"/>
          <w:noProof/>
          <w:sz w:val="24"/>
          <w:rPrChange w:id="215" w:author="Madhura Ramojwar" w:date="2021-04-20T12:37:00Z">
            <w:rPr>
              <w:noProof/>
            </w:rPr>
          </w:rPrChange>
        </w:rPr>
        <w:t>11</w:t>
      </w:r>
      <w:r w:rsidRPr="00841475">
        <w:rPr>
          <w:rFonts w:asciiTheme="minorHAnsi" w:hAnsiTheme="minorHAnsi" w:cstheme="minorHAnsi"/>
          <w:noProof/>
          <w:sz w:val="24"/>
          <w:rPrChange w:id="216" w:author="Madhura Ramojwar" w:date="2021-04-20T12:37:00Z">
            <w:rPr>
              <w:noProof/>
            </w:rPr>
          </w:rPrChange>
        </w:rPr>
        <w:fldChar w:fldCharType="end"/>
      </w:r>
    </w:p>
    <w:p w14:paraId="777B83BA" w14:textId="0C9222AD" w:rsidR="00AD67EC" w:rsidRPr="00841475" w:rsidRDefault="00AD67EC">
      <w:pPr>
        <w:pStyle w:val="TOC3"/>
        <w:rPr>
          <w:rFonts w:asciiTheme="minorHAnsi" w:eastAsiaTheme="minorEastAsia" w:hAnsiTheme="minorHAnsi" w:cstheme="minorHAnsi"/>
          <w:sz w:val="24"/>
          <w:szCs w:val="24"/>
          <w:rPrChange w:id="217"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218" w:author="Madhura Ramojwar" w:date="2021-04-20T12:37:00Z">
            <w:rPr/>
          </w:rPrChange>
        </w:rPr>
        <w:t>C.1.1.</w:t>
      </w:r>
      <w:r w:rsidRPr="00841475">
        <w:rPr>
          <w:rFonts w:asciiTheme="minorHAnsi" w:eastAsiaTheme="minorEastAsia" w:hAnsiTheme="minorHAnsi" w:cstheme="minorHAnsi"/>
          <w:sz w:val="24"/>
          <w:szCs w:val="24"/>
          <w:rPrChange w:id="219"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220" w:author="Madhura Ramojwar" w:date="2021-04-20T12:37:00Z">
            <w:rPr/>
          </w:rPrChange>
        </w:rPr>
        <w:t>Basis/Need</w:t>
      </w:r>
      <w:r w:rsidRPr="00841475">
        <w:rPr>
          <w:rFonts w:asciiTheme="minorHAnsi" w:hAnsiTheme="minorHAnsi" w:cstheme="minorHAnsi"/>
          <w:sz w:val="24"/>
          <w:szCs w:val="24"/>
          <w:rPrChange w:id="221" w:author="Madhura Ramojwar" w:date="2021-04-20T12:37:00Z">
            <w:rPr/>
          </w:rPrChange>
        </w:rPr>
        <w:tab/>
      </w:r>
      <w:r w:rsidRPr="00841475">
        <w:rPr>
          <w:rFonts w:asciiTheme="minorHAnsi" w:hAnsiTheme="minorHAnsi" w:cstheme="minorHAnsi"/>
          <w:sz w:val="24"/>
          <w:szCs w:val="24"/>
          <w:rPrChange w:id="222" w:author="Madhura Ramojwar" w:date="2021-04-20T12:37:00Z">
            <w:rPr/>
          </w:rPrChange>
        </w:rPr>
        <w:fldChar w:fldCharType="begin"/>
      </w:r>
      <w:r w:rsidRPr="00841475">
        <w:rPr>
          <w:rFonts w:asciiTheme="minorHAnsi" w:hAnsiTheme="minorHAnsi" w:cstheme="minorHAnsi"/>
          <w:sz w:val="24"/>
          <w:szCs w:val="24"/>
          <w:rPrChange w:id="223" w:author="Madhura Ramojwar" w:date="2021-04-20T12:37:00Z">
            <w:rPr/>
          </w:rPrChange>
        </w:rPr>
        <w:instrText xml:space="preserve"> PAGEREF _Toc49160029 \h </w:instrText>
      </w:r>
      <w:r w:rsidRPr="00841475">
        <w:rPr>
          <w:rFonts w:asciiTheme="minorHAnsi" w:hAnsiTheme="minorHAnsi" w:cstheme="minorHAnsi"/>
          <w:sz w:val="24"/>
          <w:szCs w:val="24"/>
          <w:rPrChange w:id="224" w:author="Madhura Ramojwar" w:date="2021-04-20T12:37:00Z">
            <w:rPr/>
          </w:rPrChange>
        </w:rPr>
      </w:r>
      <w:r w:rsidRPr="00841475">
        <w:rPr>
          <w:rFonts w:asciiTheme="minorHAnsi" w:hAnsiTheme="minorHAnsi" w:cstheme="minorHAnsi"/>
          <w:sz w:val="24"/>
          <w:szCs w:val="24"/>
          <w:rPrChange w:id="225" w:author="Madhura Ramojwar" w:date="2021-04-20T12:37:00Z">
            <w:rPr/>
          </w:rPrChange>
        </w:rPr>
        <w:fldChar w:fldCharType="separate"/>
      </w:r>
      <w:r w:rsidR="002803BD" w:rsidRPr="00841475">
        <w:rPr>
          <w:rFonts w:asciiTheme="minorHAnsi" w:hAnsiTheme="minorHAnsi" w:cstheme="minorHAnsi"/>
          <w:sz w:val="24"/>
          <w:szCs w:val="24"/>
          <w:rPrChange w:id="226" w:author="Madhura Ramojwar" w:date="2021-04-20T12:37:00Z">
            <w:rPr/>
          </w:rPrChange>
        </w:rPr>
        <w:t>12</w:t>
      </w:r>
      <w:r w:rsidRPr="00841475">
        <w:rPr>
          <w:rFonts w:asciiTheme="minorHAnsi" w:hAnsiTheme="minorHAnsi" w:cstheme="minorHAnsi"/>
          <w:sz w:val="24"/>
          <w:szCs w:val="24"/>
          <w:rPrChange w:id="227" w:author="Madhura Ramojwar" w:date="2021-04-20T12:37:00Z">
            <w:rPr/>
          </w:rPrChange>
        </w:rPr>
        <w:fldChar w:fldCharType="end"/>
      </w:r>
    </w:p>
    <w:p w14:paraId="58797AF8" w14:textId="54A6A917" w:rsidR="00AD67EC" w:rsidRPr="00841475" w:rsidRDefault="00AD67EC">
      <w:pPr>
        <w:pStyle w:val="TOC3"/>
        <w:rPr>
          <w:rFonts w:asciiTheme="minorHAnsi" w:eastAsiaTheme="minorEastAsia" w:hAnsiTheme="minorHAnsi" w:cstheme="minorHAnsi"/>
          <w:sz w:val="24"/>
          <w:szCs w:val="24"/>
          <w:rPrChange w:id="228"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229" w:author="Madhura Ramojwar" w:date="2021-04-20T12:37:00Z">
            <w:rPr/>
          </w:rPrChange>
        </w:rPr>
        <w:t>C.1.2.</w:t>
      </w:r>
      <w:r w:rsidRPr="00841475">
        <w:rPr>
          <w:rFonts w:asciiTheme="minorHAnsi" w:eastAsiaTheme="minorEastAsia" w:hAnsiTheme="minorHAnsi" w:cstheme="minorHAnsi"/>
          <w:sz w:val="24"/>
          <w:szCs w:val="24"/>
          <w:rPrChange w:id="230"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231" w:author="Madhura Ramojwar" w:date="2021-04-20T12:37:00Z">
            <w:rPr/>
          </w:rPrChange>
        </w:rPr>
        <w:t>Description of the Activity</w:t>
      </w:r>
      <w:r w:rsidRPr="00841475">
        <w:rPr>
          <w:rFonts w:asciiTheme="minorHAnsi" w:hAnsiTheme="minorHAnsi" w:cstheme="minorHAnsi"/>
          <w:sz w:val="24"/>
          <w:szCs w:val="24"/>
          <w:rPrChange w:id="232" w:author="Madhura Ramojwar" w:date="2021-04-20T12:37:00Z">
            <w:rPr/>
          </w:rPrChange>
        </w:rPr>
        <w:tab/>
      </w:r>
      <w:r w:rsidRPr="00841475">
        <w:rPr>
          <w:rFonts w:asciiTheme="minorHAnsi" w:hAnsiTheme="minorHAnsi" w:cstheme="minorHAnsi"/>
          <w:sz w:val="24"/>
          <w:szCs w:val="24"/>
          <w:rPrChange w:id="233" w:author="Madhura Ramojwar" w:date="2021-04-20T12:37:00Z">
            <w:rPr/>
          </w:rPrChange>
        </w:rPr>
        <w:fldChar w:fldCharType="begin"/>
      </w:r>
      <w:r w:rsidRPr="00841475">
        <w:rPr>
          <w:rFonts w:asciiTheme="minorHAnsi" w:hAnsiTheme="minorHAnsi" w:cstheme="minorHAnsi"/>
          <w:sz w:val="24"/>
          <w:szCs w:val="24"/>
          <w:rPrChange w:id="234" w:author="Madhura Ramojwar" w:date="2021-04-20T12:37:00Z">
            <w:rPr/>
          </w:rPrChange>
        </w:rPr>
        <w:instrText xml:space="preserve"> PAGEREF _Toc49160030 \h </w:instrText>
      </w:r>
      <w:r w:rsidRPr="00841475">
        <w:rPr>
          <w:rFonts w:asciiTheme="minorHAnsi" w:hAnsiTheme="minorHAnsi" w:cstheme="minorHAnsi"/>
          <w:sz w:val="24"/>
          <w:szCs w:val="24"/>
          <w:rPrChange w:id="235" w:author="Madhura Ramojwar" w:date="2021-04-20T12:37:00Z">
            <w:rPr/>
          </w:rPrChange>
        </w:rPr>
      </w:r>
      <w:r w:rsidRPr="00841475">
        <w:rPr>
          <w:rFonts w:asciiTheme="minorHAnsi" w:hAnsiTheme="minorHAnsi" w:cstheme="minorHAnsi"/>
          <w:sz w:val="24"/>
          <w:szCs w:val="24"/>
          <w:rPrChange w:id="236" w:author="Madhura Ramojwar" w:date="2021-04-20T12:37:00Z">
            <w:rPr/>
          </w:rPrChange>
        </w:rPr>
        <w:fldChar w:fldCharType="separate"/>
      </w:r>
      <w:r w:rsidR="002803BD" w:rsidRPr="00841475">
        <w:rPr>
          <w:rFonts w:asciiTheme="minorHAnsi" w:hAnsiTheme="minorHAnsi" w:cstheme="minorHAnsi"/>
          <w:sz w:val="24"/>
          <w:szCs w:val="24"/>
          <w:rPrChange w:id="237" w:author="Madhura Ramojwar" w:date="2021-04-20T12:37:00Z">
            <w:rPr/>
          </w:rPrChange>
        </w:rPr>
        <w:t>12</w:t>
      </w:r>
      <w:r w:rsidRPr="00841475">
        <w:rPr>
          <w:rFonts w:asciiTheme="minorHAnsi" w:hAnsiTheme="minorHAnsi" w:cstheme="minorHAnsi"/>
          <w:sz w:val="24"/>
          <w:szCs w:val="24"/>
          <w:rPrChange w:id="238" w:author="Madhura Ramojwar" w:date="2021-04-20T12:37:00Z">
            <w:rPr/>
          </w:rPrChange>
        </w:rPr>
        <w:fldChar w:fldCharType="end"/>
      </w:r>
    </w:p>
    <w:p w14:paraId="476F546F" w14:textId="7451F80C" w:rsidR="00AD67EC" w:rsidRPr="00841475" w:rsidRDefault="00AD67EC">
      <w:pPr>
        <w:pStyle w:val="TOC3"/>
        <w:rPr>
          <w:rFonts w:asciiTheme="minorHAnsi" w:eastAsiaTheme="minorEastAsia" w:hAnsiTheme="minorHAnsi" w:cstheme="minorHAnsi"/>
          <w:sz w:val="24"/>
          <w:szCs w:val="24"/>
          <w:rPrChange w:id="239"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240" w:author="Madhura Ramojwar" w:date="2021-04-20T12:37:00Z">
            <w:rPr/>
          </w:rPrChange>
        </w:rPr>
        <w:t>C.1.3.</w:t>
      </w:r>
      <w:r w:rsidRPr="00841475">
        <w:rPr>
          <w:rFonts w:asciiTheme="minorHAnsi" w:eastAsiaTheme="minorEastAsia" w:hAnsiTheme="minorHAnsi" w:cstheme="minorHAnsi"/>
          <w:sz w:val="24"/>
          <w:szCs w:val="24"/>
          <w:rPrChange w:id="241"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242" w:author="Madhura Ramojwar" w:date="2021-04-20T12:37:00Z">
            <w:rPr/>
          </w:rPrChange>
        </w:rPr>
        <w:t>Aim</w:t>
      </w:r>
      <w:r w:rsidRPr="00841475">
        <w:rPr>
          <w:rFonts w:asciiTheme="minorHAnsi" w:hAnsiTheme="minorHAnsi" w:cstheme="minorHAnsi"/>
          <w:sz w:val="24"/>
          <w:szCs w:val="24"/>
          <w:rPrChange w:id="243" w:author="Madhura Ramojwar" w:date="2021-04-20T12:37:00Z">
            <w:rPr/>
          </w:rPrChange>
        </w:rPr>
        <w:tab/>
      </w:r>
      <w:r w:rsidRPr="00841475">
        <w:rPr>
          <w:rFonts w:asciiTheme="minorHAnsi" w:hAnsiTheme="minorHAnsi" w:cstheme="minorHAnsi"/>
          <w:sz w:val="24"/>
          <w:szCs w:val="24"/>
          <w:rPrChange w:id="244" w:author="Madhura Ramojwar" w:date="2021-04-20T12:37:00Z">
            <w:rPr/>
          </w:rPrChange>
        </w:rPr>
        <w:fldChar w:fldCharType="begin"/>
      </w:r>
      <w:r w:rsidRPr="00841475">
        <w:rPr>
          <w:rFonts w:asciiTheme="minorHAnsi" w:hAnsiTheme="minorHAnsi" w:cstheme="minorHAnsi"/>
          <w:sz w:val="24"/>
          <w:szCs w:val="24"/>
          <w:rPrChange w:id="245" w:author="Madhura Ramojwar" w:date="2021-04-20T12:37:00Z">
            <w:rPr/>
          </w:rPrChange>
        </w:rPr>
        <w:instrText xml:space="preserve"> PAGEREF _Toc49160031 \h </w:instrText>
      </w:r>
      <w:r w:rsidRPr="00841475">
        <w:rPr>
          <w:rFonts w:asciiTheme="minorHAnsi" w:hAnsiTheme="minorHAnsi" w:cstheme="minorHAnsi"/>
          <w:sz w:val="24"/>
          <w:szCs w:val="24"/>
          <w:rPrChange w:id="246" w:author="Madhura Ramojwar" w:date="2021-04-20T12:37:00Z">
            <w:rPr/>
          </w:rPrChange>
        </w:rPr>
      </w:r>
      <w:r w:rsidRPr="00841475">
        <w:rPr>
          <w:rFonts w:asciiTheme="minorHAnsi" w:hAnsiTheme="minorHAnsi" w:cstheme="minorHAnsi"/>
          <w:sz w:val="24"/>
          <w:szCs w:val="24"/>
          <w:rPrChange w:id="247" w:author="Madhura Ramojwar" w:date="2021-04-20T12:37:00Z">
            <w:rPr/>
          </w:rPrChange>
        </w:rPr>
        <w:fldChar w:fldCharType="separate"/>
      </w:r>
      <w:r w:rsidR="002803BD" w:rsidRPr="00841475">
        <w:rPr>
          <w:rFonts w:asciiTheme="minorHAnsi" w:hAnsiTheme="minorHAnsi" w:cstheme="minorHAnsi"/>
          <w:sz w:val="24"/>
          <w:szCs w:val="24"/>
          <w:rPrChange w:id="248" w:author="Madhura Ramojwar" w:date="2021-04-20T12:37:00Z">
            <w:rPr/>
          </w:rPrChange>
        </w:rPr>
        <w:t>13</w:t>
      </w:r>
      <w:r w:rsidRPr="00841475">
        <w:rPr>
          <w:rFonts w:asciiTheme="minorHAnsi" w:hAnsiTheme="minorHAnsi" w:cstheme="minorHAnsi"/>
          <w:sz w:val="24"/>
          <w:szCs w:val="24"/>
          <w:rPrChange w:id="249" w:author="Madhura Ramojwar" w:date="2021-04-20T12:37:00Z">
            <w:rPr/>
          </w:rPrChange>
        </w:rPr>
        <w:fldChar w:fldCharType="end"/>
      </w:r>
    </w:p>
    <w:p w14:paraId="15070616" w14:textId="0252593C" w:rsidR="00AD67EC" w:rsidRPr="00841475" w:rsidRDefault="00AD67EC">
      <w:pPr>
        <w:pStyle w:val="TOC3"/>
        <w:rPr>
          <w:rFonts w:asciiTheme="minorHAnsi" w:eastAsiaTheme="minorEastAsia" w:hAnsiTheme="minorHAnsi" w:cstheme="minorHAnsi"/>
          <w:sz w:val="24"/>
          <w:szCs w:val="24"/>
          <w:rPrChange w:id="250"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251" w:author="Madhura Ramojwar" w:date="2021-04-20T12:37:00Z">
            <w:rPr/>
          </w:rPrChange>
        </w:rPr>
        <w:t>C.1.4.</w:t>
      </w:r>
      <w:r w:rsidRPr="00841475">
        <w:rPr>
          <w:rFonts w:asciiTheme="minorHAnsi" w:eastAsiaTheme="minorEastAsia" w:hAnsiTheme="minorHAnsi" w:cstheme="minorHAnsi"/>
          <w:sz w:val="24"/>
          <w:szCs w:val="24"/>
          <w:rPrChange w:id="252"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253" w:author="Madhura Ramojwar" w:date="2021-04-20T12:37:00Z">
            <w:rPr/>
          </w:rPrChange>
        </w:rPr>
        <w:t>Rationale</w:t>
      </w:r>
      <w:r w:rsidRPr="00841475">
        <w:rPr>
          <w:rFonts w:asciiTheme="minorHAnsi" w:hAnsiTheme="minorHAnsi" w:cstheme="minorHAnsi"/>
          <w:sz w:val="24"/>
          <w:szCs w:val="24"/>
          <w:rPrChange w:id="254" w:author="Madhura Ramojwar" w:date="2021-04-20T12:37:00Z">
            <w:rPr/>
          </w:rPrChange>
        </w:rPr>
        <w:tab/>
      </w:r>
      <w:r w:rsidRPr="00841475">
        <w:rPr>
          <w:rFonts w:asciiTheme="minorHAnsi" w:hAnsiTheme="minorHAnsi" w:cstheme="minorHAnsi"/>
          <w:sz w:val="24"/>
          <w:szCs w:val="24"/>
          <w:rPrChange w:id="255" w:author="Madhura Ramojwar" w:date="2021-04-20T12:37:00Z">
            <w:rPr/>
          </w:rPrChange>
        </w:rPr>
        <w:fldChar w:fldCharType="begin"/>
      </w:r>
      <w:r w:rsidRPr="00841475">
        <w:rPr>
          <w:rFonts w:asciiTheme="minorHAnsi" w:hAnsiTheme="minorHAnsi" w:cstheme="minorHAnsi"/>
          <w:sz w:val="24"/>
          <w:szCs w:val="24"/>
          <w:rPrChange w:id="256" w:author="Madhura Ramojwar" w:date="2021-04-20T12:37:00Z">
            <w:rPr/>
          </w:rPrChange>
        </w:rPr>
        <w:instrText xml:space="preserve"> PAGEREF _Toc49160032 \h </w:instrText>
      </w:r>
      <w:r w:rsidRPr="00841475">
        <w:rPr>
          <w:rFonts w:asciiTheme="minorHAnsi" w:hAnsiTheme="minorHAnsi" w:cstheme="minorHAnsi"/>
          <w:sz w:val="24"/>
          <w:szCs w:val="24"/>
          <w:rPrChange w:id="257" w:author="Madhura Ramojwar" w:date="2021-04-20T12:37:00Z">
            <w:rPr/>
          </w:rPrChange>
        </w:rPr>
      </w:r>
      <w:r w:rsidRPr="00841475">
        <w:rPr>
          <w:rFonts w:asciiTheme="minorHAnsi" w:hAnsiTheme="minorHAnsi" w:cstheme="minorHAnsi"/>
          <w:sz w:val="24"/>
          <w:szCs w:val="24"/>
          <w:rPrChange w:id="258" w:author="Madhura Ramojwar" w:date="2021-04-20T12:37:00Z">
            <w:rPr/>
          </w:rPrChange>
        </w:rPr>
        <w:fldChar w:fldCharType="separate"/>
      </w:r>
      <w:r w:rsidR="002803BD" w:rsidRPr="00841475">
        <w:rPr>
          <w:rFonts w:asciiTheme="minorHAnsi" w:hAnsiTheme="minorHAnsi" w:cstheme="minorHAnsi"/>
          <w:sz w:val="24"/>
          <w:szCs w:val="24"/>
          <w:rPrChange w:id="259" w:author="Madhura Ramojwar" w:date="2021-04-20T12:37:00Z">
            <w:rPr/>
          </w:rPrChange>
        </w:rPr>
        <w:t>14</w:t>
      </w:r>
      <w:r w:rsidRPr="00841475">
        <w:rPr>
          <w:rFonts w:asciiTheme="minorHAnsi" w:hAnsiTheme="minorHAnsi" w:cstheme="minorHAnsi"/>
          <w:sz w:val="24"/>
          <w:szCs w:val="24"/>
          <w:rPrChange w:id="260" w:author="Madhura Ramojwar" w:date="2021-04-20T12:37:00Z">
            <w:rPr/>
          </w:rPrChange>
        </w:rPr>
        <w:fldChar w:fldCharType="end"/>
      </w:r>
    </w:p>
    <w:p w14:paraId="498132B6" w14:textId="2D4E379E" w:rsidR="00AD67EC" w:rsidRPr="00841475" w:rsidRDefault="00AD67EC">
      <w:pPr>
        <w:pStyle w:val="TOC3"/>
        <w:rPr>
          <w:rFonts w:asciiTheme="minorHAnsi" w:eastAsiaTheme="minorEastAsia" w:hAnsiTheme="minorHAnsi" w:cstheme="minorHAnsi"/>
          <w:sz w:val="24"/>
          <w:szCs w:val="24"/>
          <w:rPrChange w:id="261"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262" w:author="Madhura Ramojwar" w:date="2021-04-20T12:37:00Z">
            <w:rPr/>
          </w:rPrChange>
        </w:rPr>
        <w:t>C.1.5.</w:t>
      </w:r>
      <w:r w:rsidRPr="00841475">
        <w:rPr>
          <w:rFonts w:asciiTheme="minorHAnsi" w:eastAsiaTheme="minorEastAsia" w:hAnsiTheme="minorHAnsi" w:cstheme="minorHAnsi"/>
          <w:sz w:val="24"/>
          <w:szCs w:val="24"/>
          <w:rPrChange w:id="263"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264" w:author="Madhura Ramojwar" w:date="2021-04-20T12:37:00Z">
            <w:rPr/>
          </w:rPrChange>
        </w:rPr>
        <w:t>Known Limitations</w:t>
      </w:r>
      <w:r w:rsidRPr="00841475">
        <w:rPr>
          <w:rFonts w:asciiTheme="minorHAnsi" w:hAnsiTheme="minorHAnsi" w:cstheme="minorHAnsi"/>
          <w:sz w:val="24"/>
          <w:szCs w:val="24"/>
          <w:rPrChange w:id="265" w:author="Madhura Ramojwar" w:date="2021-04-20T12:37:00Z">
            <w:rPr/>
          </w:rPrChange>
        </w:rPr>
        <w:tab/>
      </w:r>
      <w:r w:rsidRPr="00841475">
        <w:rPr>
          <w:rFonts w:asciiTheme="minorHAnsi" w:hAnsiTheme="minorHAnsi" w:cstheme="minorHAnsi"/>
          <w:sz w:val="24"/>
          <w:szCs w:val="24"/>
          <w:rPrChange w:id="266" w:author="Madhura Ramojwar" w:date="2021-04-20T12:37:00Z">
            <w:rPr/>
          </w:rPrChange>
        </w:rPr>
        <w:fldChar w:fldCharType="begin"/>
      </w:r>
      <w:r w:rsidRPr="00841475">
        <w:rPr>
          <w:rFonts w:asciiTheme="minorHAnsi" w:hAnsiTheme="minorHAnsi" w:cstheme="minorHAnsi"/>
          <w:sz w:val="24"/>
          <w:szCs w:val="24"/>
          <w:rPrChange w:id="267" w:author="Madhura Ramojwar" w:date="2021-04-20T12:37:00Z">
            <w:rPr/>
          </w:rPrChange>
        </w:rPr>
        <w:instrText xml:space="preserve"> PAGEREF _Toc49160033 \h </w:instrText>
      </w:r>
      <w:r w:rsidRPr="00841475">
        <w:rPr>
          <w:rFonts w:asciiTheme="minorHAnsi" w:hAnsiTheme="minorHAnsi" w:cstheme="minorHAnsi"/>
          <w:sz w:val="24"/>
          <w:szCs w:val="24"/>
          <w:rPrChange w:id="268" w:author="Madhura Ramojwar" w:date="2021-04-20T12:37:00Z">
            <w:rPr/>
          </w:rPrChange>
        </w:rPr>
      </w:r>
      <w:r w:rsidRPr="00841475">
        <w:rPr>
          <w:rFonts w:asciiTheme="minorHAnsi" w:hAnsiTheme="minorHAnsi" w:cstheme="minorHAnsi"/>
          <w:sz w:val="24"/>
          <w:szCs w:val="24"/>
          <w:rPrChange w:id="269" w:author="Madhura Ramojwar" w:date="2021-04-20T12:37:00Z">
            <w:rPr/>
          </w:rPrChange>
        </w:rPr>
        <w:fldChar w:fldCharType="separate"/>
      </w:r>
      <w:r w:rsidR="002803BD" w:rsidRPr="00841475">
        <w:rPr>
          <w:rFonts w:asciiTheme="minorHAnsi" w:hAnsiTheme="minorHAnsi" w:cstheme="minorHAnsi"/>
          <w:sz w:val="24"/>
          <w:szCs w:val="24"/>
          <w:rPrChange w:id="270" w:author="Madhura Ramojwar" w:date="2021-04-20T12:37:00Z">
            <w:rPr/>
          </w:rPrChange>
        </w:rPr>
        <w:t>14</w:t>
      </w:r>
      <w:r w:rsidRPr="00841475">
        <w:rPr>
          <w:rFonts w:asciiTheme="minorHAnsi" w:hAnsiTheme="minorHAnsi" w:cstheme="minorHAnsi"/>
          <w:sz w:val="24"/>
          <w:szCs w:val="24"/>
          <w:rPrChange w:id="271" w:author="Madhura Ramojwar" w:date="2021-04-20T12:37:00Z">
            <w:rPr/>
          </w:rPrChange>
        </w:rPr>
        <w:fldChar w:fldCharType="end"/>
      </w:r>
    </w:p>
    <w:p w14:paraId="7C835D36" w14:textId="3B2A49B3" w:rsidR="00AD67EC" w:rsidRPr="00841475" w:rsidRDefault="00AD67EC">
      <w:pPr>
        <w:pStyle w:val="TOC3"/>
        <w:rPr>
          <w:rFonts w:asciiTheme="minorHAnsi" w:eastAsiaTheme="minorEastAsia" w:hAnsiTheme="minorHAnsi" w:cstheme="minorHAnsi"/>
          <w:sz w:val="24"/>
          <w:szCs w:val="24"/>
          <w:rPrChange w:id="272"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273" w:author="Madhura Ramojwar" w:date="2021-04-20T12:37:00Z">
            <w:rPr/>
          </w:rPrChange>
        </w:rPr>
        <w:t>C.1.6.</w:t>
      </w:r>
      <w:r w:rsidRPr="00841475">
        <w:rPr>
          <w:rFonts w:asciiTheme="minorHAnsi" w:eastAsiaTheme="minorEastAsia" w:hAnsiTheme="minorHAnsi" w:cstheme="minorHAnsi"/>
          <w:sz w:val="24"/>
          <w:szCs w:val="24"/>
          <w:rPrChange w:id="274"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275" w:author="Madhura Ramojwar" w:date="2021-04-20T12:37:00Z">
            <w:rPr/>
          </w:rPrChange>
        </w:rPr>
        <w:t>Timeline</w:t>
      </w:r>
      <w:r w:rsidRPr="00841475">
        <w:rPr>
          <w:rFonts w:asciiTheme="minorHAnsi" w:hAnsiTheme="minorHAnsi" w:cstheme="minorHAnsi"/>
          <w:sz w:val="24"/>
          <w:szCs w:val="24"/>
          <w:rPrChange w:id="276" w:author="Madhura Ramojwar" w:date="2021-04-20T12:37:00Z">
            <w:rPr/>
          </w:rPrChange>
        </w:rPr>
        <w:tab/>
      </w:r>
      <w:r w:rsidRPr="00841475">
        <w:rPr>
          <w:rFonts w:asciiTheme="minorHAnsi" w:hAnsiTheme="minorHAnsi" w:cstheme="minorHAnsi"/>
          <w:sz w:val="24"/>
          <w:szCs w:val="24"/>
          <w:rPrChange w:id="277" w:author="Madhura Ramojwar" w:date="2021-04-20T12:37:00Z">
            <w:rPr/>
          </w:rPrChange>
        </w:rPr>
        <w:fldChar w:fldCharType="begin"/>
      </w:r>
      <w:r w:rsidRPr="00841475">
        <w:rPr>
          <w:rFonts w:asciiTheme="minorHAnsi" w:hAnsiTheme="minorHAnsi" w:cstheme="minorHAnsi"/>
          <w:sz w:val="24"/>
          <w:szCs w:val="24"/>
          <w:rPrChange w:id="278" w:author="Madhura Ramojwar" w:date="2021-04-20T12:37:00Z">
            <w:rPr/>
          </w:rPrChange>
        </w:rPr>
        <w:instrText xml:space="preserve"> PAGEREF _Toc49160034 \h </w:instrText>
      </w:r>
      <w:r w:rsidRPr="00841475">
        <w:rPr>
          <w:rFonts w:asciiTheme="minorHAnsi" w:hAnsiTheme="minorHAnsi" w:cstheme="minorHAnsi"/>
          <w:sz w:val="24"/>
          <w:szCs w:val="24"/>
          <w:rPrChange w:id="279" w:author="Madhura Ramojwar" w:date="2021-04-20T12:37:00Z">
            <w:rPr/>
          </w:rPrChange>
        </w:rPr>
      </w:r>
      <w:r w:rsidRPr="00841475">
        <w:rPr>
          <w:rFonts w:asciiTheme="minorHAnsi" w:hAnsiTheme="minorHAnsi" w:cstheme="minorHAnsi"/>
          <w:sz w:val="24"/>
          <w:szCs w:val="24"/>
          <w:rPrChange w:id="280" w:author="Madhura Ramojwar" w:date="2021-04-20T12:37:00Z">
            <w:rPr/>
          </w:rPrChange>
        </w:rPr>
        <w:fldChar w:fldCharType="separate"/>
      </w:r>
      <w:r w:rsidR="002803BD" w:rsidRPr="00841475">
        <w:rPr>
          <w:rFonts w:asciiTheme="minorHAnsi" w:hAnsiTheme="minorHAnsi" w:cstheme="minorHAnsi"/>
          <w:sz w:val="24"/>
          <w:szCs w:val="24"/>
          <w:rPrChange w:id="281" w:author="Madhura Ramojwar" w:date="2021-04-20T12:37:00Z">
            <w:rPr/>
          </w:rPrChange>
        </w:rPr>
        <w:t>14</w:t>
      </w:r>
      <w:r w:rsidRPr="00841475">
        <w:rPr>
          <w:rFonts w:asciiTheme="minorHAnsi" w:hAnsiTheme="minorHAnsi" w:cstheme="minorHAnsi"/>
          <w:sz w:val="24"/>
          <w:szCs w:val="24"/>
          <w:rPrChange w:id="282" w:author="Madhura Ramojwar" w:date="2021-04-20T12:37:00Z">
            <w:rPr/>
          </w:rPrChange>
        </w:rPr>
        <w:fldChar w:fldCharType="end"/>
      </w:r>
    </w:p>
    <w:p w14:paraId="569BCC70" w14:textId="7C2FC63C" w:rsidR="00AD67EC" w:rsidRPr="00841475" w:rsidRDefault="00AD67EC">
      <w:pPr>
        <w:pStyle w:val="TOC2"/>
        <w:tabs>
          <w:tab w:val="left" w:pos="880"/>
          <w:tab w:val="right" w:leader="dot" w:pos="12950"/>
        </w:tabs>
        <w:rPr>
          <w:rFonts w:asciiTheme="minorHAnsi" w:eastAsiaTheme="minorEastAsia" w:hAnsiTheme="minorHAnsi" w:cstheme="minorHAnsi"/>
          <w:noProof/>
          <w:sz w:val="24"/>
          <w:rPrChange w:id="283" w:author="Madhura Ramojwar" w:date="2021-04-20T12:37:00Z">
            <w:rPr>
              <w:rFonts w:asciiTheme="minorHAnsi" w:eastAsiaTheme="minorEastAsia" w:hAnsiTheme="minorHAnsi" w:cstheme="minorBidi"/>
              <w:noProof/>
              <w:szCs w:val="22"/>
            </w:rPr>
          </w:rPrChange>
        </w:rPr>
      </w:pPr>
      <w:r w:rsidRPr="00841475">
        <w:rPr>
          <w:rFonts w:asciiTheme="minorHAnsi" w:hAnsiTheme="minorHAnsi" w:cstheme="minorHAnsi"/>
          <w:noProof/>
          <w:sz w:val="24"/>
          <w:rPrChange w:id="284" w:author="Madhura Ramojwar" w:date="2021-04-20T12:37:00Z">
            <w:rPr>
              <w:noProof/>
            </w:rPr>
          </w:rPrChange>
        </w:rPr>
        <w:t>C.2</w:t>
      </w:r>
      <w:r w:rsidRPr="00841475">
        <w:rPr>
          <w:rFonts w:asciiTheme="minorHAnsi" w:eastAsiaTheme="minorEastAsia" w:hAnsiTheme="minorHAnsi" w:cstheme="minorHAnsi"/>
          <w:noProof/>
          <w:sz w:val="24"/>
          <w:rPrChange w:id="285" w:author="Madhura Ramojwar" w:date="2021-04-20T12:37:00Z">
            <w:rPr>
              <w:rFonts w:asciiTheme="minorHAnsi" w:eastAsiaTheme="minorEastAsia" w:hAnsiTheme="minorHAnsi" w:cstheme="minorBidi"/>
              <w:noProof/>
              <w:szCs w:val="22"/>
            </w:rPr>
          </w:rPrChange>
        </w:rPr>
        <w:tab/>
      </w:r>
      <w:r w:rsidRPr="00841475">
        <w:rPr>
          <w:rFonts w:asciiTheme="minorHAnsi" w:hAnsiTheme="minorHAnsi" w:cstheme="minorHAnsi"/>
          <w:noProof/>
          <w:sz w:val="24"/>
          <w:rPrChange w:id="286" w:author="Madhura Ramojwar" w:date="2021-04-20T12:37:00Z">
            <w:rPr>
              <w:noProof/>
            </w:rPr>
          </w:rPrChange>
        </w:rPr>
        <w:t>Registry</w:t>
      </w:r>
      <w:r w:rsidRPr="00841475">
        <w:rPr>
          <w:rFonts w:asciiTheme="minorHAnsi" w:hAnsiTheme="minorHAnsi" w:cstheme="minorHAnsi"/>
          <w:noProof/>
          <w:sz w:val="24"/>
          <w:rPrChange w:id="287" w:author="Madhura Ramojwar" w:date="2021-04-20T12:37:00Z">
            <w:rPr>
              <w:noProof/>
            </w:rPr>
          </w:rPrChange>
        </w:rPr>
        <w:tab/>
      </w:r>
      <w:r w:rsidRPr="00841475">
        <w:rPr>
          <w:rFonts w:asciiTheme="minorHAnsi" w:hAnsiTheme="minorHAnsi" w:cstheme="minorHAnsi"/>
          <w:noProof/>
          <w:sz w:val="24"/>
          <w:rPrChange w:id="288" w:author="Madhura Ramojwar" w:date="2021-04-20T12:37:00Z">
            <w:rPr>
              <w:noProof/>
            </w:rPr>
          </w:rPrChange>
        </w:rPr>
        <w:fldChar w:fldCharType="begin"/>
      </w:r>
      <w:r w:rsidRPr="00841475">
        <w:rPr>
          <w:rFonts w:asciiTheme="minorHAnsi" w:hAnsiTheme="minorHAnsi" w:cstheme="minorHAnsi"/>
          <w:noProof/>
          <w:sz w:val="24"/>
          <w:rPrChange w:id="289" w:author="Madhura Ramojwar" w:date="2021-04-20T12:37:00Z">
            <w:rPr>
              <w:noProof/>
            </w:rPr>
          </w:rPrChange>
        </w:rPr>
        <w:instrText xml:space="preserve"> PAGEREF _Toc49160035 \h </w:instrText>
      </w:r>
      <w:r w:rsidRPr="00841475">
        <w:rPr>
          <w:rFonts w:asciiTheme="minorHAnsi" w:hAnsiTheme="minorHAnsi" w:cstheme="minorHAnsi"/>
          <w:noProof/>
          <w:sz w:val="24"/>
          <w:rPrChange w:id="290" w:author="Madhura Ramojwar" w:date="2021-04-20T12:37:00Z">
            <w:rPr>
              <w:noProof/>
            </w:rPr>
          </w:rPrChange>
        </w:rPr>
      </w:r>
      <w:r w:rsidRPr="00841475">
        <w:rPr>
          <w:rFonts w:asciiTheme="minorHAnsi" w:hAnsiTheme="minorHAnsi" w:cstheme="minorHAnsi"/>
          <w:noProof/>
          <w:sz w:val="24"/>
          <w:rPrChange w:id="291" w:author="Madhura Ramojwar" w:date="2021-04-20T12:37:00Z">
            <w:rPr>
              <w:noProof/>
            </w:rPr>
          </w:rPrChange>
        </w:rPr>
        <w:fldChar w:fldCharType="separate"/>
      </w:r>
      <w:r w:rsidR="002803BD" w:rsidRPr="00841475">
        <w:rPr>
          <w:rFonts w:asciiTheme="minorHAnsi" w:hAnsiTheme="minorHAnsi" w:cstheme="minorHAnsi"/>
          <w:noProof/>
          <w:sz w:val="24"/>
          <w:rPrChange w:id="292" w:author="Madhura Ramojwar" w:date="2021-04-20T12:37:00Z">
            <w:rPr>
              <w:noProof/>
            </w:rPr>
          </w:rPrChange>
        </w:rPr>
        <w:t>14</w:t>
      </w:r>
      <w:r w:rsidRPr="00841475">
        <w:rPr>
          <w:rFonts w:asciiTheme="minorHAnsi" w:hAnsiTheme="minorHAnsi" w:cstheme="minorHAnsi"/>
          <w:noProof/>
          <w:sz w:val="24"/>
          <w:rPrChange w:id="293" w:author="Madhura Ramojwar" w:date="2021-04-20T12:37:00Z">
            <w:rPr>
              <w:noProof/>
            </w:rPr>
          </w:rPrChange>
        </w:rPr>
        <w:fldChar w:fldCharType="end"/>
      </w:r>
    </w:p>
    <w:p w14:paraId="31FECD37" w14:textId="36630E44" w:rsidR="00AD67EC" w:rsidRPr="00841475" w:rsidRDefault="00AD67EC">
      <w:pPr>
        <w:pStyle w:val="TOC3"/>
        <w:rPr>
          <w:rFonts w:asciiTheme="minorHAnsi" w:eastAsiaTheme="minorEastAsia" w:hAnsiTheme="minorHAnsi" w:cstheme="minorHAnsi"/>
          <w:sz w:val="24"/>
          <w:szCs w:val="24"/>
          <w:rPrChange w:id="294"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295" w:author="Madhura Ramojwar" w:date="2021-04-20T12:37:00Z">
            <w:rPr/>
          </w:rPrChange>
        </w:rPr>
        <w:t>C.2.1.</w:t>
      </w:r>
      <w:r w:rsidRPr="00841475">
        <w:rPr>
          <w:rFonts w:asciiTheme="minorHAnsi" w:eastAsiaTheme="minorEastAsia" w:hAnsiTheme="minorHAnsi" w:cstheme="minorHAnsi"/>
          <w:sz w:val="24"/>
          <w:szCs w:val="24"/>
          <w:rPrChange w:id="296"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297" w:author="Madhura Ramojwar" w:date="2021-04-20T12:37:00Z">
            <w:rPr/>
          </w:rPrChange>
        </w:rPr>
        <w:t>Basis/Need</w:t>
      </w:r>
      <w:r w:rsidRPr="00841475">
        <w:rPr>
          <w:rFonts w:asciiTheme="minorHAnsi" w:hAnsiTheme="minorHAnsi" w:cstheme="minorHAnsi"/>
          <w:sz w:val="24"/>
          <w:szCs w:val="24"/>
          <w:rPrChange w:id="298" w:author="Madhura Ramojwar" w:date="2021-04-20T12:37:00Z">
            <w:rPr/>
          </w:rPrChange>
        </w:rPr>
        <w:tab/>
      </w:r>
      <w:r w:rsidRPr="00841475">
        <w:rPr>
          <w:rFonts w:asciiTheme="minorHAnsi" w:hAnsiTheme="minorHAnsi" w:cstheme="minorHAnsi"/>
          <w:sz w:val="24"/>
          <w:szCs w:val="24"/>
          <w:rPrChange w:id="299" w:author="Madhura Ramojwar" w:date="2021-04-20T12:37:00Z">
            <w:rPr/>
          </w:rPrChange>
        </w:rPr>
        <w:fldChar w:fldCharType="begin"/>
      </w:r>
      <w:r w:rsidRPr="00841475">
        <w:rPr>
          <w:rFonts w:asciiTheme="minorHAnsi" w:hAnsiTheme="minorHAnsi" w:cstheme="minorHAnsi"/>
          <w:sz w:val="24"/>
          <w:szCs w:val="24"/>
          <w:rPrChange w:id="300" w:author="Madhura Ramojwar" w:date="2021-04-20T12:37:00Z">
            <w:rPr/>
          </w:rPrChange>
        </w:rPr>
        <w:instrText xml:space="preserve"> PAGEREF _Toc49160036 \h </w:instrText>
      </w:r>
      <w:r w:rsidRPr="00841475">
        <w:rPr>
          <w:rFonts w:asciiTheme="minorHAnsi" w:hAnsiTheme="minorHAnsi" w:cstheme="minorHAnsi"/>
          <w:sz w:val="24"/>
          <w:szCs w:val="24"/>
          <w:rPrChange w:id="301" w:author="Madhura Ramojwar" w:date="2021-04-20T12:37:00Z">
            <w:rPr/>
          </w:rPrChange>
        </w:rPr>
      </w:r>
      <w:r w:rsidRPr="00841475">
        <w:rPr>
          <w:rFonts w:asciiTheme="minorHAnsi" w:hAnsiTheme="minorHAnsi" w:cstheme="minorHAnsi"/>
          <w:sz w:val="24"/>
          <w:szCs w:val="24"/>
          <w:rPrChange w:id="302" w:author="Madhura Ramojwar" w:date="2021-04-20T12:37:00Z">
            <w:rPr/>
          </w:rPrChange>
        </w:rPr>
        <w:fldChar w:fldCharType="separate"/>
      </w:r>
      <w:r w:rsidR="002803BD" w:rsidRPr="00841475">
        <w:rPr>
          <w:rFonts w:asciiTheme="minorHAnsi" w:hAnsiTheme="minorHAnsi" w:cstheme="minorHAnsi"/>
          <w:sz w:val="24"/>
          <w:szCs w:val="24"/>
          <w:rPrChange w:id="303" w:author="Madhura Ramojwar" w:date="2021-04-20T12:37:00Z">
            <w:rPr/>
          </w:rPrChange>
        </w:rPr>
        <w:t>15</w:t>
      </w:r>
      <w:r w:rsidRPr="00841475">
        <w:rPr>
          <w:rFonts w:asciiTheme="minorHAnsi" w:hAnsiTheme="minorHAnsi" w:cstheme="minorHAnsi"/>
          <w:sz w:val="24"/>
          <w:szCs w:val="24"/>
          <w:rPrChange w:id="304" w:author="Madhura Ramojwar" w:date="2021-04-20T12:37:00Z">
            <w:rPr/>
          </w:rPrChange>
        </w:rPr>
        <w:fldChar w:fldCharType="end"/>
      </w:r>
    </w:p>
    <w:p w14:paraId="1713795F" w14:textId="22CB00AF" w:rsidR="00AD67EC" w:rsidRPr="00841475" w:rsidRDefault="00AD67EC">
      <w:pPr>
        <w:pStyle w:val="TOC3"/>
        <w:rPr>
          <w:rFonts w:asciiTheme="minorHAnsi" w:eastAsiaTheme="minorEastAsia" w:hAnsiTheme="minorHAnsi" w:cstheme="minorHAnsi"/>
          <w:sz w:val="24"/>
          <w:szCs w:val="24"/>
          <w:rPrChange w:id="305"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306" w:author="Madhura Ramojwar" w:date="2021-04-20T12:37:00Z">
            <w:rPr/>
          </w:rPrChange>
        </w:rPr>
        <w:t>C.2.2.</w:t>
      </w:r>
      <w:r w:rsidRPr="00841475">
        <w:rPr>
          <w:rFonts w:asciiTheme="minorHAnsi" w:eastAsiaTheme="minorEastAsia" w:hAnsiTheme="minorHAnsi" w:cstheme="minorHAnsi"/>
          <w:sz w:val="24"/>
          <w:szCs w:val="24"/>
          <w:rPrChange w:id="307"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308" w:author="Madhura Ramojwar" w:date="2021-04-20T12:37:00Z">
            <w:rPr/>
          </w:rPrChange>
        </w:rPr>
        <w:t>Description of the Activity</w:t>
      </w:r>
      <w:r w:rsidRPr="00841475">
        <w:rPr>
          <w:rFonts w:asciiTheme="minorHAnsi" w:hAnsiTheme="minorHAnsi" w:cstheme="minorHAnsi"/>
          <w:sz w:val="24"/>
          <w:szCs w:val="24"/>
          <w:rPrChange w:id="309" w:author="Madhura Ramojwar" w:date="2021-04-20T12:37:00Z">
            <w:rPr/>
          </w:rPrChange>
        </w:rPr>
        <w:tab/>
      </w:r>
      <w:r w:rsidRPr="00841475">
        <w:rPr>
          <w:rFonts w:asciiTheme="minorHAnsi" w:hAnsiTheme="minorHAnsi" w:cstheme="minorHAnsi"/>
          <w:sz w:val="24"/>
          <w:szCs w:val="24"/>
          <w:rPrChange w:id="310" w:author="Madhura Ramojwar" w:date="2021-04-20T12:37:00Z">
            <w:rPr/>
          </w:rPrChange>
        </w:rPr>
        <w:fldChar w:fldCharType="begin"/>
      </w:r>
      <w:r w:rsidRPr="00841475">
        <w:rPr>
          <w:rFonts w:asciiTheme="minorHAnsi" w:hAnsiTheme="minorHAnsi" w:cstheme="minorHAnsi"/>
          <w:sz w:val="24"/>
          <w:szCs w:val="24"/>
          <w:rPrChange w:id="311" w:author="Madhura Ramojwar" w:date="2021-04-20T12:37:00Z">
            <w:rPr/>
          </w:rPrChange>
        </w:rPr>
        <w:instrText xml:space="preserve"> PAGEREF _Toc49160037 \h </w:instrText>
      </w:r>
      <w:r w:rsidRPr="00841475">
        <w:rPr>
          <w:rFonts w:asciiTheme="minorHAnsi" w:hAnsiTheme="minorHAnsi" w:cstheme="minorHAnsi"/>
          <w:sz w:val="24"/>
          <w:szCs w:val="24"/>
          <w:rPrChange w:id="312" w:author="Madhura Ramojwar" w:date="2021-04-20T12:37:00Z">
            <w:rPr/>
          </w:rPrChange>
        </w:rPr>
      </w:r>
      <w:r w:rsidRPr="00841475">
        <w:rPr>
          <w:rFonts w:asciiTheme="minorHAnsi" w:hAnsiTheme="minorHAnsi" w:cstheme="minorHAnsi"/>
          <w:sz w:val="24"/>
          <w:szCs w:val="24"/>
          <w:rPrChange w:id="313" w:author="Madhura Ramojwar" w:date="2021-04-20T12:37:00Z">
            <w:rPr/>
          </w:rPrChange>
        </w:rPr>
        <w:fldChar w:fldCharType="separate"/>
      </w:r>
      <w:r w:rsidR="002803BD" w:rsidRPr="00841475">
        <w:rPr>
          <w:rFonts w:asciiTheme="minorHAnsi" w:hAnsiTheme="minorHAnsi" w:cstheme="minorHAnsi"/>
          <w:sz w:val="24"/>
          <w:szCs w:val="24"/>
          <w:rPrChange w:id="314" w:author="Madhura Ramojwar" w:date="2021-04-20T12:37:00Z">
            <w:rPr/>
          </w:rPrChange>
        </w:rPr>
        <w:t>15</w:t>
      </w:r>
      <w:r w:rsidRPr="00841475">
        <w:rPr>
          <w:rFonts w:asciiTheme="minorHAnsi" w:hAnsiTheme="minorHAnsi" w:cstheme="minorHAnsi"/>
          <w:sz w:val="24"/>
          <w:szCs w:val="24"/>
          <w:rPrChange w:id="315" w:author="Madhura Ramojwar" w:date="2021-04-20T12:37:00Z">
            <w:rPr/>
          </w:rPrChange>
        </w:rPr>
        <w:fldChar w:fldCharType="end"/>
      </w:r>
    </w:p>
    <w:p w14:paraId="6123E270" w14:textId="6FD23CBF" w:rsidR="00AD67EC" w:rsidRPr="00841475" w:rsidRDefault="00AD67EC">
      <w:pPr>
        <w:pStyle w:val="TOC3"/>
        <w:rPr>
          <w:rFonts w:asciiTheme="minorHAnsi" w:eastAsiaTheme="minorEastAsia" w:hAnsiTheme="minorHAnsi" w:cstheme="minorHAnsi"/>
          <w:sz w:val="24"/>
          <w:szCs w:val="24"/>
          <w:rPrChange w:id="316"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317" w:author="Madhura Ramojwar" w:date="2021-04-20T12:37:00Z">
            <w:rPr/>
          </w:rPrChange>
        </w:rPr>
        <w:t>C.2.3.</w:t>
      </w:r>
      <w:r w:rsidRPr="00841475">
        <w:rPr>
          <w:rFonts w:asciiTheme="minorHAnsi" w:eastAsiaTheme="minorEastAsia" w:hAnsiTheme="minorHAnsi" w:cstheme="minorHAnsi"/>
          <w:sz w:val="24"/>
          <w:szCs w:val="24"/>
          <w:rPrChange w:id="318"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319" w:author="Madhura Ramojwar" w:date="2021-04-20T12:37:00Z">
            <w:rPr/>
          </w:rPrChange>
        </w:rPr>
        <w:t>Aim</w:t>
      </w:r>
      <w:r w:rsidRPr="00841475">
        <w:rPr>
          <w:rFonts w:asciiTheme="minorHAnsi" w:hAnsiTheme="minorHAnsi" w:cstheme="minorHAnsi"/>
          <w:sz w:val="24"/>
          <w:szCs w:val="24"/>
          <w:rPrChange w:id="320" w:author="Madhura Ramojwar" w:date="2021-04-20T12:37:00Z">
            <w:rPr/>
          </w:rPrChange>
        </w:rPr>
        <w:tab/>
      </w:r>
      <w:r w:rsidRPr="00841475">
        <w:rPr>
          <w:rFonts w:asciiTheme="minorHAnsi" w:hAnsiTheme="minorHAnsi" w:cstheme="minorHAnsi"/>
          <w:sz w:val="24"/>
          <w:szCs w:val="24"/>
          <w:rPrChange w:id="321" w:author="Madhura Ramojwar" w:date="2021-04-20T12:37:00Z">
            <w:rPr/>
          </w:rPrChange>
        </w:rPr>
        <w:fldChar w:fldCharType="begin"/>
      </w:r>
      <w:r w:rsidRPr="00841475">
        <w:rPr>
          <w:rFonts w:asciiTheme="minorHAnsi" w:hAnsiTheme="minorHAnsi" w:cstheme="minorHAnsi"/>
          <w:sz w:val="24"/>
          <w:szCs w:val="24"/>
          <w:rPrChange w:id="322" w:author="Madhura Ramojwar" w:date="2021-04-20T12:37:00Z">
            <w:rPr/>
          </w:rPrChange>
        </w:rPr>
        <w:instrText xml:space="preserve"> PAGEREF _Toc49160038 \h </w:instrText>
      </w:r>
      <w:r w:rsidRPr="00841475">
        <w:rPr>
          <w:rFonts w:asciiTheme="minorHAnsi" w:hAnsiTheme="minorHAnsi" w:cstheme="minorHAnsi"/>
          <w:sz w:val="24"/>
          <w:szCs w:val="24"/>
          <w:rPrChange w:id="323" w:author="Madhura Ramojwar" w:date="2021-04-20T12:37:00Z">
            <w:rPr/>
          </w:rPrChange>
        </w:rPr>
      </w:r>
      <w:r w:rsidRPr="00841475">
        <w:rPr>
          <w:rFonts w:asciiTheme="minorHAnsi" w:hAnsiTheme="minorHAnsi" w:cstheme="minorHAnsi"/>
          <w:sz w:val="24"/>
          <w:szCs w:val="24"/>
          <w:rPrChange w:id="324" w:author="Madhura Ramojwar" w:date="2021-04-20T12:37:00Z">
            <w:rPr/>
          </w:rPrChange>
        </w:rPr>
        <w:fldChar w:fldCharType="separate"/>
      </w:r>
      <w:r w:rsidR="002803BD" w:rsidRPr="00841475">
        <w:rPr>
          <w:rFonts w:asciiTheme="minorHAnsi" w:hAnsiTheme="minorHAnsi" w:cstheme="minorHAnsi"/>
          <w:sz w:val="24"/>
          <w:szCs w:val="24"/>
          <w:rPrChange w:id="325" w:author="Madhura Ramojwar" w:date="2021-04-20T12:37:00Z">
            <w:rPr/>
          </w:rPrChange>
        </w:rPr>
        <w:t>15</w:t>
      </w:r>
      <w:r w:rsidRPr="00841475">
        <w:rPr>
          <w:rFonts w:asciiTheme="minorHAnsi" w:hAnsiTheme="minorHAnsi" w:cstheme="minorHAnsi"/>
          <w:sz w:val="24"/>
          <w:szCs w:val="24"/>
          <w:rPrChange w:id="326" w:author="Madhura Ramojwar" w:date="2021-04-20T12:37:00Z">
            <w:rPr/>
          </w:rPrChange>
        </w:rPr>
        <w:fldChar w:fldCharType="end"/>
      </w:r>
    </w:p>
    <w:p w14:paraId="38B2D3FB" w14:textId="6A119604" w:rsidR="00AD67EC" w:rsidRPr="00841475" w:rsidRDefault="00AD67EC">
      <w:pPr>
        <w:pStyle w:val="TOC3"/>
        <w:rPr>
          <w:rFonts w:asciiTheme="minorHAnsi" w:eastAsiaTheme="minorEastAsia" w:hAnsiTheme="minorHAnsi" w:cstheme="minorHAnsi"/>
          <w:sz w:val="24"/>
          <w:szCs w:val="24"/>
          <w:rPrChange w:id="327"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328" w:author="Madhura Ramojwar" w:date="2021-04-20T12:37:00Z">
            <w:rPr/>
          </w:rPrChange>
        </w:rPr>
        <w:t>C.2.4.</w:t>
      </w:r>
      <w:r w:rsidRPr="00841475">
        <w:rPr>
          <w:rFonts w:asciiTheme="minorHAnsi" w:eastAsiaTheme="minorEastAsia" w:hAnsiTheme="minorHAnsi" w:cstheme="minorHAnsi"/>
          <w:sz w:val="24"/>
          <w:szCs w:val="24"/>
          <w:rPrChange w:id="329"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330" w:author="Madhura Ramojwar" w:date="2021-04-20T12:37:00Z">
            <w:rPr/>
          </w:rPrChange>
        </w:rPr>
        <w:t>Rationale</w:t>
      </w:r>
      <w:r w:rsidRPr="00841475">
        <w:rPr>
          <w:rFonts w:asciiTheme="minorHAnsi" w:hAnsiTheme="minorHAnsi" w:cstheme="minorHAnsi"/>
          <w:sz w:val="24"/>
          <w:szCs w:val="24"/>
          <w:rPrChange w:id="331" w:author="Madhura Ramojwar" w:date="2021-04-20T12:37:00Z">
            <w:rPr/>
          </w:rPrChange>
        </w:rPr>
        <w:tab/>
      </w:r>
      <w:r w:rsidRPr="00841475">
        <w:rPr>
          <w:rFonts w:asciiTheme="minorHAnsi" w:hAnsiTheme="minorHAnsi" w:cstheme="minorHAnsi"/>
          <w:sz w:val="24"/>
          <w:szCs w:val="24"/>
          <w:rPrChange w:id="332" w:author="Madhura Ramojwar" w:date="2021-04-20T12:37:00Z">
            <w:rPr/>
          </w:rPrChange>
        </w:rPr>
        <w:fldChar w:fldCharType="begin"/>
      </w:r>
      <w:r w:rsidRPr="00841475">
        <w:rPr>
          <w:rFonts w:asciiTheme="minorHAnsi" w:hAnsiTheme="minorHAnsi" w:cstheme="minorHAnsi"/>
          <w:sz w:val="24"/>
          <w:szCs w:val="24"/>
          <w:rPrChange w:id="333" w:author="Madhura Ramojwar" w:date="2021-04-20T12:37:00Z">
            <w:rPr/>
          </w:rPrChange>
        </w:rPr>
        <w:instrText xml:space="preserve"> PAGEREF _Toc49160039 \h </w:instrText>
      </w:r>
      <w:r w:rsidRPr="00841475">
        <w:rPr>
          <w:rFonts w:asciiTheme="minorHAnsi" w:hAnsiTheme="minorHAnsi" w:cstheme="minorHAnsi"/>
          <w:sz w:val="24"/>
          <w:szCs w:val="24"/>
          <w:rPrChange w:id="334" w:author="Madhura Ramojwar" w:date="2021-04-20T12:37:00Z">
            <w:rPr/>
          </w:rPrChange>
        </w:rPr>
      </w:r>
      <w:r w:rsidRPr="00841475">
        <w:rPr>
          <w:rFonts w:asciiTheme="minorHAnsi" w:hAnsiTheme="minorHAnsi" w:cstheme="minorHAnsi"/>
          <w:sz w:val="24"/>
          <w:szCs w:val="24"/>
          <w:rPrChange w:id="335" w:author="Madhura Ramojwar" w:date="2021-04-20T12:37:00Z">
            <w:rPr/>
          </w:rPrChange>
        </w:rPr>
        <w:fldChar w:fldCharType="separate"/>
      </w:r>
      <w:r w:rsidR="002803BD" w:rsidRPr="00841475">
        <w:rPr>
          <w:rFonts w:asciiTheme="minorHAnsi" w:hAnsiTheme="minorHAnsi" w:cstheme="minorHAnsi"/>
          <w:sz w:val="24"/>
          <w:szCs w:val="24"/>
          <w:rPrChange w:id="336" w:author="Madhura Ramojwar" w:date="2021-04-20T12:37:00Z">
            <w:rPr/>
          </w:rPrChange>
        </w:rPr>
        <w:t>15</w:t>
      </w:r>
      <w:r w:rsidRPr="00841475">
        <w:rPr>
          <w:rFonts w:asciiTheme="minorHAnsi" w:hAnsiTheme="minorHAnsi" w:cstheme="minorHAnsi"/>
          <w:sz w:val="24"/>
          <w:szCs w:val="24"/>
          <w:rPrChange w:id="337" w:author="Madhura Ramojwar" w:date="2021-04-20T12:37:00Z">
            <w:rPr/>
          </w:rPrChange>
        </w:rPr>
        <w:fldChar w:fldCharType="end"/>
      </w:r>
    </w:p>
    <w:p w14:paraId="3F7B103C" w14:textId="1EB2F83A" w:rsidR="00AD67EC" w:rsidRPr="00841475" w:rsidRDefault="00AD67EC">
      <w:pPr>
        <w:pStyle w:val="TOC3"/>
        <w:rPr>
          <w:rFonts w:asciiTheme="minorHAnsi" w:eastAsiaTheme="minorEastAsia" w:hAnsiTheme="minorHAnsi" w:cstheme="minorHAnsi"/>
          <w:sz w:val="24"/>
          <w:szCs w:val="24"/>
          <w:rPrChange w:id="338"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339" w:author="Madhura Ramojwar" w:date="2021-04-20T12:37:00Z">
            <w:rPr/>
          </w:rPrChange>
        </w:rPr>
        <w:t>C.2.5.</w:t>
      </w:r>
      <w:r w:rsidRPr="00841475">
        <w:rPr>
          <w:rFonts w:asciiTheme="minorHAnsi" w:eastAsiaTheme="minorEastAsia" w:hAnsiTheme="minorHAnsi" w:cstheme="minorHAnsi"/>
          <w:sz w:val="24"/>
          <w:szCs w:val="24"/>
          <w:rPrChange w:id="340"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341" w:author="Madhura Ramojwar" w:date="2021-04-20T12:37:00Z">
            <w:rPr/>
          </w:rPrChange>
        </w:rPr>
        <w:t>Known Limitations</w:t>
      </w:r>
      <w:r w:rsidRPr="00841475">
        <w:rPr>
          <w:rFonts w:asciiTheme="minorHAnsi" w:hAnsiTheme="minorHAnsi" w:cstheme="minorHAnsi"/>
          <w:sz w:val="24"/>
          <w:szCs w:val="24"/>
          <w:rPrChange w:id="342" w:author="Madhura Ramojwar" w:date="2021-04-20T12:37:00Z">
            <w:rPr/>
          </w:rPrChange>
        </w:rPr>
        <w:tab/>
      </w:r>
      <w:r w:rsidRPr="00841475">
        <w:rPr>
          <w:rFonts w:asciiTheme="minorHAnsi" w:hAnsiTheme="minorHAnsi" w:cstheme="minorHAnsi"/>
          <w:sz w:val="24"/>
          <w:szCs w:val="24"/>
          <w:rPrChange w:id="343" w:author="Madhura Ramojwar" w:date="2021-04-20T12:37:00Z">
            <w:rPr/>
          </w:rPrChange>
        </w:rPr>
        <w:fldChar w:fldCharType="begin"/>
      </w:r>
      <w:r w:rsidRPr="00841475">
        <w:rPr>
          <w:rFonts w:asciiTheme="minorHAnsi" w:hAnsiTheme="minorHAnsi" w:cstheme="minorHAnsi"/>
          <w:sz w:val="24"/>
          <w:szCs w:val="24"/>
          <w:rPrChange w:id="344" w:author="Madhura Ramojwar" w:date="2021-04-20T12:37:00Z">
            <w:rPr/>
          </w:rPrChange>
        </w:rPr>
        <w:instrText xml:space="preserve"> PAGEREF _Toc49160040 \h </w:instrText>
      </w:r>
      <w:r w:rsidRPr="00841475">
        <w:rPr>
          <w:rFonts w:asciiTheme="minorHAnsi" w:hAnsiTheme="minorHAnsi" w:cstheme="minorHAnsi"/>
          <w:sz w:val="24"/>
          <w:szCs w:val="24"/>
          <w:rPrChange w:id="345" w:author="Madhura Ramojwar" w:date="2021-04-20T12:37:00Z">
            <w:rPr/>
          </w:rPrChange>
        </w:rPr>
      </w:r>
      <w:r w:rsidRPr="00841475">
        <w:rPr>
          <w:rFonts w:asciiTheme="minorHAnsi" w:hAnsiTheme="minorHAnsi" w:cstheme="minorHAnsi"/>
          <w:sz w:val="24"/>
          <w:szCs w:val="24"/>
          <w:rPrChange w:id="346" w:author="Madhura Ramojwar" w:date="2021-04-20T12:37:00Z">
            <w:rPr/>
          </w:rPrChange>
        </w:rPr>
        <w:fldChar w:fldCharType="separate"/>
      </w:r>
      <w:r w:rsidR="002803BD" w:rsidRPr="00841475">
        <w:rPr>
          <w:rFonts w:asciiTheme="minorHAnsi" w:hAnsiTheme="minorHAnsi" w:cstheme="minorHAnsi"/>
          <w:sz w:val="24"/>
          <w:szCs w:val="24"/>
          <w:rPrChange w:id="347" w:author="Madhura Ramojwar" w:date="2021-04-20T12:37:00Z">
            <w:rPr/>
          </w:rPrChange>
        </w:rPr>
        <w:t>15</w:t>
      </w:r>
      <w:r w:rsidRPr="00841475">
        <w:rPr>
          <w:rFonts w:asciiTheme="minorHAnsi" w:hAnsiTheme="minorHAnsi" w:cstheme="minorHAnsi"/>
          <w:sz w:val="24"/>
          <w:szCs w:val="24"/>
          <w:rPrChange w:id="348" w:author="Madhura Ramojwar" w:date="2021-04-20T12:37:00Z">
            <w:rPr/>
          </w:rPrChange>
        </w:rPr>
        <w:fldChar w:fldCharType="end"/>
      </w:r>
    </w:p>
    <w:p w14:paraId="6F2AB5A5" w14:textId="64500207" w:rsidR="00AD67EC" w:rsidRPr="00841475" w:rsidRDefault="00AD67EC">
      <w:pPr>
        <w:pStyle w:val="TOC3"/>
        <w:rPr>
          <w:rFonts w:asciiTheme="minorHAnsi" w:eastAsiaTheme="minorEastAsia" w:hAnsiTheme="minorHAnsi" w:cstheme="minorHAnsi"/>
          <w:sz w:val="24"/>
          <w:szCs w:val="24"/>
          <w:rPrChange w:id="349"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350" w:author="Madhura Ramojwar" w:date="2021-04-20T12:37:00Z">
            <w:rPr/>
          </w:rPrChange>
        </w:rPr>
        <w:t>C.2.6.</w:t>
      </w:r>
      <w:r w:rsidRPr="00841475">
        <w:rPr>
          <w:rFonts w:asciiTheme="minorHAnsi" w:eastAsiaTheme="minorEastAsia" w:hAnsiTheme="minorHAnsi" w:cstheme="minorHAnsi"/>
          <w:sz w:val="24"/>
          <w:szCs w:val="24"/>
          <w:rPrChange w:id="351"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352" w:author="Madhura Ramojwar" w:date="2021-04-20T12:37:00Z">
            <w:rPr/>
          </w:rPrChange>
        </w:rPr>
        <w:t>Timeline</w:t>
      </w:r>
      <w:r w:rsidRPr="00841475">
        <w:rPr>
          <w:rFonts w:asciiTheme="minorHAnsi" w:hAnsiTheme="minorHAnsi" w:cstheme="minorHAnsi"/>
          <w:sz w:val="24"/>
          <w:szCs w:val="24"/>
          <w:rPrChange w:id="353" w:author="Madhura Ramojwar" w:date="2021-04-20T12:37:00Z">
            <w:rPr/>
          </w:rPrChange>
        </w:rPr>
        <w:tab/>
      </w:r>
      <w:r w:rsidRPr="00841475">
        <w:rPr>
          <w:rFonts w:asciiTheme="minorHAnsi" w:hAnsiTheme="minorHAnsi" w:cstheme="minorHAnsi"/>
          <w:sz w:val="24"/>
          <w:szCs w:val="24"/>
          <w:rPrChange w:id="354" w:author="Madhura Ramojwar" w:date="2021-04-20T12:37:00Z">
            <w:rPr/>
          </w:rPrChange>
        </w:rPr>
        <w:fldChar w:fldCharType="begin"/>
      </w:r>
      <w:r w:rsidRPr="00841475">
        <w:rPr>
          <w:rFonts w:asciiTheme="minorHAnsi" w:hAnsiTheme="minorHAnsi" w:cstheme="minorHAnsi"/>
          <w:sz w:val="24"/>
          <w:szCs w:val="24"/>
          <w:rPrChange w:id="355" w:author="Madhura Ramojwar" w:date="2021-04-20T12:37:00Z">
            <w:rPr/>
          </w:rPrChange>
        </w:rPr>
        <w:instrText xml:space="preserve"> PAGEREF _Toc49160041 \h </w:instrText>
      </w:r>
      <w:r w:rsidRPr="00841475">
        <w:rPr>
          <w:rFonts w:asciiTheme="minorHAnsi" w:hAnsiTheme="minorHAnsi" w:cstheme="minorHAnsi"/>
          <w:sz w:val="24"/>
          <w:szCs w:val="24"/>
          <w:rPrChange w:id="356" w:author="Madhura Ramojwar" w:date="2021-04-20T12:37:00Z">
            <w:rPr/>
          </w:rPrChange>
        </w:rPr>
      </w:r>
      <w:r w:rsidRPr="00841475">
        <w:rPr>
          <w:rFonts w:asciiTheme="minorHAnsi" w:hAnsiTheme="minorHAnsi" w:cstheme="minorHAnsi"/>
          <w:sz w:val="24"/>
          <w:szCs w:val="24"/>
          <w:rPrChange w:id="357" w:author="Madhura Ramojwar" w:date="2021-04-20T12:37:00Z">
            <w:rPr/>
          </w:rPrChange>
        </w:rPr>
        <w:fldChar w:fldCharType="separate"/>
      </w:r>
      <w:r w:rsidR="002803BD" w:rsidRPr="00841475">
        <w:rPr>
          <w:rFonts w:asciiTheme="minorHAnsi" w:hAnsiTheme="minorHAnsi" w:cstheme="minorHAnsi"/>
          <w:sz w:val="24"/>
          <w:szCs w:val="24"/>
          <w:rPrChange w:id="358" w:author="Madhura Ramojwar" w:date="2021-04-20T12:37:00Z">
            <w:rPr/>
          </w:rPrChange>
        </w:rPr>
        <w:t>16</w:t>
      </w:r>
      <w:r w:rsidRPr="00841475">
        <w:rPr>
          <w:rFonts w:asciiTheme="minorHAnsi" w:hAnsiTheme="minorHAnsi" w:cstheme="minorHAnsi"/>
          <w:sz w:val="24"/>
          <w:szCs w:val="24"/>
          <w:rPrChange w:id="359" w:author="Madhura Ramojwar" w:date="2021-04-20T12:37:00Z">
            <w:rPr/>
          </w:rPrChange>
        </w:rPr>
        <w:fldChar w:fldCharType="end"/>
      </w:r>
    </w:p>
    <w:p w14:paraId="548771B4" w14:textId="534C8D9D" w:rsidR="00AD67EC" w:rsidRPr="00841475" w:rsidRDefault="00AD67EC">
      <w:pPr>
        <w:pStyle w:val="TOC2"/>
        <w:tabs>
          <w:tab w:val="left" w:pos="880"/>
          <w:tab w:val="right" w:leader="dot" w:pos="12950"/>
        </w:tabs>
        <w:rPr>
          <w:rFonts w:asciiTheme="minorHAnsi" w:eastAsiaTheme="minorEastAsia" w:hAnsiTheme="minorHAnsi" w:cstheme="minorHAnsi"/>
          <w:noProof/>
          <w:sz w:val="24"/>
          <w:rPrChange w:id="360" w:author="Madhura Ramojwar" w:date="2021-04-20T12:37:00Z">
            <w:rPr>
              <w:rFonts w:asciiTheme="minorHAnsi" w:eastAsiaTheme="minorEastAsia" w:hAnsiTheme="minorHAnsi" w:cstheme="minorBidi"/>
              <w:noProof/>
              <w:szCs w:val="22"/>
            </w:rPr>
          </w:rPrChange>
        </w:rPr>
      </w:pPr>
      <w:r w:rsidRPr="00841475">
        <w:rPr>
          <w:rFonts w:asciiTheme="minorHAnsi" w:hAnsiTheme="minorHAnsi" w:cstheme="minorHAnsi"/>
          <w:noProof/>
          <w:sz w:val="24"/>
          <w:rPrChange w:id="361" w:author="Madhura Ramojwar" w:date="2021-04-20T12:37:00Z">
            <w:rPr>
              <w:noProof/>
            </w:rPr>
          </w:rPrChange>
        </w:rPr>
        <w:t>C.3</w:t>
      </w:r>
      <w:r w:rsidRPr="00841475">
        <w:rPr>
          <w:rFonts w:asciiTheme="minorHAnsi" w:eastAsiaTheme="minorEastAsia" w:hAnsiTheme="minorHAnsi" w:cstheme="minorHAnsi"/>
          <w:noProof/>
          <w:sz w:val="24"/>
          <w:rPrChange w:id="362" w:author="Madhura Ramojwar" w:date="2021-04-20T12:37:00Z">
            <w:rPr>
              <w:rFonts w:asciiTheme="minorHAnsi" w:eastAsiaTheme="minorEastAsia" w:hAnsiTheme="minorHAnsi" w:cstheme="minorBidi"/>
              <w:noProof/>
              <w:szCs w:val="22"/>
            </w:rPr>
          </w:rPrChange>
        </w:rPr>
        <w:tab/>
      </w:r>
      <w:r w:rsidRPr="00841475">
        <w:rPr>
          <w:rFonts w:asciiTheme="minorHAnsi" w:hAnsiTheme="minorHAnsi" w:cstheme="minorHAnsi"/>
          <w:noProof/>
          <w:sz w:val="24"/>
          <w:rPrChange w:id="363" w:author="Madhura Ramojwar" w:date="2021-04-20T12:37:00Z">
            <w:rPr>
              <w:noProof/>
            </w:rPr>
          </w:rPrChange>
        </w:rPr>
        <w:t>Real World Data Analysis</w:t>
      </w:r>
      <w:r w:rsidRPr="00841475">
        <w:rPr>
          <w:rFonts w:asciiTheme="minorHAnsi" w:hAnsiTheme="minorHAnsi" w:cstheme="minorHAnsi"/>
          <w:noProof/>
          <w:sz w:val="24"/>
          <w:rPrChange w:id="364" w:author="Madhura Ramojwar" w:date="2021-04-20T12:37:00Z">
            <w:rPr>
              <w:noProof/>
            </w:rPr>
          </w:rPrChange>
        </w:rPr>
        <w:tab/>
      </w:r>
      <w:r w:rsidRPr="00841475">
        <w:rPr>
          <w:rFonts w:asciiTheme="minorHAnsi" w:hAnsiTheme="minorHAnsi" w:cstheme="minorHAnsi"/>
          <w:noProof/>
          <w:sz w:val="24"/>
          <w:rPrChange w:id="365" w:author="Madhura Ramojwar" w:date="2021-04-20T12:37:00Z">
            <w:rPr>
              <w:noProof/>
            </w:rPr>
          </w:rPrChange>
        </w:rPr>
        <w:fldChar w:fldCharType="begin"/>
      </w:r>
      <w:r w:rsidRPr="00841475">
        <w:rPr>
          <w:rFonts w:asciiTheme="minorHAnsi" w:hAnsiTheme="minorHAnsi" w:cstheme="minorHAnsi"/>
          <w:noProof/>
          <w:sz w:val="24"/>
          <w:rPrChange w:id="366" w:author="Madhura Ramojwar" w:date="2021-04-20T12:37:00Z">
            <w:rPr>
              <w:noProof/>
            </w:rPr>
          </w:rPrChange>
        </w:rPr>
        <w:instrText xml:space="preserve"> PAGEREF _Toc49160042 \h </w:instrText>
      </w:r>
      <w:r w:rsidRPr="00841475">
        <w:rPr>
          <w:rFonts w:asciiTheme="minorHAnsi" w:hAnsiTheme="minorHAnsi" w:cstheme="minorHAnsi"/>
          <w:noProof/>
          <w:sz w:val="24"/>
          <w:rPrChange w:id="367" w:author="Madhura Ramojwar" w:date="2021-04-20T12:37:00Z">
            <w:rPr>
              <w:noProof/>
            </w:rPr>
          </w:rPrChange>
        </w:rPr>
      </w:r>
      <w:r w:rsidRPr="00841475">
        <w:rPr>
          <w:rFonts w:asciiTheme="minorHAnsi" w:hAnsiTheme="minorHAnsi" w:cstheme="minorHAnsi"/>
          <w:noProof/>
          <w:sz w:val="24"/>
          <w:rPrChange w:id="368" w:author="Madhura Ramojwar" w:date="2021-04-20T12:37:00Z">
            <w:rPr>
              <w:noProof/>
            </w:rPr>
          </w:rPrChange>
        </w:rPr>
        <w:fldChar w:fldCharType="separate"/>
      </w:r>
      <w:r w:rsidR="002803BD" w:rsidRPr="00841475">
        <w:rPr>
          <w:rFonts w:asciiTheme="minorHAnsi" w:hAnsiTheme="minorHAnsi" w:cstheme="minorHAnsi"/>
          <w:noProof/>
          <w:sz w:val="24"/>
          <w:rPrChange w:id="369" w:author="Madhura Ramojwar" w:date="2021-04-20T12:37:00Z">
            <w:rPr>
              <w:noProof/>
            </w:rPr>
          </w:rPrChange>
        </w:rPr>
        <w:t>16</w:t>
      </w:r>
      <w:r w:rsidRPr="00841475">
        <w:rPr>
          <w:rFonts w:asciiTheme="minorHAnsi" w:hAnsiTheme="minorHAnsi" w:cstheme="minorHAnsi"/>
          <w:noProof/>
          <w:sz w:val="24"/>
          <w:rPrChange w:id="370" w:author="Madhura Ramojwar" w:date="2021-04-20T12:37:00Z">
            <w:rPr>
              <w:noProof/>
            </w:rPr>
          </w:rPrChange>
        </w:rPr>
        <w:fldChar w:fldCharType="end"/>
      </w:r>
    </w:p>
    <w:p w14:paraId="6B21DC7B" w14:textId="7FAA4C13" w:rsidR="00AD67EC" w:rsidRPr="00841475" w:rsidRDefault="00AD67EC">
      <w:pPr>
        <w:pStyle w:val="TOC3"/>
        <w:rPr>
          <w:rFonts w:asciiTheme="minorHAnsi" w:eastAsiaTheme="minorEastAsia" w:hAnsiTheme="minorHAnsi" w:cstheme="minorHAnsi"/>
          <w:sz w:val="24"/>
          <w:szCs w:val="24"/>
          <w:rPrChange w:id="371"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372" w:author="Madhura Ramojwar" w:date="2021-04-20T12:37:00Z">
            <w:rPr/>
          </w:rPrChange>
        </w:rPr>
        <w:t>C.3.1.</w:t>
      </w:r>
      <w:r w:rsidRPr="00841475">
        <w:rPr>
          <w:rFonts w:asciiTheme="minorHAnsi" w:eastAsiaTheme="minorEastAsia" w:hAnsiTheme="minorHAnsi" w:cstheme="minorHAnsi"/>
          <w:sz w:val="24"/>
          <w:szCs w:val="24"/>
          <w:rPrChange w:id="373"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374" w:author="Madhura Ramojwar" w:date="2021-04-20T12:37:00Z">
            <w:rPr/>
          </w:rPrChange>
        </w:rPr>
        <w:t>Basis/Need</w:t>
      </w:r>
      <w:r w:rsidRPr="00841475">
        <w:rPr>
          <w:rFonts w:asciiTheme="minorHAnsi" w:hAnsiTheme="minorHAnsi" w:cstheme="minorHAnsi"/>
          <w:sz w:val="24"/>
          <w:szCs w:val="24"/>
          <w:rPrChange w:id="375" w:author="Madhura Ramojwar" w:date="2021-04-20T12:37:00Z">
            <w:rPr/>
          </w:rPrChange>
        </w:rPr>
        <w:tab/>
      </w:r>
      <w:r w:rsidRPr="00841475">
        <w:rPr>
          <w:rFonts w:asciiTheme="minorHAnsi" w:hAnsiTheme="minorHAnsi" w:cstheme="minorHAnsi"/>
          <w:sz w:val="24"/>
          <w:szCs w:val="24"/>
          <w:rPrChange w:id="376" w:author="Madhura Ramojwar" w:date="2021-04-20T12:37:00Z">
            <w:rPr/>
          </w:rPrChange>
        </w:rPr>
        <w:fldChar w:fldCharType="begin"/>
      </w:r>
      <w:r w:rsidRPr="00841475">
        <w:rPr>
          <w:rFonts w:asciiTheme="minorHAnsi" w:hAnsiTheme="minorHAnsi" w:cstheme="minorHAnsi"/>
          <w:sz w:val="24"/>
          <w:szCs w:val="24"/>
          <w:rPrChange w:id="377" w:author="Madhura Ramojwar" w:date="2021-04-20T12:37:00Z">
            <w:rPr/>
          </w:rPrChange>
        </w:rPr>
        <w:instrText xml:space="preserve"> PAGEREF _Toc49160043 \h </w:instrText>
      </w:r>
      <w:r w:rsidRPr="00841475">
        <w:rPr>
          <w:rFonts w:asciiTheme="minorHAnsi" w:hAnsiTheme="minorHAnsi" w:cstheme="minorHAnsi"/>
          <w:sz w:val="24"/>
          <w:szCs w:val="24"/>
          <w:rPrChange w:id="378" w:author="Madhura Ramojwar" w:date="2021-04-20T12:37:00Z">
            <w:rPr/>
          </w:rPrChange>
        </w:rPr>
      </w:r>
      <w:r w:rsidRPr="00841475">
        <w:rPr>
          <w:rFonts w:asciiTheme="minorHAnsi" w:hAnsiTheme="minorHAnsi" w:cstheme="minorHAnsi"/>
          <w:sz w:val="24"/>
          <w:szCs w:val="24"/>
          <w:rPrChange w:id="379" w:author="Madhura Ramojwar" w:date="2021-04-20T12:37:00Z">
            <w:rPr/>
          </w:rPrChange>
        </w:rPr>
        <w:fldChar w:fldCharType="separate"/>
      </w:r>
      <w:r w:rsidR="002803BD" w:rsidRPr="00841475">
        <w:rPr>
          <w:rFonts w:asciiTheme="minorHAnsi" w:hAnsiTheme="minorHAnsi" w:cstheme="minorHAnsi"/>
          <w:sz w:val="24"/>
          <w:szCs w:val="24"/>
          <w:rPrChange w:id="380" w:author="Madhura Ramojwar" w:date="2021-04-20T12:37:00Z">
            <w:rPr/>
          </w:rPrChange>
        </w:rPr>
        <w:t>16</w:t>
      </w:r>
      <w:r w:rsidRPr="00841475">
        <w:rPr>
          <w:rFonts w:asciiTheme="minorHAnsi" w:hAnsiTheme="minorHAnsi" w:cstheme="minorHAnsi"/>
          <w:sz w:val="24"/>
          <w:szCs w:val="24"/>
          <w:rPrChange w:id="381" w:author="Madhura Ramojwar" w:date="2021-04-20T12:37:00Z">
            <w:rPr/>
          </w:rPrChange>
        </w:rPr>
        <w:fldChar w:fldCharType="end"/>
      </w:r>
    </w:p>
    <w:p w14:paraId="0D144F93" w14:textId="71C6C1FD" w:rsidR="00AD67EC" w:rsidRPr="00841475" w:rsidRDefault="00AD67EC">
      <w:pPr>
        <w:pStyle w:val="TOC3"/>
        <w:rPr>
          <w:rFonts w:asciiTheme="minorHAnsi" w:eastAsiaTheme="minorEastAsia" w:hAnsiTheme="minorHAnsi" w:cstheme="minorHAnsi"/>
          <w:sz w:val="24"/>
          <w:szCs w:val="24"/>
          <w:rPrChange w:id="382"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383" w:author="Madhura Ramojwar" w:date="2021-04-20T12:37:00Z">
            <w:rPr/>
          </w:rPrChange>
        </w:rPr>
        <w:t>C.3.2.</w:t>
      </w:r>
      <w:r w:rsidRPr="00841475">
        <w:rPr>
          <w:rFonts w:asciiTheme="minorHAnsi" w:eastAsiaTheme="minorEastAsia" w:hAnsiTheme="minorHAnsi" w:cstheme="minorHAnsi"/>
          <w:sz w:val="24"/>
          <w:szCs w:val="24"/>
          <w:rPrChange w:id="384"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385" w:author="Madhura Ramojwar" w:date="2021-04-20T12:37:00Z">
            <w:rPr/>
          </w:rPrChange>
        </w:rPr>
        <w:t>Description of the Activity</w:t>
      </w:r>
      <w:r w:rsidRPr="00841475">
        <w:rPr>
          <w:rFonts w:asciiTheme="minorHAnsi" w:hAnsiTheme="minorHAnsi" w:cstheme="minorHAnsi"/>
          <w:sz w:val="24"/>
          <w:szCs w:val="24"/>
          <w:rPrChange w:id="386" w:author="Madhura Ramojwar" w:date="2021-04-20T12:37:00Z">
            <w:rPr/>
          </w:rPrChange>
        </w:rPr>
        <w:tab/>
      </w:r>
      <w:r w:rsidRPr="00841475">
        <w:rPr>
          <w:rFonts w:asciiTheme="minorHAnsi" w:hAnsiTheme="minorHAnsi" w:cstheme="minorHAnsi"/>
          <w:sz w:val="24"/>
          <w:szCs w:val="24"/>
          <w:rPrChange w:id="387" w:author="Madhura Ramojwar" w:date="2021-04-20T12:37:00Z">
            <w:rPr/>
          </w:rPrChange>
        </w:rPr>
        <w:fldChar w:fldCharType="begin"/>
      </w:r>
      <w:r w:rsidRPr="00841475">
        <w:rPr>
          <w:rFonts w:asciiTheme="minorHAnsi" w:hAnsiTheme="minorHAnsi" w:cstheme="minorHAnsi"/>
          <w:sz w:val="24"/>
          <w:szCs w:val="24"/>
          <w:rPrChange w:id="388" w:author="Madhura Ramojwar" w:date="2021-04-20T12:37:00Z">
            <w:rPr/>
          </w:rPrChange>
        </w:rPr>
        <w:instrText xml:space="preserve"> PAGEREF _Toc49160044 \h </w:instrText>
      </w:r>
      <w:r w:rsidRPr="00841475">
        <w:rPr>
          <w:rFonts w:asciiTheme="minorHAnsi" w:hAnsiTheme="minorHAnsi" w:cstheme="minorHAnsi"/>
          <w:sz w:val="24"/>
          <w:szCs w:val="24"/>
          <w:rPrChange w:id="389" w:author="Madhura Ramojwar" w:date="2021-04-20T12:37:00Z">
            <w:rPr/>
          </w:rPrChange>
        </w:rPr>
      </w:r>
      <w:r w:rsidRPr="00841475">
        <w:rPr>
          <w:rFonts w:asciiTheme="minorHAnsi" w:hAnsiTheme="minorHAnsi" w:cstheme="minorHAnsi"/>
          <w:sz w:val="24"/>
          <w:szCs w:val="24"/>
          <w:rPrChange w:id="390" w:author="Madhura Ramojwar" w:date="2021-04-20T12:37:00Z">
            <w:rPr/>
          </w:rPrChange>
        </w:rPr>
        <w:fldChar w:fldCharType="separate"/>
      </w:r>
      <w:r w:rsidR="002803BD" w:rsidRPr="00841475">
        <w:rPr>
          <w:rFonts w:asciiTheme="minorHAnsi" w:hAnsiTheme="minorHAnsi" w:cstheme="minorHAnsi"/>
          <w:sz w:val="24"/>
          <w:szCs w:val="24"/>
          <w:rPrChange w:id="391" w:author="Madhura Ramojwar" w:date="2021-04-20T12:37:00Z">
            <w:rPr/>
          </w:rPrChange>
        </w:rPr>
        <w:t>16</w:t>
      </w:r>
      <w:r w:rsidRPr="00841475">
        <w:rPr>
          <w:rFonts w:asciiTheme="minorHAnsi" w:hAnsiTheme="minorHAnsi" w:cstheme="minorHAnsi"/>
          <w:sz w:val="24"/>
          <w:szCs w:val="24"/>
          <w:rPrChange w:id="392" w:author="Madhura Ramojwar" w:date="2021-04-20T12:37:00Z">
            <w:rPr/>
          </w:rPrChange>
        </w:rPr>
        <w:fldChar w:fldCharType="end"/>
      </w:r>
    </w:p>
    <w:p w14:paraId="5F3D7BAA" w14:textId="198F2F76" w:rsidR="00AD67EC" w:rsidRPr="00841475" w:rsidRDefault="00AD67EC">
      <w:pPr>
        <w:pStyle w:val="TOC3"/>
        <w:rPr>
          <w:rFonts w:asciiTheme="minorHAnsi" w:eastAsiaTheme="minorEastAsia" w:hAnsiTheme="minorHAnsi" w:cstheme="minorHAnsi"/>
          <w:sz w:val="24"/>
          <w:szCs w:val="24"/>
          <w:rPrChange w:id="393"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394" w:author="Madhura Ramojwar" w:date="2021-04-20T12:37:00Z">
            <w:rPr/>
          </w:rPrChange>
        </w:rPr>
        <w:t>C.3.3.</w:t>
      </w:r>
      <w:r w:rsidRPr="00841475">
        <w:rPr>
          <w:rFonts w:asciiTheme="minorHAnsi" w:eastAsiaTheme="minorEastAsia" w:hAnsiTheme="minorHAnsi" w:cstheme="minorHAnsi"/>
          <w:sz w:val="24"/>
          <w:szCs w:val="24"/>
          <w:rPrChange w:id="395"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396" w:author="Madhura Ramojwar" w:date="2021-04-20T12:37:00Z">
            <w:rPr/>
          </w:rPrChange>
        </w:rPr>
        <w:t>Aim</w:t>
      </w:r>
      <w:r w:rsidRPr="00841475">
        <w:rPr>
          <w:rFonts w:asciiTheme="minorHAnsi" w:hAnsiTheme="minorHAnsi" w:cstheme="minorHAnsi"/>
          <w:sz w:val="24"/>
          <w:szCs w:val="24"/>
          <w:rPrChange w:id="397" w:author="Madhura Ramojwar" w:date="2021-04-20T12:37:00Z">
            <w:rPr/>
          </w:rPrChange>
        </w:rPr>
        <w:tab/>
      </w:r>
      <w:r w:rsidRPr="00841475">
        <w:rPr>
          <w:rFonts w:asciiTheme="minorHAnsi" w:hAnsiTheme="minorHAnsi" w:cstheme="minorHAnsi"/>
          <w:sz w:val="24"/>
          <w:szCs w:val="24"/>
          <w:rPrChange w:id="398" w:author="Madhura Ramojwar" w:date="2021-04-20T12:37:00Z">
            <w:rPr/>
          </w:rPrChange>
        </w:rPr>
        <w:fldChar w:fldCharType="begin"/>
      </w:r>
      <w:r w:rsidRPr="00841475">
        <w:rPr>
          <w:rFonts w:asciiTheme="minorHAnsi" w:hAnsiTheme="minorHAnsi" w:cstheme="minorHAnsi"/>
          <w:sz w:val="24"/>
          <w:szCs w:val="24"/>
          <w:rPrChange w:id="399" w:author="Madhura Ramojwar" w:date="2021-04-20T12:37:00Z">
            <w:rPr/>
          </w:rPrChange>
        </w:rPr>
        <w:instrText xml:space="preserve"> PAGEREF _Toc49160045 \h </w:instrText>
      </w:r>
      <w:r w:rsidRPr="00841475">
        <w:rPr>
          <w:rFonts w:asciiTheme="minorHAnsi" w:hAnsiTheme="minorHAnsi" w:cstheme="minorHAnsi"/>
          <w:sz w:val="24"/>
          <w:szCs w:val="24"/>
          <w:rPrChange w:id="400" w:author="Madhura Ramojwar" w:date="2021-04-20T12:37:00Z">
            <w:rPr/>
          </w:rPrChange>
        </w:rPr>
      </w:r>
      <w:r w:rsidRPr="00841475">
        <w:rPr>
          <w:rFonts w:asciiTheme="minorHAnsi" w:hAnsiTheme="minorHAnsi" w:cstheme="minorHAnsi"/>
          <w:sz w:val="24"/>
          <w:szCs w:val="24"/>
          <w:rPrChange w:id="401" w:author="Madhura Ramojwar" w:date="2021-04-20T12:37:00Z">
            <w:rPr/>
          </w:rPrChange>
        </w:rPr>
        <w:fldChar w:fldCharType="separate"/>
      </w:r>
      <w:r w:rsidR="002803BD" w:rsidRPr="00841475">
        <w:rPr>
          <w:rFonts w:asciiTheme="minorHAnsi" w:hAnsiTheme="minorHAnsi" w:cstheme="minorHAnsi"/>
          <w:sz w:val="24"/>
          <w:szCs w:val="24"/>
          <w:rPrChange w:id="402" w:author="Madhura Ramojwar" w:date="2021-04-20T12:37:00Z">
            <w:rPr/>
          </w:rPrChange>
        </w:rPr>
        <w:t>16</w:t>
      </w:r>
      <w:r w:rsidRPr="00841475">
        <w:rPr>
          <w:rFonts w:asciiTheme="minorHAnsi" w:hAnsiTheme="minorHAnsi" w:cstheme="minorHAnsi"/>
          <w:sz w:val="24"/>
          <w:szCs w:val="24"/>
          <w:rPrChange w:id="403" w:author="Madhura Ramojwar" w:date="2021-04-20T12:37:00Z">
            <w:rPr/>
          </w:rPrChange>
        </w:rPr>
        <w:fldChar w:fldCharType="end"/>
      </w:r>
    </w:p>
    <w:p w14:paraId="54BE0A9D" w14:textId="54634DE0" w:rsidR="00AD67EC" w:rsidRPr="00841475" w:rsidRDefault="00AD67EC">
      <w:pPr>
        <w:pStyle w:val="TOC3"/>
        <w:rPr>
          <w:rFonts w:asciiTheme="minorHAnsi" w:eastAsiaTheme="minorEastAsia" w:hAnsiTheme="minorHAnsi" w:cstheme="minorHAnsi"/>
          <w:sz w:val="24"/>
          <w:szCs w:val="24"/>
          <w:rPrChange w:id="404"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405" w:author="Madhura Ramojwar" w:date="2021-04-20T12:37:00Z">
            <w:rPr/>
          </w:rPrChange>
        </w:rPr>
        <w:t>C.3.4.</w:t>
      </w:r>
      <w:r w:rsidRPr="00841475">
        <w:rPr>
          <w:rFonts w:asciiTheme="minorHAnsi" w:eastAsiaTheme="minorEastAsia" w:hAnsiTheme="minorHAnsi" w:cstheme="minorHAnsi"/>
          <w:sz w:val="24"/>
          <w:szCs w:val="24"/>
          <w:rPrChange w:id="406"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407" w:author="Madhura Ramojwar" w:date="2021-04-20T12:37:00Z">
            <w:rPr/>
          </w:rPrChange>
        </w:rPr>
        <w:t>Rationale</w:t>
      </w:r>
      <w:r w:rsidRPr="00841475">
        <w:rPr>
          <w:rFonts w:asciiTheme="minorHAnsi" w:hAnsiTheme="minorHAnsi" w:cstheme="minorHAnsi"/>
          <w:sz w:val="24"/>
          <w:szCs w:val="24"/>
          <w:rPrChange w:id="408" w:author="Madhura Ramojwar" w:date="2021-04-20T12:37:00Z">
            <w:rPr/>
          </w:rPrChange>
        </w:rPr>
        <w:tab/>
      </w:r>
      <w:r w:rsidRPr="00841475">
        <w:rPr>
          <w:rFonts w:asciiTheme="minorHAnsi" w:hAnsiTheme="minorHAnsi" w:cstheme="minorHAnsi"/>
          <w:sz w:val="24"/>
          <w:szCs w:val="24"/>
          <w:rPrChange w:id="409" w:author="Madhura Ramojwar" w:date="2021-04-20T12:37:00Z">
            <w:rPr/>
          </w:rPrChange>
        </w:rPr>
        <w:fldChar w:fldCharType="begin"/>
      </w:r>
      <w:r w:rsidRPr="00841475">
        <w:rPr>
          <w:rFonts w:asciiTheme="minorHAnsi" w:hAnsiTheme="minorHAnsi" w:cstheme="minorHAnsi"/>
          <w:sz w:val="24"/>
          <w:szCs w:val="24"/>
          <w:rPrChange w:id="410" w:author="Madhura Ramojwar" w:date="2021-04-20T12:37:00Z">
            <w:rPr/>
          </w:rPrChange>
        </w:rPr>
        <w:instrText xml:space="preserve"> PAGEREF _Toc49160046 \h </w:instrText>
      </w:r>
      <w:r w:rsidRPr="00841475">
        <w:rPr>
          <w:rFonts w:asciiTheme="minorHAnsi" w:hAnsiTheme="minorHAnsi" w:cstheme="minorHAnsi"/>
          <w:sz w:val="24"/>
          <w:szCs w:val="24"/>
          <w:rPrChange w:id="411" w:author="Madhura Ramojwar" w:date="2021-04-20T12:37:00Z">
            <w:rPr/>
          </w:rPrChange>
        </w:rPr>
      </w:r>
      <w:r w:rsidRPr="00841475">
        <w:rPr>
          <w:rFonts w:asciiTheme="minorHAnsi" w:hAnsiTheme="minorHAnsi" w:cstheme="minorHAnsi"/>
          <w:sz w:val="24"/>
          <w:szCs w:val="24"/>
          <w:rPrChange w:id="412" w:author="Madhura Ramojwar" w:date="2021-04-20T12:37:00Z">
            <w:rPr/>
          </w:rPrChange>
        </w:rPr>
        <w:fldChar w:fldCharType="separate"/>
      </w:r>
      <w:r w:rsidR="002803BD" w:rsidRPr="00841475">
        <w:rPr>
          <w:rFonts w:asciiTheme="minorHAnsi" w:hAnsiTheme="minorHAnsi" w:cstheme="minorHAnsi"/>
          <w:sz w:val="24"/>
          <w:szCs w:val="24"/>
          <w:rPrChange w:id="413" w:author="Madhura Ramojwar" w:date="2021-04-20T12:37:00Z">
            <w:rPr/>
          </w:rPrChange>
        </w:rPr>
        <w:t>16</w:t>
      </w:r>
      <w:r w:rsidRPr="00841475">
        <w:rPr>
          <w:rFonts w:asciiTheme="minorHAnsi" w:hAnsiTheme="minorHAnsi" w:cstheme="minorHAnsi"/>
          <w:sz w:val="24"/>
          <w:szCs w:val="24"/>
          <w:rPrChange w:id="414" w:author="Madhura Ramojwar" w:date="2021-04-20T12:37:00Z">
            <w:rPr/>
          </w:rPrChange>
        </w:rPr>
        <w:fldChar w:fldCharType="end"/>
      </w:r>
    </w:p>
    <w:p w14:paraId="19AA0B6B" w14:textId="6490190C" w:rsidR="00AD67EC" w:rsidRPr="00841475" w:rsidRDefault="00AD67EC">
      <w:pPr>
        <w:pStyle w:val="TOC3"/>
        <w:rPr>
          <w:rFonts w:asciiTheme="minorHAnsi" w:eastAsiaTheme="minorEastAsia" w:hAnsiTheme="minorHAnsi" w:cstheme="minorHAnsi"/>
          <w:sz w:val="24"/>
          <w:szCs w:val="24"/>
          <w:rPrChange w:id="415"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416" w:author="Madhura Ramojwar" w:date="2021-04-20T12:37:00Z">
            <w:rPr/>
          </w:rPrChange>
        </w:rPr>
        <w:t>C.3.5.</w:t>
      </w:r>
      <w:r w:rsidRPr="00841475">
        <w:rPr>
          <w:rFonts w:asciiTheme="minorHAnsi" w:eastAsiaTheme="minorEastAsia" w:hAnsiTheme="minorHAnsi" w:cstheme="minorHAnsi"/>
          <w:sz w:val="24"/>
          <w:szCs w:val="24"/>
          <w:rPrChange w:id="417"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418" w:author="Madhura Ramojwar" w:date="2021-04-20T12:37:00Z">
            <w:rPr/>
          </w:rPrChange>
        </w:rPr>
        <w:t>Known Limitations</w:t>
      </w:r>
      <w:r w:rsidRPr="00841475">
        <w:rPr>
          <w:rFonts w:asciiTheme="minorHAnsi" w:hAnsiTheme="minorHAnsi" w:cstheme="minorHAnsi"/>
          <w:sz w:val="24"/>
          <w:szCs w:val="24"/>
          <w:rPrChange w:id="419" w:author="Madhura Ramojwar" w:date="2021-04-20T12:37:00Z">
            <w:rPr/>
          </w:rPrChange>
        </w:rPr>
        <w:tab/>
      </w:r>
      <w:r w:rsidRPr="00841475">
        <w:rPr>
          <w:rFonts w:asciiTheme="minorHAnsi" w:hAnsiTheme="minorHAnsi" w:cstheme="minorHAnsi"/>
          <w:sz w:val="24"/>
          <w:szCs w:val="24"/>
          <w:rPrChange w:id="420" w:author="Madhura Ramojwar" w:date="2021-04-20T12:37:00Z">
            <w:rPr/>
          </w:rPrChange>
        </w:rPr>
        <w:fldChar w:fldCharType="begin"/>
      </w:r>
      <w:r w:rsidRPr="00841475">
        <w:rPr>
          <w:rFonts w:asciiTheme="minorHAnsi" w:hAnsiTheme="minorHAnsi" w:cstheme="minorHAnsi"/>
          <w:sz w:val="24"/>
          <w:szCs w:val="24"/>
          <w:rPrChange w:id="421" w:author="Madhura Ramojwar" w:date="2021-04-20T12:37:00Z">
            <w:rPr/>
          </w:rPrChange>
        </w:rPr>
        <w:instrText xml:space="preserve"> PAGEREF _Toc49160047 \h </w:instrText>
      </w:r>
      <w:r w:rsidRPr="00841475">
        <w:rPr>
          <w:rFonts w:asciiTheme="minorHAnsi" w:hAnsiTheme="minorHAnsi" w:cstheme="minorHAnsi"/>
          <w:sz w:val="24"/>
          <w:szCs w:val="24"/>
          <w:rPrChange w:id="422" w:author="Madhura Ramojwar" w:date="2021-04-20T12:37:00Z">
            <w:rPr/>
          </w:rPrChange>
        </w:rPr>
      </w:r>
      <w:r w:rsidRPr="00841475">
        <w:rPr>
          <w:rFonts w:asciiTheme="minorHAnsi" w:hAnsiTheme="minorHAnsi" w:cstheme="minorHAnsi"/>
          <w:sz w:val="24"/>
          <w:szCs w:val="24"/>
          <w:rPrChange w:id="423" w:author="Madhura Ramojwar" w:date="2021-04-20T12:37:00Z">
            <w:rPr/>
          </w:rPrChange>
        </w:rPr>
        <w:fldChar w:fldCharType="separate"/>
      </w:r>
      <w:r w:rsidR="002803BD" w:rsidRPr="00841475">
        <w:rPr>
          <w:rFonts w:asciiTheme="minorHAnsi" w:hAnsiTheme="minorHAnsi" w:cstheme="minorHAnsi"/>
          <w:sz w:val="24"/>
          <w:szCs w:val="24"/>
          <w:rPrChange w:id="424" w:author="Madhura Ramojwar" w:date="2021-04-20T12:37:00Z">
            <w:rPr/>
          </w:rPrChange>
        </w:rPr>
        <w:t>16</w:t>
      </w:r>
      <w:r w:rsidRPr="00841475">
        <w:rPr>
          <w:rFonts w:asciiTheme="minorHAnsi" w:hAnsiTheme="minorHAnsi" w:cstheme="minorHAnsi"/>
          <w:sz w:val="24"/>
          <w:szCs w:val="24"/>
          <w:rPrChange w:id="425" w:author="Madhura Ramojwar" w:date="2021-04-20T12:37:00Z">
            <w:rPr/>
          </w:rPrChange>
        </w:rPr>
        <w:fldChar w:fldCharType="end"/>
      </w:r>
    </w:p>
    <w:p w14:paraId="2B84CE4E" w14:textId="1BABE4C5" w:rsidR="00AD67EC" w:rsidRPr="00841475" w:rsidRDefault="00AD67EC">
      <w:pPr>
        <w:pStyle w:val="TOC3"/>
        <w:rPr>
          <w:rFonts w:asciiTheme="minorHAnsi" w:eastAsiaTheme="minorEastAsia" w:hAnsiTheme="minorHAnsi" w:cstheme="minorHAnsi"/>
          <w:sz w:val="24"/>
          <w:szCs w:val="24"/>
          <w:rPrChange w:id="426"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427" w:author="Madhura Ramojwar" w:date="2021-04-20T12:37:00Z">
            <w:rPr/>
          </w:rPrChange>
        </w:rPr>
        <w:t>C.3.6.</w:t>
      </w:r>
      <w:r w:rsidRPr="00841475">
        <w:rPr>
          <w:rFonts w:asciiTheme="minorHAnsi" w:eastAsiaTheme="minorEastAsia" w:hAnsiTheme="minorHAnsi" w:cstheme="minorHAnsi"/>
          <w:sz w:val="24"/>
          <w:szCs w:val="24"/>
          <w:rPrChange w:id="428"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429" w:author="Madhura Ramojwar" w:date="2021-04-20T12:37:00Z">
            <w:rPr/>
          </w:rPrChange>
        </w:rPr>
        <w:t>Timeline</w:t>
      </w:r>
      <w:r w:rsidRPr="00841475">
        <w:rPr>
          <w:rFonts w:asciiTheme="minorHAnsi" w:hAnsiTheme="minorHAnsi" w:cstheme="minorHAnsi"/>
          <w:sz w:val="24"/>
          <w:szCs w:val="24"/>
          <w:rPrChange w:id="430" w:author="Madhura Ramojwar" w:date="2021-04-20T12:37:00Z">
            <w:rPr/>
          </w:rPrChange>
        </w:rPr>
        <w:tab/>
      </w:r>
      <w:r w:rsidRPr="00841475">
        <w:rPr>
          <w:rFonts w:asciiTheme="minorHAnsi" w:hAnsiTheme="minorHAnsi" w:cstheme="minorHAnsi"/>
          <w:sz w:val="24"/>
          <w:szCs w:val="24"/>
          <w:rPrChange w:id="431" w:author="Madhura Ramojwar" w:date="2021-04-20T12:37:00Z">
            <w:rPr/>
          </w:rPrChange>
        </w:rPr>
        <w:fldChar w:fldCharType="begin"/>
      </w:r>
      <w:r w:rsidRPr="00841475">
        <w:rPr>
          <w:rFonts w:asciiTheme="minorHAnsi" w:hAnsiTheme="minorHAnsi" w:cstheme="minorHAnsi"/>
          <w:sz w:val="24"/>
          <w:szCs w:val="24"/>
          <w:rPrChange w:id="432" w:author="Madhura Ramojwar" w:date="2021-04-20T12:37:00Z">
            <w:rPr/>
          </w:rPrChange>
        </w:rPr>
        <w:instrText xml:space="preserve"> PAGEREF _Toc49160048 \h </w:instrText>
      </w:r>
      <w:r w:rsidRPr="00841475">
        <w:rPr>
          <w:rFonts w:asciiTheme="minorHAnsi" w:hAnsiTheme="minorHAnsi" w:cstheme="minorHAnsi"/>
          <w:sz w:val="24"/>
          <w:szCs w:val="24"/>
          <w:rPrChange w:id="433" w:author="Madhura Ramojwar" w:date="2021-04-20T12:37:00Z">
            <w:rPr/>
          </w:rPrChange>
        </w:rPr>
      </w:r>
      <w:r w:rsidRPr="00841475">
        <w:rPr>
          <w:rFonts w:asciiTheme="minorHAnsi" w:hAnsiTheme="minorHAnsi" w:cstheme="minorHAnsi"/>
          <w:sz w:val="24"/>
          <w:szCs w:val="24"/>
          <w:rPrChange w:id="434" w:author="Madhura Ramojwar" w:date="2021-04-20T12:37:00Z">
            <w:rPr/>
          </w:rPrChange>
        </w:rPr>
        <w:fldChar w:fldCharType="separate"/>
      </w:r>
      <w:r w:rsidR="002803BD" w:rsidRPr="00841475">
        <w:rPr>
          <w:rFonts w:asciiTheme="minorHAnsi" w:hAnsiTheme="minorHAnsi" w:cstheme="minorHAnsi"/>
          <w:sz w:val="24"/>
          <w:szCs w:val="24"/>
          <w:rPrChange w:id="435" w:author="Madhura Ramojwar" w:date="2021-04-20T12:37:00Z">
            <w:rPr/>
          </w:rPrChange>
        </w:rPr>
        <w:t>17</w:t>
      </w:r>
      <w:r w:rsidRPr="00841475">
        <w:rPr>
          <w:rFonts w:asciiTheme="minorHAnsi" w:hAnsiTheme="minorHAnsi" w:cstheme="minorHAnsi"/>
          <w:sz w:val="24"/>
          <w:szCs w:val="24"/>
          <w:rPrChange w:id="436" w:author="Madhura Ramojwar" w:date="2021-04-20T12:37:00Z">
            <w:rPr/>
          </w:rPrChange>
        </w:rPr>
        <w:fldChar w:fldCharType="end"/>
      </w:r>
    </w:p>
    <w:p w14:paraId="20EB5649" w14:textId="7A8CD785" w:rsidR="00AD67EC" w:rsidRPr="00841475" w:rsidRDefault="00AD67EC">
      <w:pPr>
        <w:pStyle w:val="TOC2"/>
        <w:tabs>
          <w:tab w:val="left" w:pos="880"/>
          <w:tab w:val="right" w:leader="dot" w:pos="12950"/>
        </w:tabs>
        <w:rPr>
          <w:rFonts w:asciiTheme="minorHAnsi" w:eastAsiaTheme="minorEastAsia" w:hAnsiTheme="minorHAnsi" w:cstheme="minorHAnsi"/>
          <w:noProof/>
          <w:sz w:val="24"/>
          <w:rPrChange w:id="437" w:author="Madhura Ramojwar" w:date="2021-04-20T12:37:00Z">
            <w:rPr>
              <w:rFonts w:asciiTheme="minorHAnsi" w:eastAsiaTheme="minorEastAsia" w:hAnsiTheme="minorHAnsi" w:cstheme="minorBidi"/>
              <w:noProof/>
              <w:szCs w:val="22"/>
            </w:rPr>
          </w:rPrChange>
        </w:rPr>
      </w:pPr>
      <w:r w:rsidRPr="00841475">
        <w:rPr>
          <w:rFonts w:asciiTheme="minorHAnsi" w:hAnsiTheme="minorHAnsi" w:cstheme="minorHAnsi"/>
          <w:noProof/>
          <w:sz w:val="24"/>
          <w:rPrChange w:id="438" w:author="Madhura Ramojwar" w:date="2021-04-20T12:37:00Z">
            <w:rPr>
              <w:noProof/>
            </w:rPr>
          </w:rPrChange>
        </w:rPr>
        <w:lastRenderedPageBreak/>
        <w:t>C.4</w:t>
      </w:r>
      <w:r w:rsidRPr="00841475">
        <w:rPr>
          <w:rFonts w:asciiTheme="minorHAnsi" w:eastAsiaTheme="minorEastAsia" w:hAnsiTheme="minorHAnsi" w:cstheme="minorHAnsi"/>
          <w:noProof/>
          <w:sz w:val="24"/>
          <w:rPrChange w:id="439" w:author="Madhura Ramojwar" w:date="2021-04-20T12:37:00Z">
            <w:rPr>
              <w:rFonts w:asciiTheme="minorHAnsi" w:eastAsiaTheme="minorEastAsia" w:hAnsiTheme="minorHAnsi" w:cstheme="minorBidi"/>
              <w:noProof/>
              <w:szCs w:val="22"/>
            </w:rPr>
          </w:rPrChange>
        </w:rPr>
        <w:tab/>
      </w:r>
      <w:r w:rsidRPr="00841475">
        <w:rPr>
          <w:rFonts w:asciiTheme="minorHAnsi" w:hAnsiTheme="minorHAnsi" w:cstheme="minorHAnsi"/>
          <w:noProof/>
          <w:sz w:val="24"/>
          <w:rPrChange w:id="440" w:author="Madhura Ramojwar" w:date="2021-04-20T12:37:00Z">
            <w:rPr>
              <w:noProof/>
            </w:rPr>
          </w:rPrChange>
        </w:rPr>
        <w:t>Survey from Health Care Professional</w:t>
      </w:r>
      <w:r w:rsidRPr="00841475">
        <w:rPr>
          <w:rFonts w:asciiTheme="minorHAnsi" w:hAnsiTheme="minorHAnsi" w:cstheme="minorHAnsi"/>
          <w:noProof/>
          <w:sz w:val="24"/>
          <w:rPrChange w:id="441" w:author="Madhura Ramojwar" w:date="2021-04-20T12:37:00Z">
            <w:rPr>
              <w:noProof/>
            </w:rPr>
          </w:rPrChange>
        </w:rPr>
        <w:tab/>
      </w:r>
      <w:r w:rsidRPr="00841475">
        <w:rPr>
          <w:rFonts w:asciiTheme="minorHAnsi" w:hAnsiTheme="minorHAnsi" w:cstheme="minorHAnsi"/>
          <w:noProof/>
          <w:sz w:val="24"/>
          <w:rPrChange w:id="442" w:author="Madhura Ramojwar" w:date="2021-04-20T12:37:00Z">
            <w:rPr>
              <w:noProof/>
            </w:rPr>
          </w:rPrChange>
        </w:rPr>
        <w:fldChar w:fldCharType="begin"/>
      </w:r>
      <w:r w:rsidRPr="00841475">
        <w:rPr>
          <w:rFonts w:asciiTheme="minorHAnsi" w:hAnsiTheme="minorHAnsi" w:cstheme="minorHAnsi"/>
          <w:noProof/>
          <w:sz w:val="24"/>
          <w:rPrChange w:id="443" w:author="Madhura Ramojwar" w:date="2021-04-20T12:37:00Z">
            <w:rPr>
              <w:noProof/>
            </w:rPr>
          </w:rPrChange>
        </w:rPr>
        <w:instrText xml:space="preserve"> PAGEREF _Toc49160049 \h </w:instrText>
      </w:r>
      <w:r w:rsidRPr="00841475">
        <w:rPr>
          <w:rFonts w:asciiTheme="minorHAnsi" w:hAnsiTheme="minorHAnsi" w:cstheme="minorHAnsi"/>
          <w:noProof/>
          <w:sz w:val="24"/>
          <w:rPrChange w:id="444" w:author="Madhura Ramojwar" w:date="2021-04-20T12:37:00Z">
            <w:rPr>
              <w:noProof/>
            </w:rPr>
          </w:rPrChange>
        </w:rPr>
      </w:r>
      <w:r w:rsidRPr="00841475">
        <w:rPr>
          <w:rFonts w:asciiTheme="minorHAnsi" w:hAnsiTheme="minorHAnsi" w:cstheme="minorHAnsi"/>
          <w:noProof/>
          <w:sz w:val="24"/>
          <w:rPrChange w:id="445" w:author="Madhura Ramojwar" w:date="2021-04-20T12:37:00Z">
            <w:rPr>
              <w:noProof/>
            </w:rPr>
          </w:rPrChange>
        </w:rPr>
        <w:fldChar w:fldCharType="separate"/>
      </w:r>
      <w:r w:rsidR="002803BD" w:rsidRPr="00841475">
        <w:rPr>
          <w:rFonts w:asciiTheme="minorHAnsi" w:hAnsiTheme="minorHAnsi" w:cstheme="minorHAnsi"/>
          <w:noProof/>
          <w:sz w:val="24"/>
          <w:rPrChange w:id="446" w:author="Madhura Ramojwar" w:date="2021-04-20T12:37:00Z">
            <w:rPr>
              <w:noProof/>
            </w:rPr>
          </w:rPrChange>
        </w:rPr>
        <w:t>17</w:t>
      </w:r>
      <w:r w:rsidRPr="00841475">
        <w:rPr>
          <w:rFonts w:asciiTheme="minorHAnsi" w:hAnsiTheme="minorHAnsi" w:cstheme="minorHAnsi"/>
          <w:noProof/>
          <w:sz w:val="24"/>
          <w:rPrChange w:id="447" w:author="Madhura Ramojwar" w:date="2021-04-20T12:37:00Z">
            <w:rPr>
              <w:noProof/>
            </w:rPr>
          </w:rPrChange>
        </w:rPr>
        <w:fldChar w:fldCharType="end"/>
      </w:r>
    </w:p>
    <w:p w14:paraId="7F5A0116" w14:textId="73E67A11" w:rsidR="00AD67EC" w:rsidRPr="00841475" w:rsidRDefault="00AD67EC">
      <w:pPr>
        <w:pStyle w:val="TOC3"/>
        <w:rPr>
          <w:rFonts w:asciiTheme="minorHAnsi" w:eastAsiaTheme="minorEastAsia" w:hAnsiTheme="minorHAnsi" w:cstheme="minorHAnsi"/>
          <w:sz w:val="24"/>
          <w:szCs w:val="24"/>
          <w:rPrChange w:id="448"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449" w:author="Madhura Ramojwar" w:date="2021-04-20T12:37:00Z">
            <w:rPr/>
          </w:rPrChange>
        </w:rPr>
        <w:t>C.4.1.</w:t>
      </w:r>
      <w:r w:rsidRPr="00841475">
        <w:rPr>
          <w:rFonts w:asciiTheme="minorHAnsi" w:eastAsiaTheme="minorEastAsia" w:hAnsiTheme="minorHAnsi" w:cstheme="minorHAnsi"/>
          <w:sz w:val="24"/>
          <w:szCs w:val="24"/>
          <w:rPrChange w:id="450"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451" w:author="Madhura Ramojwar" w:date="2021-04-20T12:37:00Z">
            <w:rPr/>
          </w:rPrChange>
        </w:rPr>
        <w:t>Basis/Need</w:t>
      </w:r>
      <w:r w:rsidRPr="00841475">
        <w:rPr>
          <w:rFonts w:asciiTheme="minorHAnsi" w:hAnsiTheme="minorHAnsi" w:cstheme="minorHAnsi"/>
          <w:sz w:val="24"/>
          <w:szCs w:val="24"/>
          <w:rPrChange w:id="452" w:author="Madhura Ramojwar" w:date="2021-04-20T12:37:00Z">
            <w:rPr/>
          </w:rPrChange>
        </w:rPr>
        <w:tab/>
      </w:r>
      <w:r w:rsidRPr="00841475">
        <w:rPr>
          <w:rFonts w:asciiTheme="minorHAnsi" w:hAnsiTheme="minorHAnsi" w:cstheme="minorHAnsi"/>
          <w:sz w:val="24"/>
          <w:szCs w:val="24"/>
          <w:rPrChange w:id="453" w:author="Madhura Ramojwar" w:date="2021-04-20T12:37:00Z">
            <w:rPr/>
          </w:rPrChange>
        </w:rPr>
        <w:fldChar w:fldCharType="begin"/>
      </w:r>
      <w:r w:rsidRPr="00841475">
        <w:rPr>
          <w:rFonts w:asciiTheme="minorHAnsi" w:hAnsiTheme="minorHAnsi" w:cstheme="minorHAnsi"/>
          <w:sz w:val="24"/>
          <w:szCs w:val="24"/>
          <w:rPrChange w:id="454" w:author="Madhura Ramojwar" w:date="2021-04-20T12:37:00Z">
            <w:rPr/>
          </w:rPrChange>
        </w:rPr>
        <w:instrText xml:space="preserve"> PAGEREF _Toc49160050 \h </w:instrText>
      </w:r>
      <w:r w:rsidRPr="00841475">
        <w:rPr>
          <w:rFonts w:asciiTheme="minorHAnsi" w:hAnsiTheme="minorHAnsi" w:cstheme="minorHAnsi"/>
          <w:sz w:val="24"/>
          <w:szCs w:val="24"/>
          <w:rPrChange w:id="455" w:author="Madhura Ramojwar" w:date="2021-04-20T12:37:00Z">
            <w:rPr/>
          </w:rPrChange>
        </w:rPr>
      </w:r>
      <w:r w:rsidRPr="00841475">
        <w:rPr>
          <w:rFonts w:asciiTheme="minorHAnsi" w:hAnsiTheme="minorHAnsi" w:cstheme="minorHAnsi"/>
          <w:sz w:val="24"/>
          <w:szCs w:val="24"/>
          <w:rPrChange w:id="456" w:author="Madhura Ramojwar" w:date="2021-04-20T12:37:00Z">
            <w:rPr/>
          </w:rPrChange>
        </w:rPr>
        <w:fldChar w:fldCharType="separate"/>
      </w:r>
      <w:r w:rsidR="002803BD" w:rsidRPr="00841475">
        <w:rPr>
          <w:rFonts w:asciiTheme="minorHAnsi" w:hAnsiTheme="minorHAnsi" w:cstheme="minorHAnsi"/>
          <w:sz w:val="24"/>
          <w:szCs w:val="24"/>
          <w:rPrChange w:id="457" w:author="Madhura Ramojwar" w:date="2021-04-20T12:37:00Z">
            <w:rPr/>
          </w:rPrChange>
        </w:rPr>
        <w:t>17</w:t>
      </w:r>
      <w:r w:rsidRPr="00841475">
        <w:rPr>
          <w:rFonts w:asciiTheme="minorHAnsi" w:hAnsiTheme="minorHAnsi" w:cstheme="minorHAnsi"/>
          <w:sz w:val="24"/>
          <w:szCs w:val="24"/>
          <w:rPrChange w:id="458" w:author="Madhura Ramojwar" w:date="2021-04-20T12:37:00Z">
            <w:rPr/>
          </w:rPrChange>
        </w:rPr>
        <w:fldChar w:fldCharType="end"/>
      </w:r>
    </w:p>
    <w:p w14:paraId="3AE8AFA4" w14:textId="69AE424B" w:rsidR="00AD67EC" w:rsidRPr="00841475" w:rsidRDefault="00AD67EC">
      <w:pPr>
        <w:pStyle w:val="TOC3"/>
        <w:rPr>
          <w:rFonts w:asciiTheme="minorHAnsi" w:eastAsiaTheme="minorEastAsia" w:hAnsiTheme="minorHAnsi" w:cstheme="minorHAnsi"/>
          <w:sz w:val="24"/>
          <w:szCs w:val="24"/>
          <w:rPrChange w:id="459"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460" w:author="Madhura Ramojwar" w:date="2021-04-20T12:37:00Z">
            <w:rPr/>
          </w:rPrChange>
        </w:rPr>
        <w:t>C.4.2.</w:t>
      </w:r>
      <w:r w:rsidRPr="00841475">
        <w:rPr>
          <w:rFonts w:asciiTheme="minorHAnsi" w:eastAsiaTheme="minorEastAsia" w:hAnsiTheme="minorHAnsi" w:cstheme="minorHAnsi"/>
          <w:sz w:val="24"/>
          <w:szCs w:val="24"/>
          <w:rPrChange w:id="461"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462" w:author="Madhura Ramojwar" w:date="2021-04-20T12:37:00Z">
            <w:rPr/>
          </w:rPrChange>
        </w:rPr>
        <w:t>Description of the Activity</w:t>
      </w:r>
      <w:r w:rsidRPr="00841475">
        <w:rPr>
          <w:rFonts w:asciiTheme="minorHAnsi" w:hAnsiTheme="minorHAnsi" w:cstheme="minorHAnsi"/>
          <w:sz w:val="24"/>
          <w:szCs w:val="24"/>
          <w:rPrChange w:id="463" w:author="Madhura Ramojwar" w:date="2021-04-20T12:37:00Z">
            <w:rPr/>
          </w:rPrChange>
        </w:rPr>
        <w:tab/>
      </w:r>
      <w:r w:rsidRPr="00841475">
        <w:rPr>
          <w:rFonts w:asciiTheme="minorHAnsi" w:hAnsiTheme="minorHAnsi" w:cstheme="minorHAnsi"/>
          <w:sz w:val="24"/>
          <w:szCs w:val="24"/>
          <w:rPrChange w:id="464" w:author="Madhura Ramojwar" w:date="2021-04-20T12:37:00Z">
            <w:rPr/>
          </w:rPrChange>
        </w:rPr>
        <w:fldChar w:fldCharType="begin"/>
      </w:r>
      <w:r w:rsidRPr="00841475">
        <w:rPr>
          <w:rFonts w:asciiTheme="minorHAnsi" w:hAnsiTheme="minorHAnsi" w:cstheme="minorHAnsi"/>
          <w:sz w:val="24"/>
          <w:szCs w:val="24"/>
          <w:rPrChange w:id="465" w:author="Madhura Ramojwar" w:date="2021-04-20T12:37:00Z">
            <w:rPr/>
          </w:rPrChange>
        </w:rPr>
        <w:instrText xml:space="preserve"> PAGEREF _Toc49160051 \h </w:instrText>
      </w:r>
      <w:r w:rsidRPr="00841475">
        <w:rPr>
          <w:rFonts w:asciiTheme="minorHAnsi" w:hAnsiTheme="minorHAnsi" w:cstheme="minorHAnsi"/>
          <w:sz w:val="24"/>
          <w:szCs w:val="24"/>
          <w:rPrChange w:id="466" w:author="Madhura Ramojwar" w:date="2021-04-20T12:37:00Z">
            <w:rPr/>
          </w:rPrChange>
        </w:rPr>
      </w:r>
      <w:r w:rsidRPr="00841475">
        <w:rPr>
          <w:rFonts w:asciiTheme="minorHAnsi" w:hAnsiTheme="minorHAnsi" w:cstheme="minorHAnsi"/>
          <w:sz w:val="24"/>
          <w:szCs w:val="24"/>
          <w:rPrChange w:id="467" w:author="Madhura Ramojwar" w:date="2021-04-20T12:37:00Z">
            <w:rPr/>
          </w:rPrChange>
        </w:rPr>
        <w:fldChar w:fldCharType="separate"/>
      </w:r>
      <w:r w:rsidR="002803BD" w:rsidRPr="00841475">
        <w:rPr>
          <w:rFonts w:asciiTheme="minorHAnsi" w:hAnsiTheme="minorHAnsi" w:cstheme="minorHAnsi"/>
          <w:sz w:val="24"/>
          <w:szCs w:val="24"/>
          <w:rPrChange w:id="468" w:author="Madhura Ramojwar" w:date="2021-04-20T12:37:00Z">
            <w:rPr/>
          </w:rPrChange>
        </w:rPr>
        <w:t>17</w:t>
      </w:r>
      <w:r w:rsidRPr="00841475">
        <w:rPr>
          <w:rFonts w:asciiTheme="minorHAnsi" w:hAnsiTheme="minorHAnsi" w:cstheme="minorHAnsi"/>
          <w:sz w:val="24"/>
          <w:szCs w:val="24"/>
          <w:rPrChange w:id="469" w:author="Madhura Ramojwar" w:date="2021-04-20T12:37:00Z">
            <w:rPr/>
          </w:rPrChange>
        </w:rPr>
        <w:fldChar w:fldCharType="end"/>
      </w:r>
    </w:p>
    <w:p w14:paraId="0BA6E9CB" w14:textId="6A4C8B09" w:rsidR="00AD67EC" w:rsidRPr="00841475" w:rsidRDefault="00AD67EC">
      <w:pPr>
        <w:pStyle w:val="TOC3"/>
        <w:rPr>
          <w:rFonts w:asciiTheme="minorHAnsi" w:eastAsiaTheme="minorEastAsia" w:hAnsiTheme="minorHAnsi" w:cstheme="minorHAnsi"/>
          <w:sz w:val="24"/>
          <w:szCs w:val="24"/>
          <w:rPrChange w:id="470"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471" w:author="Madhura Ramojwar" w:date="2021-04-20T12:37:00Z">
            <w:rPr/>
          </w:rPrChange>
        </w:rPr>
        <w:t>C.4.3.</w:t>
      </w:r>
      <w:r w:rsidRPr="00841475">
        <w:rPr>
          <w:rFonts w:asciiTheme="minorHAnsi" w:eastAsiaTheme="minorEastAsia" w:hAnsiTheme="minorHAnsi" w:cstheme="minorHAnsi"/>
          <w:sz w:val="24"/>
          <w:szCs w:val="24"/>
          <w:rPrChange w:id="472"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473" w:author="Madhura Ramojwar" w:date="2021-04-20T12:37:00Z">
            <w:rPr/>
          </w:rPrChange>
        </w:rPr>
        <w:t>Aim</w:t>
      </w:r>
      <w:r w:rsidRPr="00841475">
        <w:rPr>
          <w:rFonts w:asciiTheme="minorHAnsi" w:hAnsiTheme="minorHAnsi" w:cstheme="minorHAnsi"/>
          <w:sz w:val="24"/>
          <w:szCs w:val="24"/>
          <w:rPrChange w:id="474" w:author="Madhura Ramojwar" w:date="2021-04-20T12:37:00Z">
            <w:rPr/>
          </w:rPrChange>
        </w:rPr>
        <w:tab/>
      </w:r>
      <w:r w:rsidRPr="00841475">
        <w:rPr>
          <w:rFonts w:asciiTheme="minorHAnsi" w:hAnsiTheme="minorHAnsi" w:cstheme="minorHAnsi"/>
          <w:sz w:val="24"/>
          <w:szCs w:val="24"/>
          <w:rPrChange w:id="475" w:author="Madhura Ramojwar" w:date="2021-04-20T12:37:00Z">
            <w:rPr/>
          </w:rPrChange>
        </w:rPr>
        <w:fldChar w:fldCharType="begin"/>
      </w:r>
      <w:r w:rsidRPr="00841475">
        <w:rPr>
          <w:rFonts w:asciiTheme="minorHAnsi" w:hAnsiTheme="minorHAnsi" w:cstheme="minorHAnsi"/>
          <w:sz w:val="24"/>
          <w:szCs w:val="24"/>
          <w:rPrChange w:id="476" w:author="Madhura Ramojwar" w:date="2021-04-20T12:37:00Z">
            <w:rPr/>
          </w:rPrChange>
        </w:rPr>
        <w:instrText xml:space="preserve"> PAGEREF _Toc49160052 \h </w:instrText>
      </w:r>
      <w:r w:rsidRPr="00841475">
        <w:rPr>
          <w:rFonts w:asciiTheme="minorHAnsi" w:hAnsiTheme="minorHAnsi" w:cstheme="minorHAnsi"/>
          <w:sz w:val="24"/>
          <w:szCs w:val="24"/>
          <w:rPrChange w:id="477" w:author="Madhura Ramojwar" w:date="2021-04-20T12:37:00Z">
            <w:rPr/>
          </w:rPrChange>
        </w:rPr>
      </w:r>
      <w:r w:rsidRPr="00841475">
        <w:rPr>
          <w:rFonts w:asciiTheme="minorHAnsi" w:hAnsiTheme="minorHAnsi" w:cstheme="minorHAnsi"/>
          <w:sz w:val="24"/>
          <w:szCs w:val="24"/>
          <w:rPrChange w:id="478" w:author="Madhura Ramojwar" w:date="2021-04-20T12:37:00Z">
            <w:rPr/>
          </w:rPrChange>
        </w:rPr>
        <w:fldChar w:fldCharType="separate"/>
      </w:r>
      <w:r w:rsidR="002803BD" w:rsidRPr="00841475">
        <w:rPr>
          <w:rFonts w:asciiTheme="minorHAnsi" w:hAnsiTheme="minorHAnsi" w:cstheme="minorHAnsi"/>
          <w:sz w:val="24"/>
          <w:szCs w:val="24"/>
          <w:rPrChange w:id="479" w:author="Madhura Ramojwar" w:date="2021-04-20T12:37:00Z">
            <w:rPr/>
          </w:rPrChange>
        </w:rPr>
        <w:t>17</w:t>
      </w:r>
      <w:r w:rsidRPr="00841475">
        <w:rPr>
          <w:rFonts w:asciiTheme="minorHAnsi" w:hAnsiTheme="minorHAnsi" w:cstheme="minorHAnsi"/>
          <w:sz w:val="24"/>
          <w:szCs w:val="24"/>
          <w:rPrChange w:id="480" w:author="Madhura Ramojwar" w:date="2021-04-20T12:37:00Z">
            <w:rPr/>
          </w:rPrChange>
        </w:rPr>
        <w:fldChar w:fldCharType="end"/>
      </w:r>
    </w:p>
    <w:p w14:paraId="1D63C19A" w14:textId="394CE4CB" w:rsidR="00AD67EC" w:rsidRPr="00841475" w:rsidRDefault="00AD67EC">
      <w:pPr>
        <w:pStyle w:val="TOC3"/>
        <w:rPr>
          <w:rFonts w:asciiTheme="minorHAnsi" w:eastAsiaTheme="minorEastAsia" w:hAnsiTheme="minorHAnsi" w:cstheme="minorHAnsi"/>
          <w:sz w:val="24"/>
          <w:szCs w:val="24"/>
          <w:rPrChange w:id="481"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482" w:author="Madhura Ramojwar" w:date="2021-04-20T12:37:00Z">
            <w:rPr/>
          </w:rPrChange>
        </w:rPr>
        <w:t>C.4.4.</w:t>
      </w:r>
      <w:r w:rsidRPr="00841475">
        <w:rPr>
          <w:rFonts w:asciiTheme="minorHAnsi" w:eastAsiaTheme="minorEastAsia" w:hAnsiTheme="minorHAnsi" w:cstheme="minorHAnsi"/>
          <w:sz w:val="24"/>
          <w:szCs w:val="24"/>
          <w:rPrChange w:id="483"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484" w:author="Madhura Ramojwar" w:date="2021-04-20T12:37:00Z">
            <w:rPr/>
          </w:rPrChange>
        </w:rPr>
        <w:t>Rationale</w:t>
      </w:r>
      <w:r w:rsidRPr="00841475">
        <w:rPr>
          <w:rFonts w:asciiTheme="minorHAnsi" w:hAnsiTheme="minorHAnsi" w:cstheme="minorHAnsi"/>
          <w:sz w:val="24"/>
          <w:szCs w:val="24"/>
          <w:rPrChange w:id="485" w:author="Madhura Ramojwar" w:date="2021-04-20T12:37:00Z">
            <w:rPr/>
          </w:rPrChange>
        </w:rPr>
        <w:tab/>
      </w:r>
      <w:r w:rsidRPr="00841475">
        <w:rPr>
          <w:rFonts w:asciiTheme="minorHAnsi" w:hAnsiTheme="minorHAnsi" w:cstheme="minorHAnsi"/>
          <w:sz w:val="24"/>
          <w:szCs w:val="24"/>
          <w:rPrChange w:id="486" w:author="Madhura Ramojwar" w:date="2021-04-20T12:37:00Z">
            <w:rPr/>
          </w:rPrChange>
        </w:rPr>
        <w:fldChar w:fldCharType="begin"/>
      </w:r>
      <w:r w:rsidRPr="00841475">
        <w:rPr>
          <w:rFonts w:asciiTheme="minorHAnsi" w:hAnsiTheme="minorHAnsi" w:cstheme="minorHAnsi"/>
          <w:sz w:val="24"/>
          <w:szCs w:val="24"/>
          <w:rPrChange w:id="487" w:author="Madhura Ramojwar" w:date="2021-04-20T12:37:00Z">
            <w:rPr/>
          </w:rPrChange>
        </w:rPr>
        <w:instrText xml:space="preserve"> PAGEREF _Toc49160053 \h </w:instrText>
      </w:r>
      <w:r w:rsidRPr="00841475">
        <w:rPr>
          <w:rFonts w:asciiTheme="minorHAnsi" w:hAnsiTheme="minorHAnsi" w:cstheme="minorHAnsi"/>
          <w:sz w:val="24"/>
          <w:szCs w:val="24"/>
          <w:rPrChange w:id="488" w:author="Madhura Ramojwar" w:date="2021-04-20T12:37:00Z">
            <w:rPr/>
          </w:rPrChange>
        </w:rPr>
      </w:r>
      <w:r w:rsidRPr="00841475">
        <w:rPr>
          <w:rFonts w:asciiTheme="minorHAnsi" w:hAnsiTheme="minorHAnsi" w:cstheme="minorHAnsi"/>
          <w:sz w:val="24"/>
          <w:szCs w:val="24"/>
          <w:rPrChange w:id="489" w:author="Madhura Ramojwar" w:date="2021-04-20T12:37:00Z">
            <w:rPr/>
          </w:rPrChange>
        </w:rPr>
        <w:fldChar w:fldCharType="separate"/>
      </w:r>
      <w:r w:rsidR="002803BD" w:rsidRPr="00841475">
        <w:rPr>
          <w:rFonts w:asciiTheme="minorHAnsi" w:hAnsiTheme="minorHAnsi" w:cstheme="minorHAnsi"/>
          <w:sz w:val="24"/>
          <w:szCs w:val="24"/>
          <w:rPrChange w:id="490" w:author="Madhura Ramojwar" w:date="2021-04-20T12:37:00Z">
            <w:rPr/>
          </w:rPrChange>
        </w:rPr>
        <w:t>17</w:t>
      </w:r>
      <w:r w:rsidRPr="00841475">
        <w:rPr>
          <w:rFonts w:asciiTheme="minorHAnsi" w:hAnsiTheme="minorHAnsi" w:cstheme="minorHAnsi"/>
          <w:sz w:val="24"/>
          <w:szCs w:val="24"/>
          <w:rPrChange w:id="491" w:author="Madhura Ramojwar" w:date="2021-04-20T12:37:00Z">
            <w:rPr/>
          </w:rPrChange>
        </w:rPr>
        <w:fldChar w:fldCharType="end"/>
      </w:r>
    </w:p>
    <w:p w14:paraId="1706F4E8" w14:textId="40BE8457" w:rsidR="00AD67EC" w:rsidRPr="00841475" w:rsidRDefault="00AD67EC">
      <w:pPr>
        <w:pStyle w:val="TOC3"/>
        <w:rPr>
          <w:rFonts w:asciiTheme="minorHAnsi" w:eastAsiaTheme="minorEastAsia" w:hAnsiTheme="minorHAnsi" w:cstheme="minorHAnsi"/>
          <w:sz w:val="24"/>
          <w:szCs w:val="24"/>
          <w:rPrChange w:id="492"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493" w:author="Madhura Ramojwar" w:date="2021-04-20T12:37:00Z">
            <w:rPr/>
          </w:rPrChange>
        </w:rPr>
        <w:t>C.4.5.</w:t>
      </w:r>
      <w:r w:rsidRPr="00841475">
        <w:rPr>
          <w:rFonts w:asciiTheme="minorHAnsi" w:eastAsiaTheme="minorEastAsia" w:hAnsiTheme="minorHAnsi" w:cstheme="minorHAnsi"/>
          <w:sz w:val="24"/>
          <w:szCs w:val="24"/>
          <w:rPrChange w:id="494"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495" w:author="Madhura Ramojwar" w:date="2021-04-20T12:37:00Z">
            <w:rPr/>
          </w:rPrChange>
        </w:rPr>
        <w:t>Known Limitations</w:t>
      </w:r>
      <w:r w:rsidRPr="00841475">
        <w:rPr>
          <w:rFonts w:asciiTheme="minorHAnsi" w:hAnsiTheme="minorHAnsi" w:cstheme="minorHAnsi"/>
          <w:sz w:val="24"/>
          <w:szCs w:val="24"/>
          <w:rPrChange w:id="496" w:author="Madhura Ramojwar" w:date="2021-04-20T12:37:00Z">
            <w:rPr/>
          </w:rPrChange>
        </w:rPr>
        <w:tab/>
      </w:r>
      <w:r w:rsidRPr="00841475">
        <w:rPr>
          <w:rFonts w:asciiTheme="minorHAnsi" w:hAnsiTheme="minorHAnsi" w:cstheme="minorHAnsi"/>
          <w:sz w:val="24"/>
          <w:szCs w:val="24"/>
          <w:rPrChange w:id="497" w:author="Madhura Ramojwar" w:date="2021-04-20T12:37:00Z">
            <w:rPr/>
          </w:rPrChange>
        </w:rPr>
        <w:fldChar w:fldCharType="begin"/>
      </w:r>
      <w:r w:rsidRPr="00841475">
        <w:rPr>
          <w:rFonts w:asciiTheme="minorHAnsi" w:hAnsiTheme="minorHAnsi" w:cstheme="minorHAnsi"/>
          <w:sz w:val="24"/>
          <w:szCs w:val="24"/>
          <w:rPrChange w:id="498" w:author="Madhura Ramojwar" w:date="2021-04-20T12:37:00Z">
            <w:rPr/>
          </w:rPrChange>
        </w:rPr>
        <w:instrText xml:space="preserve"> PAGEREF _Toc49160054 \h </w:instrText>
      </w:r>
      <w:r w:rsidRPr="00841475">
        <w:rPr>
          <w:rFonts w:asciiTheme="minorHAnsi" w:hAnsiTheme="minorHAnsi" w:cstheme="minorHAnsi"/>
          <w:sz w:val="24"/>
          <w:szCs w:val="24"/>
          <w:rPrChange w:id="499" w:author="Madhura Ramojwar" w:date="2021-04-20T12:37:00Z">
            <w:rPr/>
          </w:rPrChange>
        </w:rPr>
      </w:r>
      <w:r w:rsidRPr="00841475">
        <w:rPr>
          <w:rFonts w:asciiTheme="minorHAnsi" w:hAnsiTheme="minorHAnsi" w:cstheme="minorHAnsi"/>
          <w:sz w:val="24"/>
          <w:szCs w:val="24"/>
          <w:rPrChange w:id="500" w:author="Madhura Ramojwar" w:date="2021-04-20T12:37:00Z">
            <w:rPr/>
          </w:rPrChange>
        </w:rPr>
        <w:fldChar w:fldCharType="separate"/>
      </w:r>
      <w:r w:rsidR="002803BD" w:rsidRPr="00841475">
        <w:rPr>
          <w:rFonts w:asciiTheme="minorHAnsi" w:hAnsiTheme="minorHAnsi" w:cstheme="minorHAnsi"/>
          <w:sz w:val="24"/>
          <w:szCs w:val="24"/>
          <w:rPrChange w:id="501" w:author="Madhura Ramojwar" w:date="2021-04-20T12:37:00Z">
            <w:rPr/>
          </w:rPrChange>
        </w:rPr>
        <w:t>17</w:t>
      </w:r>
      <w:r w:rsidRPr="00841475">
        <w:rPr>
          <w:rFonts w:asciiTheme="minorHAnsi" w:hAnsiTheme="minorHAnsi" w:cstheme="minorHAnsi"/>
          <w:sz w:val="24"/>
          <w:szCs w:val="24"/>
          <w:rPrChange w:id="502" w:author="Madhura Ramojwar" w:date="2021-04-20T12:37:00Z">
            <w:rPr/>
          </w:rPrChange>
        </w:rPr>
        <w:fldChar w:fldCharType="end"/>
      </w:r>
    </w:p>
    <w:p w14:paraId="00EE3875" w14:textId="4571B461" w:rsidR="00AD67EC" w:rsidRPr="00841475" w:rsidRDefault="00AD67EC">
      <w:pPr>
        <w:pStyle w:val="TOC3"/>
        <w:rPr>
          <w:rFonts w:asciiTheme="minorHAnsi" w:eastAsiaTheme="minorEastAsia" w:hAnsiTheme="minorHAnsi" w:cstheme="minorHAnsi"/>
          <w:sz w:val="24"/>
          <w:szCs w:val="24"/>
          <w:rPrChange w:id="503"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504" w:author="Madhura Ramojwar" w:date="2021-04-20T12:37:00Z">
            <w:rPr/>
          </w:rPrChange>
        </w:rPr>
        <w:t>C.4.6.</w:t>
      </w:r>
      <w:r w:rsidRPr="00841475">
        <w:rPr>
          <w:rFonts w:asciiTheme="minorHAnsi" w:eastAsiaTheme="minorEastAsia" w:hAnsiTheme="minorHAnsi" w:cstheme="minorHAnsi"/>
          <w:sz w:val="24"/>
          <w:szCs w:val="24"/>
          <w:rPrChange w:id="505"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506" w:author="Madhura Ramojwar" w:date="2021-04-20T12:37:00Z">
            <w:rPr/>
          </w:rPrChange>
        </w:rPr>
        <w:t>Timeline</w:t>
      </w:r>
      <w:r w:rsidRPr="00841475">
        <w:rPr>
          <w:rFonts w:asciiTheme="minorHAnsi" w:hAnsiTheme="minorHAnsi" w:cstheme="minorHAnsi"/>
          <w:sz w:val="24"/>
          <w:szCs w:val="24"/>
          <w:rPrChange w:id="507" w:author="Madhura Ramojwar" w:date="2021-04-20T12:37:00Z">
            <w:rPr/>
          </w:rPrChange>
        </w:rPr>
        <w:tab/>
      </w:r>
      <w:r w:rsidRPr="00841475">
        <w:rPr>
          <w:rFonts w:asciiTheme="minorHAnsi" w:hAnsiTheme="minorHAnsi" w:cstheme="minorHAnsi"/>
          <w:sz w:val="24"/>
          <w:szCs w:val="24"/>
          <w:rPrChange w:id="508" w:author="Madhura Ramojwar" w:date="2021-04-20T12:37:00Z">
            <w:rPr/>
          </w:rPrChange>
        </w:rPr>
        <w:fldChar w:fldCharType="begin"/>
      </w:r>
      <w:r w:rsidRPr="00841475">
        <w:rPr>
          <w:rFonts w:asciiTheme="minorHAnsi" w:hAnsiTheme="minorHAnsi" w:cstheme="minorHAnsi"/>
          <w:sz w:val="24"/>
          <w:szCs w:val="24"/>
          <w:rPrChange w:id="509" w:author="Madhura Ramojwar" w:date="2021-04-20T12:37:00Z">
            <w:rPr/>
          </w:rPrChange>
        </w:rPr>
        <w:instrText xml:space="preserve"> PAGEREF _Toc49160055 \h </w:instrText>
      </w:r>
      <w:r w:rsidRPr="00841475">
        <w:rPr>
          <w:rFonts w:asciiTheme="minorHAnsi" w:hAnsiTheme="minorHAnsi" w:cstheme="minorHAnsi"/>
          <w:sz w:val="24"/>
          <w:szCs w:val="24"/>
          <w:rPrChange w:id="510" w:author="Madhura Ramojwar" w:date="2021-04-20T12:37:00Z">
            <w:rPr/>
          </w:rPrChange>
        </w:rPr>
      </w:r>
      <w:r w:rsidRPr="00841475">
        <w:rPr>
          <w:rFonts w:asciiTheme="minorHAnsi" w:hAnsiTheme="minorHAnsi" w:cstheme="minorHAnsi"/>
          <w:sz w:val="24"/>
          <w:szCs w:val="24"/>
          <w:rPrChange w:id="511" w:author="Madhura Ramojwar" w:date="2021-04-20T12:37:00Z">
            <w:rPr/>
          </w:rPrChange>
        </w:rPr>
        <w:fldChar w:fldCharType="separate"/>
      </w:r>
      <w:r w:rsidR="002803BD" w:rsidRPr="00841475">
        <w:rPr>
          <w:rFonts w:asciiTheme="minorHAnsi" w:hAnsiTheme="minorHAnsi" w:cstheme="minorHAnsi"/>
          <w:sz w:val="24"/>
          <w:szCs w:val="24"/>
          <w:rPrChange w:id="512" w:author="Madhura Ramojwar" w:date="2021-04-20T12:37:00Z">
            <w:rPr/>
          </w:rPrChange>
        </w:rPr>
        <w:t>17</w:t>
      </w:r>
      <w:r w:rsidRPr="00841475">
        <w:rPr>
          <w:rFonts w:asciiTheme="minorHAnsi" w:hAnsiTheme="minorHAnsi" w:cstheme="minorHAnsi"/>
          <w:sz w:val="24"/>
          <w:szCs w:val="24"/>
          <w:rPrChange w:id="513" w:author="Madhura Ramojwar" w:date="2021-04-20T12:37:00Z">
            <w:rPr/>
          </w:rPrChange>
        </w:rPr>
        <w:fldChar w:fldCharType="end"/>
      </w:r>
    </w:p>
    <w:p w14:paraId="4DF8A19E" w14:textId="4694B652" w:rsidR="00AD67EC" w:rsidRPr="00841475" w:rsidRDefault="00AD67EC">
      <w:pPr>
        <w:pStyle w:val="TOC2"/>
        <w:tabs>
          <w:tab w:val="left" w:pos="880"/>
          <w:tab w:val="right" w:leader="dot" w:pos="12950"/>
        </w:tabs>
        <w:rPr>
          <w:rFonts w:asciiTheme="minorHAnsi" w:eastAsiaTheme="minorEastAsia" w:hAnsiTheme="minorHAnsi" w:cstheme="minorHAnsi"/>
          <w:noProof/>
          <w:sz w:val="24"/>
          <w:rPrChange w:id="514" w:author="Madhura Ramojwar" w:date="2021-04-20T12:37:00Z">
            <w:rPr>
              <w:rFonts w:asciiTheme="minorHAnsi" w:eastAsiaTheme="minorEastAsia" w:hAnsiTheme="minorHAnsi" w:cstheme="minorBidi"/>
              <w:noProof/>
              <w:szCs w:val="22"/>
            </w:rPr>
          </w:rPrChange>
        </w:rPr>
      </w:pPr>
      <w:r w:rsidRPr="00841475">
        <w:rPr>
          <w:rFonts w:asciiTheme="minorHAnsi" w:hAnsiTheme="minorHAnsi" w:cstheme="minorHAnsi"/>
          <w:noProof/>
          <w:sz w:val="24"/>
          <w:rPrChange w:id="515" w:author="Madhura Ramojwar" w:date="2021-04-20T12:37:00Z">
            <w:rPr>
              <w:noProof/>
            </w:rPr>
          </w:rPrChange>
        </w:rPr>
        <w:t>C.5</w:t>
      </w:r>
      <w:r w:rsidRPr="00841475">
        <w:rPr>
          <w:rFonts w:asciiTheme="minorHAnsi" w:eastAsiaTheme="minorEastAsia" w:hAnsiTheme="minorHAnsi" w:cstheme="minorHAnsi"/>
          <w:noProof/>
          <w:sz w:val="24"/>
          <w:rPrChange w:id="516" w:author="Madhura Ramojwar" w:date="2021-04-20T12:37:00Z">
            <w:rPr>
              <w:rFonts w:asciiTheme="minorHAnsi" w:eastAsiaTheme="minorEastAsia" w:hAnsiTheme="minorHAnsi" w:cstheme="minorBidi"/>
              <w:noProof/>
              <w:szCs w:val="22"/>
            </w:rPr>
          </w:rPrChange>
        </w:rPr>
        <w:tab/>
      </w:r>
      <w:r w:rsidRPr="00841475">
        <w:rPr>
          <w:rFonts w:asciiTheme="minorHAnsi" w:hAnsiTheme="minorHAnsi" w:cstheme="minorHAnsi"/>
          <w:noProof/>
          <w:sz w:val="24"/>
          <w:rPrChange w:id="517" w:author="Madhura Ramojwar" w:date="2021-04-20T12:37:00Z">
            <w:rPr>
              <w:noProof/>
            </w:rPr>
          </w:rPrChange>
        </w:rPr>
        <w:t>Survey from Patients / Users</w:t>
      </w:r>
      <w:r w:rsidRPr="00841475">
        <w:rPr>
          <w:rFonts w:asciiTheme="minorHAnsi" w:hAnsiTheme="minorHAnsi" w:cstheme="minorHAnsi"/>
          <w:noProof/>
          <w:sz w:val="24"/>
          <w:rPrChange w:id="518" w:author="Madhura Ramojwar" w:date="2021-04-20T12:37:00Z">
            <w:rPr>
              <w:noProof/>
            </w:rPr>
          </w:rPrChange>
        </w:rPr>
        <w:tab/>
      </w:r>
      <w:r w:rsidRPr="00841475">
        <w:rPr>
          <w:rFonts w:asciiTheme="minorHAnsi" w:hAnsiTheme="minorHAnsi" w:cstheme="minorHAnsi"/>
          <w:noProof/>
          <w:sz w:val="24"/>
          <w:rPrChange w:id="519" w:author="Madhura Ramojwar" w:date="2021-04-20T12:37:00Z">
            <w:rPr>
              <w:noProof/>
            </w:rPr>
          </w:rPrChange>
        </w:rPr>
        <w:fldChar w:fldCharType="begin"/>
      </w:r>
      <w:r w:rsidRPr="00841475">
        <w:rPr>
          <w:rFonts w:asciiTheme="minorHAnsi" w:hAnsiTheme="minorHAnsi" w:cstheme="minorHAnsi"/>
          <w:noProof/>
          <w:sz w:val="24"/>
          <w:rPrChange w:id="520" w:author="Madhura Ramojwar" w:date="2021-04-20T12:37:00Z">
            <w:rPr>
              <w:noProof/>
            </w:rPr>
          </w:rPrChange>
        </w:rPr>
        <w:instrText xml:space="preserve"> PAGEREF _Toc49160056 \h </w:instrText>
      </w:r>
      <w:r w:rsidRPr="00841475">
        <w:rPr>
          <w:rFonts w:asciiTheme="minorHAnsi" w:hAnsiTheme="minorHAnsi" w:cstheme="minorHAnsi"/>
          <w:noProof/>
          <w:sz w:val="24"/>
          <w:rPrChange w:id="521" w:author="Madhura Ramojwar" w:date="2021-04-20T12:37:00Z">
            <w:rPr>
              <w:noProof/>
            </w:rPr>
          </w:rPrChange>
        </w:rPr>
      </w:r>
      <w:r w:rsidRPr="00841475">
        <w:rPr>
          <w:rFonts w:asciiTheme="minorHAnsi" w:hAnsiTheme="minorHAnsi" w:cstheme="minorHAnsi"/>
          <w:noProof/>
          <w:sz w:val="24"/>
          <w:rPrChange w:id="522" w:author="Madhura Ramojwar" w:date="2021-04-20T12:37:00Z">
            <w:rPr>
              <w:noProof/>
            </w:rPr>
          </w:rPrChange>
        </w:rPr>
        <w:fldChar w:fldCharType="separate"/>
      </w:r>
      <w:r w:rsidR="002803BD" w:rsidRPr="00841475">
        <w:rPr>
          <w:rFonts w:asciiTheme="minorHAnsi" w:hAnsiTheme="minorHAnsi" w:cstheme="minorHAnsi"/>
          <w:noProof/>
          <w:sz w:val="24"/>
          <w:rPrChange w:id="523" w:author="Madhura Ramojwar" w:date="2021-04-20T12:37:00Z">
            <w:rPr>
              <w:noProof/>
            </w:rPr>
          </w:rPrChange>
        </w:rPr>
        <w:t>18</w:t>
      </w:r>
      <w:r w:rsidRPr="00841475">
        <w:rPr>
          <w:rFonts w:asciiTheme="minorHAnsi" w:hAnsiTheme="minorHAnsi" w:cstheme="minorHAnsi"/>
          <w:noProof/>
          <w:sz w:val="24"/>
          <w:rPrChange w:id="524" w:author="Madhura Ramojwar" w:date="2021-04-20T12:37:00Z">
            <w:rPr>
              <w:noProof/>
            </w:rPr>
          </w:rPrChange>
        </w:rPr>
        <w:fldChar w:fldCharType="end"/>
      </w:r>
    </w:p>
    <w:p w14:paraId="565CFE51" w14:textId="2D09D5A1" w:rsidR="00AD67EC" w:rsidRPr="00841475" w:rsidRDefault="00AD67EC">
      <w:pPr>
        <w:pStyle w:val="TOC3"/>
        <w:rPr>
          <w:rFonts w:asciiTheme="minorHAnsi" w:eastAsiaTheme="minorEastAsia" w:hAnsiTheme="minorHAnsi" w:cstheme="minorHAnsi"/>
          <w:sz w:val="24"/>
          <w:szCs w:val="24"/>
          <w:rPrChange w:id="525"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526" w:author="Madhura Ramojwar" w:date="2021-04-20T12:37:00Z">
            <w:rPr/>
          </w:rPrChange>
        </w:rPr>
        <w:t>C.5.1.</w:t>
      </w:r>
      <w:r w:rsidRPr="00841475">
        <w:rPr>
          <w:rFonts w:asciiTheme="minorHAnsi" w:eastAsiaTheme="minorEastAsia" w:hAnsiTheme="minorHAnsi" w:cstheme="minorHAnsi"/>
          <w:sz w:val="24"/>
          <w:szCs w:val="24"/>
          <w:rPrChange w:id="527"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528" w:author="Madhura Ramojwar" w:date="2021-04-20T12:37:00Z">
            <w:rPr/>
          </w:rPrChange>
        </w:rPr>
        <w:t>Basis/Need</w:t>
      </w:r>
      <w:r w:rsidRPr="00841475">
        <w:rPr>
          <w:rFonts w:asciiTheme="minorHAnsi" w:hAnsiTheme="minorHAnsi" w:cstheme="minorHAnsi"/>
          <w:sz w:val="24"/>
          <w:szCs w:val="24"/>
          <w:rPrChange w:id="529" w:author="Madhura Ramojwar" w:date="2021-04-20T12:37:00Z">
            <w:rPr/>
          </w:rPrChange>
        </w:rPr>
        <w:tab/>
      </w:r>
      <w:r w:rsidRPr="00841475">
        <w:rPr>
          <w:rFonts w:asciiTheme="minorHAnsi" w:hAnsiTheme="minorHAnsi" w:cstheme="minorHAnsi"/>
          <w:sz w:val="24"/>
          <w:szCs w:val="24"/>
          <w:rPrChange w:id="530" w:author="Madhura Ramojwar" w:date="2021-04-20T12:37:00Z">
            <w:rPr/>
          </w:rPrChange>
        </w:rPr>
        <w:fldChar w:fldCharType="begin"/>
      </w:r>
      <w:r w:rsidRPr="00841475">
        <w:rPr>
          <w:rFonts w:asciiTheme="minorHAnsi" w:hAnsiTheme="minorHAnsi" w:cstheme="minorHAnsi"/>
          <w:sz w:val="24"/>
          <w:szCs w:val="24"/>
          <w:rPrChange w:id="531" w:author="Madhura Ramojwar" w:date="2021-04-20T12:37:00Z">
            <w:rPr/>
          </w:rPrChange>
        </w:rPr>
        <w:instrText xml:space="preserve"> PAGEREF _Toc49160057 \h </w:instrText>
      </w:r>
      <w:r w:rsidRPr="00841475">
        <w:rPr>
          <w:rFonts w:asciiTheme="minorHAnsi" w:hAnsiTheme="minorHAnsi" w:cstheme="minorHAnsi"/>
          <w:sz w:val="24"/>
          <w:szCs w:val="24"/>
          <w:rPrChange w:id="532" w:author="Madhura Ramojwar" w:date="2021-04-20T12:37:00Z">
            <w:rPr/>
          </w:rPrChange>
        </w:rPr>
      </w:r>
      <w:r w:rsidRPr="00841475">
        <w:rPr>
          <w:rFonts w:asciiTheme="minorHAnsi" w:hAnsiTheme="minorHAnsi" w:cstheme="minorHAnsi"/>
          <w:sz w:val="24"/>
          <w:szCs w:val="24"/>
          <w:rPrChange w:id="533" w:author="Madhura Ramojwar" w:date="2021-04-20T12:37:00Z">
            <w:rPr/>
          </w:rPrChange>
        </w:rPr>
        <w:fldChar w:fldCharType="separate"/>
      </w:r>
      <w:r w:rsidR="002803BD" w:rsidRPr="00841475">
        <w:rPr>
          <w:rFonts w:asciiTheme="minorHAnsi" w:hAnsiTheme="minorHAnsi" w:cstheme="minorHAnsi"/>
          <w:sz w:val="24"/>
          <w:szCs w:val="24"/>
          <w:rPrChange w:id="534" w:author="Madhura Ramojwar" w:date="2021-04-20T12:37:00Z">
            <w:rPr/>
          </w:rPrChange>
        </w:rPr>
        <w:t>18</w:t>
      </w:r>
      <w:r w:rsidRPr="00841475">
        <w:rPr>
          <w:rFonts w:asciiTheme="minorHAnsi" w:hAnsiTheme="minorHAnsi" w:cstheme="minorHAnsi"/>
          <w:sz w:val="24"/>
          <w:szCs w:val="24"/>
          <w:rPrChange w:id="535" w:author="Madhura Ramojwar" w:date="2021-04-20T12:37:00Z">
            <w:rPr/>
          </w:rPrChange>
        </w:rPr>
        <w:fldChar w:fldCharType="end"/>
      </w:r>
    </w:p>
    <w:p w14:paraId="48955F83" w14:textId="7AEEA19A" w:rsidR="00AD67EC" w:rsidRPr="00841475" w:rsidRDefault="00AD67EC">
      <w:pPr>
        <w:pStyle w:val="TOC3"/>
        <w:rPr>
          <w:rFonts w:asciiTheme="minorHAnsi" w:eastAsiaTheme="minorEastAsia" w:hAnsiTheme="minorHAnsi" w:cstheme="minorHAnsi"/>
          <w:sz w:val="24"/>
          <w:szCs w:val="24"/>
          <w:rPrChange w:id="536"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537" w:author="Madhura Ramojwar" w:date="2021-04-20T12:37:00Z">
            <w:rPr/>
          </w:rPrChange>
        </w:rPr>
        <w:t>C.5.2.</w:t>
      </w:r>
      <w:r w:rsidRPr="00841475">
        <w:rPr>
          <w:rFonts w:asciiTheme="minorHAnsi" w:eastAsiaTheme="minorEastAsia" w:hAnsiTheme="minorHAnsi" w:cstheme="minorHAnsi"/>
          <w:sz w:val="24"/>
          <w:szCs w:val="24"/>
          <w:rPrChange w:id="538"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539" w:author="Madhura Ramojwar" w:date="2021-04-20T12:37:00Z">
            <w:rPr/>
          </w:rPrChange>
        </w:rPr>
        <w:t>Description of the Activity</w:t>
      </w:r>
      <w:r w:rsidRPr="00841475">
        <w:rPr>
          <w:rFonts w:asciiTheme="minorHAnsi" w:hAnsiTheme="minorHAnsi" w:cstheme="minorHAnsi"/>
          <w:sz w:val="24"/>
          <w:szCs w:val="24"/>
          <w:rPrChange w:id="540" w:author="Madhura Ramojwar" w:date="2021-04-20T12:37:00Z">
            <w:rPr/>
          </w:rPrChange>
        </w:rPr>
        <w:tab/>
      </w:r>
      <w:r w:rsidRPr="00841475">
        <w:rPr>
          <w:rFonts w:asciiTheme="minorHAnsi" w:hAnsiTheme="minorHAnsi" w:cstheme="minorHAnsi"/>
          <w:sz w:val="24"/>
          <w:szCs w:val="24"/>
          <w:rPrChange w:id="541" w:author="Madhura Ramojwar" w:date="2021-04-20T12:37:00Z">
            <w:rPr/>
          </w:rPrChange>
        </w:rPr>
        <w:fldChar w:fldCharType="begin"/>
      </w:r>
      <w:r w:rsidRPr="00841475">
        <w:rPr>
          <w:rFonts w:asciiTheme="minorHAnsi" w:hAnsiTheme="minorHAnsi" w:cstheme="minorHAnsi"/>
          <w:sz w:val="24"/>
          <w:szCs w:val="24"/>
          <w:rPrChange w:id="542" w:author="Madhura Ramojwar" w:date="2021-04-20T12:37:00Z">
            <w:rPr/>
          </w:rPrChange>
        </w:rPr>
        <w:instrText xml:space="preserve"> PAGEREF _Toc49160058 \h </w:instrText>
      </w:r>
      <w:r w:rsidRPr="00841475">
        <w:rPr>
          <w:rFonts w:asciiTheme="minorHAnsi" w:hAnsiTheme="minorHAnsi" w:cstheme="minorHAnsi"/>
          <w:sz w:val="24"/>
          <w:szCs w:val="24"/>
          <w:rPrChange w:id="543" w:author="Madhura Ramojwar" w:date="2021-04-20T12:37:00Z">
            <w:rPr/>
          </w:rPrChange>
        </w:rPr>
      </w:r>
      <w:r w:rsidRPr="00841475">
        <w:rPr>
          <w:rFonts w:asciiTheme="minorHAnsi" w:hAnsiTheme="minorHAnsi" w:cstheme="minorHAnsi"/>
          <w:sz w:val="24"/>
          <w:szCs w:val="24"/>
          <w:rPrChange w:id="544" w:author="Madhura Ramojwar" w:date="2021-04-20T12:37:00Z">
            <w:rPr/>
          </w:rPrChange>
        </w:rPr>
        <w:fldChar w:fldCharType="separate"/>
      </w:r>
      <w:r w:rsidR="002803BD" w:rsidRPr="00841475">
        <w:rPr>
          <w:rFonts w:asciiTheme="minorHAnsi" w:hAnsiTheme="minorHAnsi" w:cstheme="minorHAnsi"/>
          <w:sz w:val="24"/>
          <w:szCs w:val="24"/>
          <w:rPrChange w:id="545" w:author="Madhura Ramojwar" w:date="2021-04-20T12:37:00Z">
            <w:rPr/>
          </w:rPrChange>
        </w:rPr>
        <w:t>18</w:t>
      </w:r>
      <w:r w:rsidRPr="00841475">
        <w:rPr>
          <w:rFonts w:asciiTheme="minorHAnsi" w:hAnsiTheme="minorHAnsi" w:cstheme="minorHAnsi"/>
          <w:sz w:val="24"/>
          <w:szCs w:val="24"/>
          <w:rPrChange w:id="546" w:author="Madhura Ramojwar" w:date="2021-04-20T12:37:00Z">
            <w:rPr/>
          </w:rPrChange>
        </w:rPr>
        <w:fldChar w:fldCharType="end"/>
      </w:r>
    </w:p>
    <w:p w14:paraId="257E089F" w14:textId="24ACA18D" w:rsidR="00AD67EC" w:rsidRPr="00841475" w:rsidRDefault="00AD67EC">
      <w:pPr>
        <w:pStyle w:val="TOC3"/>
        <w:rPr>
          <w:rFonts w:asciiTheme="minorHAnsi" w:eastAsiaTheme="minorEastAsia" w:hAnsiTheme="minorHAnsi" w:cstheme="minorHAnsi"/>
          <w:sz w:val="24"/>
          <w:szCs w:val="24"/>
          <w:rPrChange w:id="547"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548" w:author="Madhura Ramojwar" w:date="2021-04-20T12:37:00Z">
            <w:rPr/>
          </w:rPrChange>
        </w:rPr>
        <w:t>C.5.3.</w:t>
      </w:r>
      <w:r w:rsidRPr="00841475">
        <w:rPr>
          <w:rFonts w:asciiTheme="minorHAnsi" w:eastAsiaTheme="minorEastAsia" w:hAnsiTheme="minorHAnsi" w:cstheme="minorHAnsi"/>
          <w:sz w:val="24"/>
          <w:szCs w:val="24"/>
          <w:rPrChange w:id="549"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550" w:author="Madhura Ramojwar" w:date="2021-04-20T12:37:00Z">
            <w:rPr/>
          </w:rPrChange>
        </w:rPr>
        <w:t>Aim</w:t>
      </w:r>
      <w:r w:rsidRPr="00841475">
        <w:rPr>
          <w:rFonts w:asciiTheme="minorHAnsi" w:hAnsiTheme="minorHAnsi" w:cstheme="minorHAnsi"/>
          <w:sz w:val="24"/>
          <w:szCs w:val="24"/>
          <w:rPrChange w:id="551" w:author="Madhura Ramojwar" w:date="2021-04-20T12:37:00Z">
            <w:rPr/>
          </w:rPrChange>
        </w:rPr>
        <w:tab/>
      </w:r>
      <w:r w:rsidRPr="00841475">
        <w:rPr>
          <w:rFonts w:asciiTheme="minorHAnsi" w:hAnsiTheme="minorHAnsi" w:cstheme="minorHAnsi"/>
          <w:sz w:val="24"/>
          <w:szCs w:val="24"/>
          <w:rPrChange w:id="552" w:author="Madhura Ramojwar" w:date="2021-04-20T12:37:00Z">
            <w:rPr/>
          </w:rPrChange>
        </w:rPr>
        <w:fldChar w:fldCharType="begin"/>
      </w:r>
      <w:r w:rsidRPr="00841475">
        <w:rPr>
          <w:rFonts w:asciiTheme="minorHAnsi" w:hAnsiTheme="minorHAnsi" w:cstheme="minorHAnsi"/>
          <w:sz w:val="24"/>
          <w:szCs w:val="24"/>
          <w:rPrChange w:id="553" w:author="Madhura Ramojwar" w:date="2021-04-20T12:37:00Z">
            <w:rPr/>
          </w:rPrChange>
        </w:rPr>
        <w:instrText xml:space="preserve"> PAGEREF _Toc49160059 \h </w:instrText>
      </w:r>
      <w:r w:rsidRPr="00841475">
        <w:rPr>
          <w:rFonts w:asciiTheme="minorHAnsi" w:hAnsiTheme="minorHAnsi" w:cstheme="minorHAnsi"/>
          <w:sz w:val="24"/>
          <w:szCs w:val="24"/>
          <w:rPrChange w:id="554" w:author="Madhura Ramojwar" w:date="2021-04-20T12:37:00Z">
            <w:rPr/>
          </w:rPrChange>
        </w:rPr>
      </w:r>
      <w:r w:rsidRPr="00841475">
        <w:rPr>
          <w:rFonts w:asciiTheme="minorHAnsi" w:hAnsiTheme="minorHAnsi" w:cstheme="minorHAnsi"/>
          <w:sz w:val="24"/>
          <w:szCs w:val="24"/>
          <w:rPrChange w:id="555" w:author="Madhura Ramojwar" w:date="2021-04-20T12:37:00Z">
            <w:rPr/>
          </w:rPrChange>
        </w:rPr>
        <w:fldChar w:fldCharType="separate"/>
      </w:r>
      <w:r w:rsidR="002803BD" w:rsidRPr="00841475">
        <w:rPr>
          <w:rFonts w:asciiTheme="minorHAnsi" w:hAnsiTheme="minorHAnsi" w:cstheme="minorHAnsi"/>
          <w:sz w:val="24"/>
          <w:szCs w:val="24"/>
          <w:rPrChange w:id="556" w:author="Madhura Ramojwar" w:date="2021-04-20T12:37:00Z">
            <w:rPr/>
          </w:rPrChange>
        </w:rPr>
        <w:t>18</w:t>
      </w:r>
      <w:r w:rsidRPr="00841475">
        <w:rPr>
          <w:rFonts w:asciiTheme="minorHAnsi" w:hAnsiTheme="minorHAnsi" w:cstheme="minorHAnsi"/>
          <w:sz w:val="24"/>
          <w:szCs w:val="24"/>
          <w:rPrChange w:id="557" w:author="Madhura Ramojwar" w:date="2021-04-20T12:37:00Z">
            <w:rPr/>
          </w:rPrChange>
        </w:rPr>
        <w:fldChar w:fldCharType="end"/>
      </w:r>
    </w:p>
    <w:p w14:paraId="6F1D820B" w14:textId="5D6482C1" w:rsidR="00AD67EC" w:rsidRPr="00841475" w:rsidRDefault="00AD67EC">
      <w:pPr>
        <w:pStyle w:val="TOC3"/>
        <w:rPr>
          <w:rFonts w:asciiTheme="minorHAnsi" w:eastAsiaTheme="minorEastAsia" w:hAnsiTheme="minorHAnsi" w:cstheme="minorHAnsi"/>
          <w:sz w:val="24"/>
          <w:szCs w:val="24"/>
          <w:rPrChange w:id="558"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559" w:author="Madhura Ramojwar" w:date="2021-04-20T12:37:00Z">
            <w:rPr/>
          </w:rPrChange>
        </w:rPr>
        <w:t>C.5.4.</w:t>
      </w:r>
      <w:r w:rsidRPr="00841475">
        <w:rPr>
          <w:rFonts w:asciiTheme="minorHAnsi" w:eastAsiaTheme="minorEastAsia" w:hAnsiTheme="minorHAnsi" w:cstheme="minorHAnsi"/>
          <w:sz w:val="24"/>
          <w:szCs w:val="24"/>
          <w:rPrChange w:id="560"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561" w:author="Madhura Ramojwar" w:date="2021-04-20T12:37:00Z">
            <w:rPr/>
          </w:rPrChange>
        </w:rPr>
        <w:t>Rationale</w:t>
      </w:r>
      <w:r w:rsidRPr="00841475">
        <w:rPr>
          <w:rFonts w:asciiTheme="minorHAnsi" w:hAnsiTheme="minorHAnsi" w:cstheme="minorHAnsi"/>
          <w:sz w:val="24"/>
          <w:szCs w:val="24"/>
          <w:rPrChange w:id="562" w:author="Madhura Ramojwar" w:date="2021-04-20T12:37:00Z">
            <w:rPr/>
          </w:rPrChange>
        </w:rPr>
        <w:tab/>
      </w:r>
      <w:r w:rsidRPr="00841475">
        <w:rPr>
          <w:rFonts w:asciiTheme="minorHAnsi" w:hAnsiTheme="minorHAnsi" w:cstheme="minorHAnsi"/>
          <w:sz w:val="24"/>
          <w:szCs w:val="24"/>
          <w:rPrChange w:id="563" w:author="Madhura Ramojwar" w:date="2021-04-20T12:37:00Z">
            <w:rPr/>
          </w:rPrChange>
        </w:rPr>
        <w:fldChar w:fldCharType="begin"/>
      </w:r>
      <w:r w:rsidRPr="00841475">
        <w:rPr>
          <w:rFonts w:asciiTheme="minorHAnsi" w:hAnsiTheme="minorHAnsi" w:cstheme="minorHAnsi"/>
          <w:sz w:val="24"/>
          <w:szCs w:val="24"/>
          <w:rPrChange w:id="564" w:author="Madhura Ramojwar" w:date="2021-04-20T12:37:00Z">
            <w:rPr/>
          </w:rPrChange>
        </w:rPr>
        <w:instrText xml:space="preserve"> PAGEREF _Toc49160060 \h </w:instrText>
      </w:r>
      <w:r w:rsidRPr="00841475">
        <w:rPr>
          <w:rFonts w:asciiTheme="minorHAnsi" w:hAnsiTheme="minorHAnsi" w:cstheme="minorHAnsi"/>
          <w:sz w:val="24"/>
          <w:szCs w:val="24"/>
          <w:rPrChange w:id="565" w:author="Madhura Ramojwar" w:date="2021-04-20T12:37:00Z">
            <w:rPr/>
          </w:rPrChange>
        </w:rPr>
      </w:r>
      <w:r w:rsidRPr="00841475">
        <w:rPr>
          <w:rFonts w:asciiTheme="minorHAnsi" w:hAnsiTheme="minorHAnsi" w:cstheme="minorHAnsi"/>
          <w:sz w:val="24"/>
          <w:szCs w:val="24"/>
          <w:rPrChange w:id="566" w:author="Madhura Ramojwar" w:date="2021-04-20T12:37:00Z">
            <w:rPr/>
          </w:rPrChange>
        </w:rPr>
        <w:fldChar w:fldCharType="separate"/>
      </w:r>
      <w:r w:rsidR="002803BD" w:rsidRPr="00841475">
        <w:rPr>
          <w:rFonts w:asciiTheme="minorHAnsi" w:hAnsiTheme="minorHAnsi" w:cstheme="minorHAnsi"/>
          <w:sz w:val="24"/>
          <w:szCs w:val="24"/>
          <w:rPrChange w:id="567" w:author="Madhura Ramojwar" w:date="2021-04-20T12:37:00Z">
            <w:rPr/>
          </w:rPrChange>
        </w:rPr>
        <w:t>18</w:t>
      </w:r>
      <w:r w:rsidRPr="00841475">
        <w:rPr>
          <w:rFonts w:asciiTheme="minorHAnsi" w:hAnsiTheme="minorHAnsi" w:cstheme="minorHAnsi"/>
          <w:sz w:val="24"/>
          <w:szCs w:val="24"/>
          <w:rPrChange w:id="568" w:author="Madhura Ramojwar" w:date="2021-04-20T12:37:00Z">
            <w:rPr/>
          </w:rPrChange>
        </w:rPr>
        <w:fldChar w:fldCharType="end"/>
      </w:r>
    </w:p>
    <w:p w14:paraId="5A12C85F" w14:textId="327765B4" w:rsidR="00AD67EC" w:rsidRPr="00841475" w:rsidRDefault="00AD67EC">
      <w:pPr>
        <w:pStyle w:val="TOC3"/>
        <w:rPr>
          <w:rFonts w:asciiTheme="minorHAnsi" w:eastAsiaTheme="minorEastAsia" w:hAnsiTheme="minorHAnsi" w:cstheme="minorHAnsi"/>
          <w:sz w:val="24"/>
          <w:szCs w:val="24"/>
          <w:rPrChange w:id="569"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570" w:author="Madhura Ramojwar" w:date="2021-04-20T12:37:00Z">
            <w:rPr/>
          </w:rPrChange>
        </w:rPr>
        <w:t>C.5.5.</w:t>
      </w:r>
      <w:r w:rsidRPr="00841475">
        <w:rPr>
          <w:rFonts w:asciiTheme="minorHAnsi" w:eastAsiaTheme="minorEastAsia" w:hAnsiTheme="minorHAnsi" w:cstheme="minorHAnsi"/>
          <w:sz w:val="24"/>
          <w:szCs w:val="24"/>
          <w:rPrChange w:id="571"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572" w:author="Madhura Ramojwar" w:date="2021-04-20T12:37:00Z">
            <w:rPr/>
          </w:rPrChange>
        </w:rPr>
        <w:t>Known Limitations</w:t>
      </w:r>
      <w:r w:rsidRPr="00841475">
        <w:rPr>
          <w:rFonts w:asciiTheme="minorHAnsi" w:hAnsiTheme="minorHAnsi" w:cstheme="minorHAnsi"/>
          <w:sz w:val="24"/>
          <w:szCs w:val="24"/>
          <w:rPrChange w:id="573" w:author="Madhura Ramojwar" w:date="2021-04-20T12:37:00Z">
            <w:rPr/>
          </w:rPrChange>
        </w:rPr>
        <w:tab/>
      </w:r>
      <w:r w:rsidRPr="00841475">
        <w:rPr>
          <w:rFonts w:asciiTheme="minorHAnsi" w:hAnsiTheme="minorHAnsi" w:cstheme="minorHAnsi"/>
          <w:sz w:val="24"/>
          <w:szCs w:val="24"/>
          <w:rPrChange w:id="574" w:author="Madhura Ramojwar" w:date="2021-04-20T12:37:00Z">
            <w:rPr/>
          </w:rPrChange>
        </w:rPr>
        <w:fldChar w:fldCharType="begin"/>
      </w:r>
      <w:r w:rsidRPr="00841475">
        <w:rPr>
          <w:rFonts w:asciiTheme="minorHAnsi" w:hAnsiTheme="minorHAnsi" w:cstheme="minorHAnsi"/>
          <w:sz w:val="24"/>
          <w:szCs w:val="24"/>
          <w:rPrChange w:id="575" w:author="Madhura Ramojwar" w:date="2021-04-20T12:37:00Z">
            <w:rPr/>
          </w:rPrChange>
        </w:rPr>
        <w:instrText xml:space="preserve"> PAGEREF _Toc49160061 \h </w:instrText>
      </w:r>
      <w:r w:rsidRPr="00841475">
        <w:rPr>
          <w:rFonts w:asciiTheme="minorHAnsi" w:hAnsiTheme="minorHAnsi" w:cstheme="minorHAnsi"/>
          <w:sz w:val="24"/>
          <w:szCs w:val="24"/>
          <w:rPrChange w:id="576" w:author="Madhura Ramojwar" w:date="2021-04-20T12:37:00Z">
            <w:rPr/>
          </w:rPrChange>
        </w:rPr>
      </w:r>
      <w:r w:rsidRPr="00841475">
        <w:rPr>
          <w:rFonts w:asciiTheme="minorHAnsi" w:hAnsiTheme="minorHAnsi" w:cstheme="minorHAnsi"/>
          <w:sz w:val="24"/>
          <w:szCs w:val="24"/>
          <w:rPrChange w:id="577" w:author="Madhura Ramojwar" w:date="2021-04-20T12:37:00Z">
            <w:rPr/>
          </w:rPrChange>
        </w:rPr>
        <w:fldChar w:fldCharType="separate"/>
      </w:r>
      <w:r w:rsidR="002803BD" w:rsidRPr="00841475">
        <w:rPr>
          <w:rFonts w:asciiTheme="minorHAnsi" w:hAnsiTheme="minorHAnsi" w:cstheme="minorHAnsi"/>
          <w:sz w:val="24"/>
          <w:szCs w:val="24"/>
          <w:rPrChange w:id="578" w:author="Madhura Ramojwar" w:date="2021-04-20T12:37:00Z">
            <w:rPr/>
          </w:rPrChange>
        </w:rPr>
        <w:t>18</w:t>
      </w:r>
      <w:r w:rsidRPr="00841475">
        <w:rPr>
          <w:rFonts w:asciiTheme="minorHAnsi" w:hAnsiTheme="minorHAnsi" w:cstheme="minorHAnsi"/>
          <w:sz w:val="24"/>
          <w:szCs w:val="24"/>
          <w:rPrChange w:id="579" w:author="Madhura Ramojwar" w:date="2021-04-20T12:37:00Z">
            <w:rPr/>
          </w:rPrChange>
        </w:rPr>
        <w:fldChar w:fldCharType="end"/>
      </w:r>
    </w:p>
    <w:p w14:paraId="1D9DBF67" w14:textId="7E3ACAA0" w:rsidR="00AD67EC" w:rsidRPr="00841475" w:rsidRDefault="00AD67EC">
      <w:pPr>
        <w:pStyle w:val="TOC3"/>
        <w:rPr>
          <w:rFonts w:asciiTheme="minorHAnsi" w:eastAsiaTheme="minorEastAsia" w:hAnsiTheme="minorHAnsi" w:cstheme="minorHAnsi"/>
          <w:sz w:val="24"/>
          <w:szCs w:val="24"/>
          <w:rPrChange w:id="580"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581" w:author="Madhura Ramojwar" w:date="2021-04-20T12:37:00Z">
            <w:rPr/>
          </w:rPrChange>
        </w:rPr>
        <w:t>C.5.6.</w:t>
      </w:r>
      <w:r w:rsidRPr="00841475">
        <w:rPr>
          <w:rFonts w:asciiTheme="minorHAnsi" w:eastAsiaTheme="minorEastAsia" w:hAnsiTheme="minorHAnsi" w:cstheme="minorHAnsi"/>
          <w:sz w:val="24"/>
          <w:szCs w:val="24"/>
          <w:rPrChange w:id="582"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583" w:author="Madhura Ramojwar" w:date="2021-04-20T12:37:00Z">
            <w:rPr/>
          </w:rPrChange>
        </w:rPr>
        <w:t>Timeline</w:t>
      </w:r>
      <w:r w:rsidRPr="00841475">
        <w:rPr>
          <w:rFonts w:asciiTheme="minorHAnsi" w:hAnsiTheme="minorHAnsi" w:cstheme="minorHAnsi"/>
          <w:sz w:val="24"/>
          <w:szCs w:val="24"/>
          <w:rPrChange w:id="584" w:author="Madhura Ramojwar" w:date="2021-04-20T12:37:00Z">
            <w:rPr/>
          </w:rPrChange>
        </w:rPr>
        <w:tab/>
      </w:r>
      <w:r w:rsidRPr="00841475">
        <w:rPr>
          <w:rFonts w:asciiTheme="minorHAnsi" w:hAnsiTheme="minorHAnsi" w:cstheme="minorHAnsi"/>
          <w:sz w:val="24"/>
          <w:szCs w:val="24"/>
          <w:rPrChange w:id="585" w:author="Madhura Ramojwar" w:date="2021-04-20T12:37:00Z">
            <w:rPr/>
          </w:rPrChange>
        </w:rPr>
        <w:fldChar w:fldCharType="begin"/>
      </w:r>
      <w:r w:rsidRPr="00841475">
        <w:rPr>
          <w:rFonts w:asciiTheme="minorHAnsi" w:hAnsiTheme="minorHAnsi" w:cstheme="minorHAnsi"/>
          <w:sz w:val="24"/>
          <w:szCs w:val="24"/>
          <w:rPrChange w:id="586" w:author="Madhura Ramojwar" w:date="2021-04-20T12:37:00Z">
            <w:rPr/>
          </w:rPrChange>
        </w:rPr>
        <w:instrText xml:space="preserve"> PAGEREF _Toc49160062 \h </w:instrText>
      </w:r>
      <w:r w:rsidRPr="00841475">
        <w:rPr>
          <w:rFonts w:asciiTheme="minorHAnsi" w:hAnsiTheme="minorHAnsi" w:cstheme="minorHAnsi"/>
          <w:sz w:val="24"/>
          <w:szCs w:val="24"/>
          <w:rPrChange w:id="587" w:author="Madhura Ramojwar" w:date="2021-04-20T12:37:00Z">
            <w:rPr/>
          </w:rPrChange>
        </w:rPr>
      </w:r>
      <w:r w:rsidRPr="00841475">
        <w:rPr>
          <w:rFonts w:asciiTheme="minorHAnsi" w:hAnsiTheme="minorHAnsi" w:cstheme="minorHAnsi"/>
          <w:sz w:val="24"/>
          <w:szCs w:val="24"/>
          <w:rPrChange w:id="588" w:author="Madhura Ramojwar" w:date="2021-04-20T12:37:00Z">
            <w:rPr/>
          </w:rPrChange>
        </w:rPr>
        <w:fldChar w:fldCharType="separate"/>
      </w:r>
      <w:r w:rsidR="002803BD" w:rsidRPr="00841475">
        <w:rPr>
          <w:rFonts w:asciiTheme="minorHAnsi" w:hAnsiTheme="minorHAnsi" w:cstheme="minorHAnsi"/>
          <w:sz w:val="24"/>
          <w:szCs w:val="24"/>
          <w:rPrChange w:id="589" w:author="Madhura Ramojwar" w:date="2021-04-20T12:37:00Z">
            <w:rPr/>
          </w:rPrChange>
        </w:rPr>
        <w:t>18</w:t>
      </w:r>
      <w:r w:rsidRPr="00841475">
        <w:rPr>
          <w:rFonts w:asciiTheme="minorHAnsi" w:hAnsiTheme="minorHAnsi" w:cstheme="minorHAnsi"/>
          <w:sz w:val="24"/>
          <w:szCs w:val="24"/>
          <w:rPrChange w:id="590" w:author="Madhura Ramojwar" w:date="2021-04-20T12:37:00Z">
            <w:rPr/>
          </w:rPrChange>
        </w:rPr>
        <w:fldChar w:fldCharType="end"/>
      </w:r>
    </w:p>
    <w:p w14:paraId="47C4928E" w14:textId="2CC9A175" w:rsidR="00AD67EC" w:rsidRPr="00841475" w:rsidRDefault="00AD67EC">
      <w:pPr>
        <w:pStyle w:val="TOC2"/>
        <w:tabs>
          <w:tab w:val="left" w:pos="880"/>
          <w:tab w:val="right" w:leader="dot" w:pos="12950"/>
        </w:tabs>
        <w:rPr>
          <w:rFonts w:asciiTheme="minorHAnsi" w:eastAsiaTheme="minorEastAsia" w:hAnsiTheme="minorHAnsi" w:cstheme="minorHAnsi"/>
          <w:noProof/>
          <w:sz w:val="24"/>
          <w:rPrChange w:id="591" w:author="Madhura Ramojwar" w:date="2021-04-20T12:37:00Z">
            <w:rPr>
              <w:rFonts w:asciiTheme="minorHAnsi" w:eastAsiaTheme="minorEastAsia" w:hAnsiTheme="minorHAnsi" w:cstheme="minorBidi"/>
              <w:noProof/>
              <w:szCs w:val="22"/>
            </w:rPr>
          </w:rPrChange>
        </w:rPr>
      </w:pPr>
      <w:r w:rsidRPr="00841475">
        <w:rPr>
          <w:rFonts w:asciiTheme="minorHAnsi" w:hAnsiTheme="minorHAnsi" w:cstheme="minorHAnsi"/>
          <w:noProof/>
          <w:sz w:val="24"/>
          <w:rPrChange w:id="592" w:author="Madhura Ramojwar" w:date="2021-04-20T12:37:00Z">
            <w:rPr>
              <w:noProof/>
            </w:rPr>
          </w:rPrChange>
        </w:rPr>
        <w:t>C.6</w:t>
      </w:r>
      <w:r w:rsidRPr="00841475">
        <w:rPr>
          <w:rFonts w:asciiTheme="minorHAnsi" w:eastAsiaTheme="minorEastAsia" w:hAnsiTheme="minorHAnsi" w:cstheme="minorHAnsi"/>
          <w:noProof/>
          <w:sz w:val="24"/>
          <w:rPrChange w:id="593" w:author="Madhura Ramojwar" w:date="2021-04-20T12:37:00Z">
            <w:rPr>
              <w:rFonts w:asciiTheme="minorHAnsi" w:eastAsiaTheme="minorEastAsia" w:hAnsiTheme="minorHAnsi" w:cstheme="minorBidi"/>
              <w:noProof/>
              <w:szCs w:val="22"/>
            </w:rPr>
          </w:rPrChange>
        </w:rPr>
        <w:tab/>
      </w:r>
      <w:r w:rsidRPr="00841475">
        <w:rPr>
          <w:rFonts w:asciiTheme="minorHAnsi" w:hAnsiTheme="minorHAnsi" w:cstheme="minorHAnsi"/>
          <w:noProof/>
          <w:sz w:val="24"/>
          <w:rPrChange w:id="594" w:author="Madhura Ramojwar" w:date="2021-04-20T12:37:00Z">
            <w:rPr>
              <w:noProof/>
            </w:rPr>
          </w:rPrChange>
        </w:rPr>
        <w:t>Case Reports Review</w:t>
      </w:r>
      <w:r w:rsidRPr="00841475">
        <w:rPr>
          <w:rFonts w:asciiTheme="minorHAnsi" w:hAnsiTheme="minorHAnsi" w:cstheme="minorHAnsi"/>
          <w:noProof/>
          <w:sz w:val="24"/>
          <w:rPrChange w:id="595" w:author="Madhura Ramojwar" w:date="2021-04-20T12:37:00Z">
            <w:rPr>
              <w:noProof/>
            </w:rPr>
          </w:rPrChange>
        </w:rPr>
        <w:tab/>
      </w:r>
      <w:r w:rsidRPr="00841475">
        <w:rPr>
          <w:rFonts w:asciiTheme="minorHAnsi" w:hAnsiTheme="minorHAnsi" w:cstheme="minorHAnsi"/>
          <w:noProof/>
          <w:sz w:val="24"/>
          <w:rPrChange w:id="596" w:author="Madhura Ramojwar" w:date="2021-04-20T12:37:00Z">
            <w:rPr>
              <w:noProof/>
            </w:rPr>
          </w:rPrChange>
        </w:rPr>
        <w:fldChar w:fldCharType="begin"/>
      </w:r>
      <w:r w:rsidRPr="00841475">
        <w:rPr>
          <w:rFonts w:asciiTheme="minorHAnsi" w:hAnsiTheme="minorHAnsi" w:cstheme="minorHAnsi"/>
          <w:noProof/>
          <w:sz w:val="24"/>
          <w:rPrChange w:id="597" w:author="Madhura Ramojwar" w:date="2021-04-20T12:37:00Z">
            <w:rPr>
              <w:noProof/>
            </w:rPr>
          </w:rPrChange>
        </w:rPr>
        <w:instrText xml:space="preserve"> PAGEREF _Toc49160063 \h </w:instrText>
      </w:r>
      <w:r w:rsidRPr="00841475">
        <w:rPr>
          <w:rFonts w:asciiTheme="minorHAnsi" w:hAnsiTheme="minorHAnsi" w:cstheme="minorHAnsi"/>
          <w:noProof/>
          <w:sz w:val="24"/>
          <w:rPrChange w:id="598" w:author="Madhura Ramojwar" w:date="2021-04-20T12:37:00Z">
            <w:rPr>
              <w:noProof/>
            </w:rPr>
          </w:rPrChange>
        </w:rPr>
      </w:r>
      <w:r w:rsidRPr="00841475">
        <w:rPr>
          <w:rFonts w:asciiTheme="minorHAnsi" w:hAnsiTheme="minorHAnsi" w:cstheme="minorHAnsi"/>
          <w:noProof/>
          <w:sz w:val="24"/>
          <w:rPrChange w:id="599" w:author="Madhura Ramojwar" w:date="2021-04-20T12:37:00Z">
            <w:rPr>
              <w:noProof/>
            </w:rPr>
          </w:rPrChange>
        </w:rPr>
        <w:fldChar w:fldCharType="separate"/>
      </w:r>
      <w:r w:rsidR="002803BD" w:rsidRPr="00841475">
        <w:rPr>
          <w:rFonts w:asciiTheme="minorHAnsi" w:hAnsiTheme="minorHAnsi" w:cstheme="minorHAnsi"/>
          <w:noProof/>
          <w:sz w:val="24"/>
          <w:rPrChange w:id="600" w:author="Madhura Ramojwar" w:date="2021-04-20T12:37:00Z">
            <w:rPr>
              <w:noProof/>
            </w:rPr>
          </w:rPrChange>
        </w:rPr>
        <w:t>19</w:t>
      </w:r>
      <w:r w:rsidRPr="00841475">
        <w:rPr>
          <w:rFonts w:asciiTheme="minorHAnsi" w:hAnsiTheme="minorHAnsi" w:cstheme="minorHAnsi"/>
          <w:noProof/>
          <w:sz w:val="24"/>
          <w:rPrChange w:id="601" w:author="Madhura Ramojwar" w:date="2021-04-20T12:37:00Z">
            <w:rPr>
              <w:noProof/>
            </w:rPr>
          </w:rPrChange>
        </w:rPr>
        <w:fldChar w:fldCharType="end"/>
      </w:r>
    </w:p>
    <w:p w14:paraId="5B373E01" w14:textId="17D71E74" w:rsidR="00AD67EC" w:rsidRPr="00841475" w:rsidRDefault="00AD67EC">
      <w:pPr>
        <w:pStyle w:val="TOC3"/>
        <w:rPr>
          <w:rFonts w:asciiTheme="minorHAnsi" w:eastAsiaTheme="minorEastAsia" w:hAnsiTheme="minorHAnsi" w:cstheme="minorHAnsi"/>
          <w:sz w:val="24"/>
          <w:szCs w:val="24"/>
          <w:rPrChange w:id="602"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603" w:author="Madhura Ramojwar" w:date="2021-04-20T12:37:00Z">
            <w:rPr/>
          </w:rPrChange>
        </w:rPr>
        <w:t>C.6.1.</w:t>
      </w:r>
      <w:r w:rsidRPr="00841475">
        <w:rPr>
          <w:rFonts w:asciiTheme="minorHAnsi" w:eastAsiaTheme="minorEastAsia" w:hAnsiTheme="minorHAnsi" w:cstheme="minorHAnsi"/>
          <w:sz w:val="24"/>
          <w:szCs w:val="24"/>
          <w:rPrChange w:id="604"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605" w:author="Madhura Ramojwar" w:date="2021-04-20T12:37:00Z">
            <w:rPr/>
          </w:rPrChange>
        </w:rPr>
        <w:t>Basis/Need</w:t>
      </w:r>
      <w:r w:rsidRPr="00841475">
        <w:rPr>
          <w:rFonts w:asciiTheme="minorHAnsi" w:hAnsiTheme="minorHAnsi" w:cstheme="minorHAnsi"/>
          <w:sz w:val="24"/>
          <w:szCs w:val="24"/>
          <w:rPrChange w:id="606" w:author="Madhura Ramojwar" w:date="2021-04-20T12:37:00Z">
            <w:rPr/>
          </w:rPrChange>
        </w:rPr>
        <w:tab/>
      </w:r>
      <w:r w:rsidRPr="00841475">
        <w:rPr>
          <w:rFonts w:asciiTheme="minorHAnsi" w:hAnsiTheme="minorHAnsi" w:cstheme="minorHAnsi"/>
          <w:sz w:val="24"/>
          <w:szCs w:val="24"/>
          <w:rPrChange w:id="607" w:author="Madhura Ramojwar" w:date="2021-04-20T12:37:00Z">
            <w:rPr/>
          </w:rPrChange>
        </w:rPr>
        <w:fldChar w:fldCharType="begin"/>
      </w:r>
      <w:r w:rsidRPr="00841475">
        <w:rPr>
          <w:rFonts w:asciiTheme="minorHAnsi" w:hAnsiTheme="minorHAnsi" w:cstheme="minorHAnsi"/>
          <w:sz w:val="24"/>
          <w:szCs w:val="24"/>
          <w:rPrChange w:id="608" w:author="Madhura Ramojwar" w:date="2021-04-20T12:37:00Z">
            <w:rPr/>
          </w:rPrChange>
        </w:rPr>
        <w:instrText xml:space="preserve"> PAGEREF _Toc49160064 \h </w:instrText>
      </w:r>
      <w:r w:rsidRPr="00841475">
        <w:rPr>
          <w:rFonts w:asciiTheme="minorHAnsi" w:hAnsiTheme="minorHAnsi" w:cstheme="minorHAnsi"/>
          <w:sz w:val="24"/>
          <w:szCs w:val="24"/>
          <w:rPrChange w:id="609" w:author="Madhura Ramojwar" w:date="2021-04-20T12:37:00Z">
            <w:rPr/>
          </w:rPrChange>
        </w:rPr>
      </w:r>
      <w:r w:rsidRPr="00841475">
        <w:rPr>
          <w:rFonts w:asciiTheme="minorHAnsi" w:hAnsiTheme="minorHAnsi" w:cstheme="minorHAnsi"/>
          <w:sz w:val="24"/>
          <w:szCs w:val="24"/>
          <w:rPrChange w:id="610" w:author="Madhura Ramojwar" w:date="2021-04-20T12:37:00Z">
            <w:rPr/>
          </w:rPrChange>
        </w:rPr>
        <w:fldChar w:fldCharType="separate"/>
      </w:r>
      <w:r w:rsidR="002803BD" w:rsidRPr="00841475">
        <w:rPr>
          <w:rFonts w:asciiTheme="minorHAnsi" w:hAnsiTheme="minorHAnsi" w:cstheme="minorHAnsi"/>
          <w:sz w:val="24"/>
          <w:szCs w:val="24"/>
          <w:rPrChange w:id="611" w:author="Madhura Ramojwar" w:date="2021-04-20T12:37:00Z">
            <w:rPr/>
          </w:rPrChange>
        </w:rPr>
        <w:t>19</w:t>
      </w:r>
      <w:r w:rsidRPr="00841475">
        <w:rPr>
          <w:rFonts w:asciiTheme="minorHAnsi" w:hAnsiTheme="minorHAnsi" w:cstheme="minorHAnsi"/>
          <w:sz w:val="24"/>
          <w:szCs w:val="24"/>
          <w:rPrChange w:id="612" w:author="Madhura Ramojwar" w:date="2021-04-20T12:37:00Z">
            <w:rPr/>
          </w:rPrChange>
        </w:rPr>
        <w:fldChar w:fldCharType="end"/>
      </w:r>
    </w:p>
    <w:p w14:paraId="7152A632" w14:textId="57454DAE" w:rsidR="00AD67EC" w:rsidRPr="00841475" w:rsidRDefault="00AD67EC">
      <w:pPr>
        <w:pStyle w:val="TOC3"/>
        <w:rPr>
          <w:rFonts w:asciiTheme="minorHAnsi" w:eastAsiaTheme="minorEastAsia" w:hAnsiTheme="minorHAnsi" w:cstheme="minorHAnsi"/>
          <w:sz w:val="24"/>
          <w:szCs w:val="24"/>
          <w:rPrChange w:id="613"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614" w:author="Madhura Ramojwar" w:date="2021-04-20T12:37:00Z">
            <w:rPr/>
          </w:rPrChange>
        </w:rPr>
        <w:t>C.6.2.</w:t>
      </w:r>
      <w:r w:rsidRPr="00841475">
        <w:rPr>
          <w:rFonts w:asciiTheme="minorHAnsi" w:eastAsiaTheme="minorEastAsia" w:hAnsiTheme="minorHAnsi" w:cstheme="minorHAnsi"/>
          <w:sz w:val="24"/>
          <w:szCs w:val="24"/>
          <w:rPrChange w:id="615"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616" w:author="Madhura Ramojwar" w:date="2021-04-20T12:37:00Z">
            <w:rPr/>
          </w:rPrChange>
        </w:rPr>
        <w:t>Description of the Activity</w:t>
      </w:r>
      <w:r w:rsidRPr="00841475">
        <w:rPr>
          <w:rFonts w:asciiTheme="minorHAnsi" w:hAnsiTheme="minorHAnsi" w:cstheme="minorHAnsi"/>
          <w:sz w:val="24"/>
          <w:szCs w:val="24"/>
          <w:rPrChange w:id="617" w:author="Madhura Ramojwar" w:date="2021-04-20T12:37:00Z">
            <w:rPr/>
          </w:rPrChange>
        </w:rPr>
        <w:tab/>
      </w:r>
      <w:r w:rsidRPr="00841475">
        <w:rPr>
          <w:rFonts w:asciiTheme="minorHAnsi" w:hAnsiTheme="minorHAnsi" w:cstheme="minorHAnsi"/>
          <w:sz w:val="24"/>
          <w:szCs w:val="24"/>
          <w:rPrChange w:id="618" w:author="Madhura Ramojwar" w:date="2021-04-20T12:37:00Z">
            <w:rPr/>
          </w:rPrChange>
        </w:rPr>
        <w:fldChar w:fldCharType="begin"/>
      </w:r>
      <w:r w:rsidRPr="00841475">
        <w:rPr>
          <w:rFonts w:asciiTheme="minorHAnsi" w:hAnsiTheme="minorHAnsi" w:cstheme="minorHAnsi"/>
          <w:sz w:val="24"/>
          <w:szCs w:val="24"/>
          <w:rPrChange w:id="619" w:author="Madhura Ramojwar" w:date="2021-04-20T12:37:00Z">
            <w:rPr/>
          </w:rPrChange>
        </w:rPr>
        <w:instrText xml:space="preserve"> PAGEREF _Toc49160065 \h </w:instrText>
      </w:r>
      <w:r w:rsidRPr="00841475">
        <w:rPr>
          <w:rFonts w:asciiTheme="minorHAnsi" w:hAnsiTheme="minorHAnsi" w:cstheme="minorHAnsi"/>
          <w:sz w:val="24"/>
          <w:szCs w:val="24"/>
          <w:rPrChange w:id="620" w:author="Madhura Ramojwar" w:date="2021-04-20T12:37:00Z">
            <w:rPr/>
          </w:rPrChange>
        </w:rPr>
      </w:r>
      <w:r w:rsidRPr="00841475">
        <w:rPr>
          <w:rFonts w:asciiTheme="minorHAnsi" w:hAnsiTheme="minorHAnsi" w:cstheme="minorHAnsi"/>
          <w:sz w:val="24"/>
          <w:szCs w:val="24"/>
          <w:rPrChange w:id="621" w:author="Madhura Ramojwar" w:date="2021-04-20T12:37:00Z">
            <w:rPr/>
          </w:rPrChange>
        </w:rPr>
        <w:fldChar w:fldCharType="separate"/>
      </w:r>
      <w:r w:rsidR="002803BD" w:rsidRPr="00841475">
        <w:rPr>
          <w:rFonts w:asciiTheme="minorHAnsi" w:hAnsiTheme="minorHAnsi" w:cstheme="minorHAnsi"/>
          <w:sz w:val="24"/>
          <w:szCs w:val="24"/>
          <w:rPrChange w:id="622" w:author="Madhura Ramojwar" w:date="2021-04-20T12:37:00Z">
            <w:rPr/>
          </w:rPrChange>
        </w:rPr>
        <w:t>19</w:t>
      </w:r>
      <w:r w:rsidRPr="00841475">
        <w:rPr>
          <w:rFonts w:asciiTheme="minorHAnsi" w:hAnsiTheme="minorHAnsi" w:cstheme="minorHAnsi"/>
          <w:sz w:val="24"/>
          <w:szCs w:val="24"/>
          <w:rPrChange w:id="623" w:author="Madhura Ramojwar" w:date="2021-04-20T12:37:00Z">
            <w:rPr/>
          </w:rPrChange>
        </w:rPr>
        <w:fldChar w:fldCharType="end"/>
      </w:r>
    </w:p>
    <w:p w14:paraId="0ABEB358" w14:textId="6577864B" w:rsidR="00AD67EC" w:rsidRPr="00841475" w:rsidRDefault="00AD67EC">
      <w:pPr>
        <w:pStyle w:val="TOC3"/>
        <w:rPr>
          <w:rFonts w:asciiTheme="minorHAnsi" w:eastAsiaTheme="minorEastAsia" w:hAnsiTheme="minorHAnsi" w:cstheme="minorHAnsi"/>
          <w:sz w:val="24"/>
          <w:szCs w:val="24"/>
          <w:rPrChange w:id="624"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625" w:author="Madhura Ramojwar" w:date="2021-04-20T12:37:00Z">
            <w:rPr/>
          </w:rPrChange>
        </w:rPr>
        <w:t>C.6.3.</w:t>
      </w:r>
      <w:r w:rsidRPr="00841475">
        <w:rPr>
          <w:rFonts w:asciiTheme="minorHAnsi" w:eastAsiaTheme="minorEastAsia" w:hAnsiTheme="minorHAnsi" w:cstheme="minorHAnsi"/>
          <w:sz w:val="24"/>
          <w:szCs w:val="24"/>
          <w:rPrChange w:id="626"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627" w:author="Madhura Ramojwar" w:date="2021-04-20T12:37:00Z">
            <w:rPr/>
          </w:rPrChange>
        </w:rPr>
        <w:t>Aim</w:t>
      </w:r>
      <w:r w:rsidRPr="00841475">
        <w:rPr>
          <w:rFonts w:asciiTheme="minorHAnsi" w:hAnsiTheme="minorHAnsi" w:cstheme="minorHAnsi"/>
          <w:sz w:val="24"/>
          <w:szCs w:val="24"/>
          <w:rPrChange w:id="628" w:author="Madhura Ramojwar" w:date="2021-04-20T12:37:00Z">
            <w:rPr/>
          </w:rPrChange>
        </w:rPr>
        <w:tab/>
      </w:r>
      <w:r w:rsidRPr="00841475">
        <w:rPr>
          <w:rFonts w:asciiTheme="minorHAnsi" w:hAnsiTheme="minorHAnsi" w:cstheme="minorHAnsi"/>
          <w:sz w:val="24"/>
          <w:szCs w:val="24"/>
          <w:rPrChange w:id="629" w:author="Madhura Ramojwar" w:date="2021-04-20T12:37:00Z">
            <w:rPr/>
          </w:rPrChange>
        </w:rPr>
        <w:fldChar w:fldCharType="begin"/>
      </w:r>
      <w:r w:rsidRPr="00841475">
        <w:rPr>
          <w:rFonts w:asciiTheme="minorHAnsi" w:hAnsiTheme="minorHAnsi" w:cstheme="minorHAnsi"/>
          <w:sz w:val="24"/>
          <w:szCs w:val="24"/>
          <w:rPrChange w:id="630" w:author="Madhura Ramojwar" w:date="2021-04-20T12:37:00Z">
            <w:rPr/>
          </w:rPrChange>
        </w:rPr>
        <w:instrText xml:space="preserve"> PAGEREF _Toc49160066 \h </w:instrText>
      </w:r>
      <w:r w:rsidRPr="00841475">
        <w:rPr>
          <w:rFonts w:asciiTheme="minorHAnsi" w:hAnsiTheme="minorHAnsi" w:cstheme="minorHAnsi"/>
          <w:sz w:val="24"/>
          <w:szCs w:val="24"/>
          <w:rPrChange w:id="631" w:author="Madhura Ramojwar" w:date="2021-04-20T12:37:00Z">
            <w:rPr/>
          </w:rPrChange>
        </w:rPr>
      </w:r>
      <w:r w:rsidRPr="00841475">
        <w:rPr>
          <w:rFonts w:asciiTheme="minorHAnsi" w:hAnsiTheme="minorHAnsi" w:cstheme="minorHAnsi"/>
          <w:sz w:val="24"/>
          <w:szCs w:val="24"/>
          <w:rPrChange w:id="632" w:author="Madhura Ramojwar" w:date="2021-04-20T12:37:00Z">
            <w:rPr/>
          </w:rPrChange>
        </w:rPr>
        <w:fldChar w:fldCharType="separate"/>
      </w:r>
      <w:r w:rsidR="002803BD" w:rsidRPr="00841475">
        <w:rPr>
          <w:rFonts w:asciiTheme="minorHAnsi" w:hAnsiTheme="minorHAnsi" w:cstheme="minorHAnsi"/>
          <w:sz w:val="24"/>
          <w:szCs w:val="24"/>
          <w:rPrChange w:id="633" w:author="Madhura Ramojwar" w:date="2021-04-20T12:37:00Z">
            <w:rPr/>
          </w:rPrChange>
        </w:rPr>
        <w:t>19</w:t>
      </w:r>
      <w:r w:rsidRPr="00841475">
        <w:rPr>
          <w:rFonts w:asciiTheme="minorHAnsi" w:hAnsiTheme="minorHAnsi" w:cstheme="minorHAnsi"/>
          <w:sz w:val="24"/>
          <w:szCs w:val="24"/>
          <w:rPrChange w:id="634" w:author="Madhura Ramojwar" w:date="2021-04-20T12:37:00Z">
            <w:rPr/>
          </w:rPrChange>
        </w:rPr>
        <w:fldChar w:fldCharType="end"/>
      </w:r>
    </w:p>
    <w:p w14:paraId="50F2EF17" w14:textId="6B0EB6FF" w:rsidR="00AD67EC" w:rsidRPr="00841475" w:rsidRDefault="00AD67EC">
      <w:pPr>
        <w:pStyle w:val="TOC3"/>
        <w:rPr>
          <w:rFonts w:asciiTheme="minorHAnsi" w:eastAsiaTheme="minorEastAsia" w:hAnsiTheme="minorHAnsi" w:cstheme="minorHAnsi"/>
          <w:sz w:val="24"/>
          <w:szCs w:val="24"/>
          <w:rPrChange w:id="635"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636" w:author="Madhura Ramojwar" w:date="2021-04-20T12:37:00Z">
            <w:rPr/>
          </w:rPrChange>
        </w:rPr>
        <w:t>C.6.4.</w:t>
      </w:r>
      <w:r w:rsidRPr="00841475">
        <w:rPr>
          <w:rFonts w:asciiTheme="minorHAnsi" w:eastAsiaTheme="minorEastAsia" w:hAnsiTheme="minorHAnsi" w:cstheme="minorHAnsi"/>
          <w:sz w:val="24"/>
          <w:szCs w:val="24"/>
          <w:rPrChange w:id="637"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638" w:author="Madhura Ramojwar" w:date="2021-04-20T12:37:00Z">
            <w:rPr/>
          </w:rPrChange>
        </w:rPr>
        <w:t>Rationale</w:t>
      </w:r>
      <w:r w:rsidRPr="00841475">
        <w:rPr>
          <w:rFonts w:asciiTheme="minorHAnsi" w:hAnsiTheme="minorHAnsi" w:cstheme="minorHAnsi"/>
          <w:sz w:val="24"/>
          <w:szCs w:val="24"/>
          <w:rPrChange w:id="639" w:author="Madhura Ramojwar" w:date="2021-04-20T12:37:00Z">
            <w:rPr/>
          </w:rPrChange>
        </w:rPr>
        <w:tab/>
      </w:r>
      <w:r w:rsidRPr="00841475">
        <w:rPr>
          <w:rFonts w:asciiTheme="minorHAnsi" w:hAnsiTheme="minorHAnsi" w:cstheme="minorHAnsi"/>
          <w:sz w:val="24"/>
          <w:szCs w:val="24"/>
          <w:rPrChange w:id="640" w:author="Madhura Ramojwar" w:date="2021-04-20T12:37:00Z">
            <w:rPr/>
          </w:rPrChange>
        </w:rPr>
        <w:fldChar w:fldCharType="begin"/>
      </w:r>
      <w:r w:rsidRPr="00841475">
        <w:rPr>
          <w:rFonts w:asciiTheme="minorHAnsi" w:hAnsiTheme="minorHAnsi" w:cstheme="minorHAnsi"/>
          <w:sz w:val="24"/>
          <w:szCs w:val="24"/>
          <w:rPrChange w:id="641" w:author="Madhura Ramojwar" w:date="2021-04-20T12:37:00Z">
            <w:rPr/>
          </w:rPrChange>
        </w:rPr>
        <w:instrText xml:space="preserve"> PAGEREF _Toc49160067 \h </w:instrText>
      </w:r>
      <w:r w:rsidRPr="00841475">
        <w:rPr>
          <w:rFonts w:asciiTheme="minorHAnsi" w:hAnsiTheme="minorHAnsi" w:cstheme="minorHAnsi"/>
          <w:sz w:val="24"/>
          <w:szCs w:val="24"/>
          <w:rPrChange w:id="642" w:author="Madhura Ramojwar" w:date="2021-04-20T12:37:00Z">
            <w:rPr/>
          </w:rPrChange>
        </w:rPr>
      </w:r>
      <w:r w:rsidRPr="00841475">
        <w:rPr>
          <w:rFonts w:asciiTheme="minorHAnsi" w:hAnsiTheme="minorHAnsi" w:cstheme="minorHAnsi"/>
          <w:sz w:val="24"/>
          <w:szCs w:val="24"/>
          <w:rPrChange w:id="643" w:author="Madhura Ramojwar" w:date="2021-04-20T12:37:00Z">
            <w:rPr/>
          </w:rPrChange>
        </w:rPr>
        <w:fldChar w:fldCharType="separate"/>
      </w:r>
      <w:r w:rsidR="002803BD" w:rsidRPr="00841475">
        <w:rPr>
          <w:rFonts w:asciiTheme="minorHAnsi" w:hAnsiTheme="minorHAnsi" w:cstheme="minorHAnsi"/>
          <w:sz w:val="24"/>
          <w:szCs w:val="24"/>
          <w:rPrChange w:id="644" w:author="Madhura Ramojwar" w:date="2021-04-20T12:37:00Z">
            <w:rPr/>
          </w:rPrChange>
        </w:rPr>
        <w:t>19</w:t>
      </w:r>
      <w:r w:rsidRPr="00841475">
        <w:rPr>
          <w:rFonts w:asciiTheme="minorHAnsi" w:hAnsiTheme="minorHAnsi" w:cstheme="minorHAnsi"/>
          <w:sz w:val="24"/>
          <w:szCs w:val="24"/>
          <w:rPrChange w:id="645" w:author="Madhura Ramojwar" w:date="2021-04-20T12:37:00Z">
            <w:rPr/>
          </w:rPrChange>
        </w:rPr>
        <w:fldChar w:fldCharType="end"/>
      </w:r>
    </w:p>
    <w:p w14:paraId="12CB2112" w14:textId="47DC9A23" w:rsidR="00AD67EC" w:rsidRPr="00841475" w:rsidRDefault="00AD67EC">
      <w:pPr>
        <w:pStyle w:val="TOC3"/>
        <w:rPr>
          <w:rFonts w:asciiTheme="minorHAnsi" w:eastAsiaTheme="minorEastAsia" w:hAnsiTheme="minorHAnsi" w:cstheme="minorHAnsi"/>
          <w:sz w:val="24"/>
          <w:szCs w:val="24"/>
          <w:rPrChange w:id="646"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647" w:author="Madhura Ramojwar" w:date="2021-04-20T12:37:00Z">
            <w:rPr/>
          </w:rPrChange>
        </w:rPr>
        <w:t>C.6.5.</w:t>
      </w:r>
      <w:r w:rsidRPr="00841475">
        <w:rPr>
          <w:rFonts w:asciiTheme="minorHAnsi" w:eastAsiaTheme="minorEastAsia" w:hAnsiTheme="minorHAnsi" w:cstheme="minorHAnsi"/>
          <w:sz w:val="24"/>
          <w:szCs w:val="24"/>
          <w:rPrChange w:id="648"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649" w:author="Madhura Ramojwar" w:date="2021-04-20T12:37:00Z">
            <w:rPr/>
          </w:rPrChange>
        </w:rPr>
        <w:t>Known Limitations</w:t>
      </w:r>
      <w:r w:rsidRPr="00841475">
        <w:rPr>
          <w:rFonts w:asciiTheme="minorHAnsi" w:hAnsiTheme="minorHAnsi" w:cstheme="minorHAnsi"/>
          <w:sz w:val="24"/>
          <w:szCs w:val="24"/>
          <w:rPrChange w:id="650" w:author="Madhura Ramojwar" w:date="2021-04-20T12:37:00Z">
            <w:rPr/>
          </w:rPrChange>
        </w:rPr>
        <w:tab/>
      </w:r>
      <w:r w:rsidRPr="00841475">
        <w:rPr>
          <w:rFonts w:asciiTheme="minorHAnsi" w:hAnsiTheme="minorHAnsi" w:cstheme="minorHAnsi"/>
          <w:sz w:val="24"/>
          <w:szCs w:val="24"/>
          <w:rPrChange w:id="651" w:author="Madhura Ramojwar" w:date="2021-04-20T12:37:00Z">
            <w:rPr/>
          </w:rPrChange>
        </w:rPr>
        <w:fldChar w:fldCharType="begin"/>
      </w:r>
      <w:r w:rsidRPr="00841475">
        <w:rPr>
          <w:rFonts w:asciiTheme="minorHAnsi" w:hAnsiTheme="minorHAnsi" w:cstheme="minorHAnsi"/>
          <w:sz w:val="24"/>
          <w:szCs w:val="24"/>
          <w:rPrChange w:id="652" w:author="Madhura Ramojwar" w:date="2021-04-20T12:37:00Z">
            <w:rPr/>
          </w:rPrChange>
        </w:rPr>
        <w:instrText xml:space="preserve"> PAGEREF _Toc49160068 \h </w:instrText>
      </w:r>
      <w:r w:rsidRPr="00841475">
        <w:rPr>
          <w:rFonts w:asciiTheme="minorHAnsi" w:hAnsiTheme="minorHAnsi" w:cstheme="minorHAnsi"/>
          <w:sz w:val="24"/>
          <w:szCs w:val="24"/>
          <w:rPrChange w:id="653" w:author="Madhura Ramojwar" w:date="2021-04-20T12:37:00Z">
            <w:rPr/>
          </w:rPrChange>
        </w:rPr>
      </w:r>
      <w:r w:rsidRPr="00841475">
        <w:rPr>
          <w:rFonts w:asciiTheme="minorHAnsi" w:hAnsiTheme="minorHAnsi" w:cstheme="minorHAnsi"/>
          <w:sz w:val="24"/>
          <w:szCs w:val="24"/>
          <w:rPrChange w:id="654" w:author="Madhura Ramojwar" w:date="2021-04-20T12:37:00Z">
            <w:rPr/>
          </w:rPrChange>
        </w:rPr>
        <w:fldChar w:fldCharType="separate"/>
      </w:r>
      <w:r w:rsidR="002803BD" w:rsidRPr="00841475">
        <w:rPr>
          <w:rFonts w:asciiTheme="minorHAnsi" w:hAnsiTheme="minorHAnsi" w:cstheme="minorHAnsi"/>
          <w:sz w:val="24"/>
          <w:szCs w:val="24"/>
          <w:rPrChange w:id="655" w:author="Madhura Ramojwar" w:date="2021-04-20T12:37:00Z">
            <w:rPr/>
          </w:rPrChange>
        </w:rPr>
        <w:t>19</w:t>
      </w:r>
      <w:r w:rsidRPr="00841475">
        <w:rPr>
          <w:rFonts w:asciiTheme="minorHAnsi" w:hAnsiTheme="minorHAnsi" w:cstheme="minorHAnsi"/>
          <w:sz w:val="24"/>
          <w:szCs w:val="24"/>
          <w:rPrChange w:id="656" w:author="Madhura Ramojwar" w:date="2021-04-20T12:37:00Z">
            <w:rPr/>
          </w:rPrChange>
        </w:rPr>
        <w:fldChar w:fldCharType="end"/>
      </w:r>
    </w:p>
    <w:p w14:paraId="15C06F9B" w14:textId="4F376640" w:rsidR="00AD67EC" w:rsidRPr="00841475" w:rsidRDefault="00AD67EC">
      <w:pPr>
        <w:pStyle w:val="TOC3"/>
        <w:rPr>
          <w:rFonts w:asciiTheme="minorHAnsi" w:eastAsiaTheme="minorEastAsia" w:hAnsiTheme="minorHAnsi" w:cstheme="minorHAnsi"/>
          <w:sz w:val="24"/>
          <w:szCs w:val="24"/>
          <w:rPrChange w:id="657"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658" w:author="Madhura Ramojwar" w:date="2021-04-20T12:37:00Z">
            <w:rPr/>
          </w:rPrChange>
        </w:rPr>
        <w:t>C.6.6.</w:t>
      </w:r>
      <w:r w:rsidRPr="00841475">
        <w:rPr>
          <w:rFonts w:asciiTheme="minorHAnsi" w:eastAsiaTheme="minorEastAsia" w:hAnsiTheme="minorHAnsi" w:cstheme="minorHAnsi"/>
          <w:sz w:val="24"/>
          <w:szCs w:val="24"/>
          <w:rPrChange w:id="659"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660" w:author="Madhura Ramojwar" w:date="2021-04-20T12:37:00Z">
            <w:rPr/>
          </w:rPrChange>
        </w:rPr>
        <w:t>Timeline</w:t>
      </w:r>
      <w:r w:rsidRPr="00841475">
        <w:rPr>
          <w:rFonts w:asciiTheme="minorHAnsi" w:hAnsiTheme="minorHAnsi" w:cstheme="minorHAnsi"/>
          <w:sz w:val="24"/>
          <w:szCs w:val="24"/>
          <w:rPrChange w:id="661" w:author="Madhura Ramojwar" w:date="2021-04-20T12:37:00Z">
            <w:rPr/>
          </w:rPrChange>
        </w:rPr>
        <w:tab/>
      </w:r>
      <w:r w:rsidRPr="00841475">
        <w:rPr>
          <w:rFonts w:asciiTheme="minorHAnsi" w:hAnsiTheme="minorHAnsi" w:cstheme="minorHAnsi"/>
          <w:sz w:val="24"/>
          <w:szCs w:val="24"/>
          <w:rPrChange w:id="662" w:author="Madhura Ramojwar" w:date="2021-04-20T12:37:00Z">
            <w:rPr/>
          </w:rPrChange>
        </w:rPr>
        <w:fldChar w:fldCharType="begin"/>
      </w:r>
      <w:r w:rsidRPr="00841475">
        <w:rPr>
          <w:rFonts w:asciiTheme="minorHAnsi" w:hAnsiTheme="minorHAnsi" w:cstheme="minorHAnsi"/>
          <w:sz w:val="24"/>
          <w:szCs w:val="24"/>
          <w:rPrChange w:id="663" w:author="Madhura Ramojwar" w:date="2021-04-20T12:37:00Z">
            <w:rPr/>
          </w:rPrChange>
        </w:rPr>
        <w:instrText xml:space="preserve"> PAGEREF _Toc49160069 \h </w:instrText>
      </w:r>
      <w:r w:rsidRPr="00841475">
        <w:rPr>
          <w:rFonts w:asciiTheme="minorHAnsi" w:hAnsiTheme="minorHAnsi" w:cstheme="minorHAnsi"/>
          <w:sz w:val="24"/>
          <w:szCs w:val="24"/>
          <w:rPrChange w:id="664" w:author="Madhura Ramojwar" w:date="2021-04-20T12:37:00Z">
            <w:rPr/>
          </w:rPrChange>
        </w:rPr>
      </w:r>
      <w:r w:rsidRPr="00841475">
        <w:rPr>
          <w:rFonts w:asciiTheme="minorHAnsi" w:hAnsiTheme="minorHAnsi" w:cstheme="minorHAnsi"/>
          <w:sz w:val="24"/>
          <w:szCs w:val="24"/>
          <w:rPrChange w:id="665" w:author="Madhura Ramojwar" w:date="2021-04-20T12:37:00Z">
            <w:rPr/>
          </w:rPrChange>
        </w:rPr>
        <w:fldChar w:fldCharType="separate"/>
      </w:r>
      <w:r w:rsidR="002803BD" w:rsidRPr="00841475">
        <w:rPr>
          <w:rFonts w:asciiTheme="minorHAnsi" w:hAnsiTheme="minorHAnsi" w:cstheme="minorHAnsi"/>
          <w:sz w:val="24"/>
          <w:szCs w:val="24"/>
          <w:rPrChange w:id="666" w:author="Madhura Ramojwar" w:date="2021-04-20T12:37:00Z">
            <w:rPr/>
          </w:rPrChange>
        </w:rPr>
        <w:t>19</w:t>
      </w:r>
      <w:r w:rsidRPr="00841475">
        <w:rPr>
          <w:rFonts w:asciiTheme="minorHAnsi" w:hAnsiTheme="minorHAnsi" w:cstheme="minorHAnsi"/>
          <w:sz w:val="24"/>
          <w:szCs w:val="24"/>
          <w:rPrChange w:id="667" w:author="Madhura Ramojwar" w:date="2021-04-20T12:37:00Z">
            <w:rPr/>
          </w:rPrChange>
        </w:rPr>
        <w:fldChar w:fldCharType="end"/>
      </w:r>
    </w:p>
    <w:p w14:paraId="12864C67" w14:textId="7A7C9F02" w:rsidR="00AD67EC" w:rsidRPr="00841475" w:rsidRDefault="00AD67EC">
      <w:pPr>
        <w:pStyle w:val="TOC2"/>
        <w:tabs>
          <w:tab w:val="left" w:pos="880"/>
          <w:tab w:val="right" w:leader="dot" w:pos="12950"/>
        </w:tabs>
        <w:rPr>
          <w:rFonts w:asciiTheme="minorHAnsi" w:eastAsiaTheme="minorEastAsia" w:hAnsiTheme="minorHAnsi" w:cstheme="minorHAnsi"/>
          <w:noProof/>
          <w:sz w:val="24"/>
          <w:rPrChange w:id="668" w:author="Madhura Ramojwar" w:date="2021-04-20T12:37:00Z">
            <w:rPr>
              <w:rFonts w:asciiTheme="minorHAnsi" w:eastAsiaTheme="minorEastAsia" w:hAnsiTheme="minorHAnsi" w:cstheme="minorBidi"/>
              <w:noProof/>
              <w:szCs w:val="22"/>
            </w:rPr>
          </w:rPrChange>
        </w:rPr>
      </w:pPr>
      <w:r w:rsidRPr="00841475">
        <w:rPr>
          <w:rFonts w:asciiTheme="minorHAnsi" w:hAnsiTheme="minorHAnsi" w:cstheme="minorHAnsi"/>
          <w:noProof/>
          <w:sz w:val="24"/>
          <w:rPrChange w:id="669" w:author="Madhura Ramojwar" w:date="2021-04-20T12:37:00Z">
            <w:rPr>
              <w:noProof/>
            </w:rPr>
          </w:rPrChange>
        </w:rPr>
        <w:t>C.7</w:t>
      </w:r>
      <w:r w:rsidRPr="00841475">
        <w:rPr>
          <w:rFonts w:asciiTheme="minorHAnsi" w:eastAsiaTheme="minorEastAsia" w:hAnsiTheme="minorHAnsi" w:cstheme="minorHAnsi"/>
          <w:noProof/>
          <w:sz w:val="24"/>
          <w:rPrChange w:id="670" w:author="Madhura Ramojwar" w:date="2021-04-20T12:37:00Z">
            <w:rPr>
              <w:rFonts w:asciiTheme="minorHAnsi" w:eastAsiaTheme="minorEastAsia" w:hAnsiTheme="minorHAnsi" w:cstheme="minorBidi"/>
              <w:noProof/>
              <w:szCs w:val="22"/>
            </w:rPr>
          </w:rPrChange>
        </w:rPr>
        <w:tab/>
      </w:r>
      <w:r w:rsidRPr="00841475">
        <w:rPr>
          <w:rFonts w:asciiTheme="minorHAnsi" w:hAnsiTheme="minorHAnsi" w:cstheme="minorHAnsi"/>
          <w:noProof/>
          <w:sz w:val="24"/>
          <w:rPrChange w:id="671" w:author="Madhura Ramojwar" w:date="2021-04-20T12:37:00Z">
            <w:rPr>
              <w:noProof/>
            </w:rPr>
          </w:rPrChange>
        </w:rPr>
        <w:t>Scientific Literature Screening</w:t>
      </w:r>
      <w:r w:rsidRPr="00841475">
        <w:rPr>
          <w:rFonts w:asciiTheme="minorHAnsi" w:hAnsiTheme="minorHAnsi" w:cstheme="minorHAnsi"/>
          <w:noProof/>
          <w:sz w:val="24"/>
          <w:rPrChange w:id="672" w:author="Madhura Ramojwar" w:date="2021-04-20T12:37:00Z">
            <w:rPr>
              <w:noProof/>
            </w:rPr>
          </w:rPrChange>
        </w:rPr>
        <w:tab/>
      </w:r>
      <w:r w:rsidRPr="00841475">
        <w:rPr>
          <w:rFonts w:asciiTheme="minorHAnsi" w:hAnsiTheme="minorHAnsi" w:cstheme="minorHAnsi"/>
          <w:noProof/>
          <w:sz w:val="24"/>
          <w:rPrChange w:id="673" w:author="Madhura Ramojwar" w:date="2021-04-20T12:37:00Z">
            <w:rPr>
              <w:noProof/>
            </w:rPr>
          </w:rPrChange>
        </w:rPr>
        <w:fldChar w:fldCharType="begin"/>
      </w:r>
      <w:r w:rsidRPr="00841475">
        <w:rPr>
          <w:rFonts w:asciiTheme="minorHAnsi" w:hAnsiTheme="minorHAnsi" w:cstheme="minorHAnsi"/>
          <w:noProof/>
          <w:sz w:val="24"/>
          <w:rPrChange w:id="674" w:author="Madhura Ramojwar" w:date="2021-04-20T12:37:00Z">
            <w:rPr>
              <w:noProof/>
            </w:rPr>
          </w:rPrChange>
        </w:rPr>
        <w:instrText xml:space="preserve"> PAGEREF _Toc49160070 \h </w:instrText>
      </w:r>
      <w:r w:rsidRPr="00841475">
        <w:rPr>
          <w:rFonts w:asciiTheme="minorHAnsi" w:hAnsiTheme="minorHAnsi" w:cstheme="minorHAnsi"/>
          <w:noProof/>
          <w:sz w:val="24"/>
          <w:rPrChange w:id="675" w:author="Madhura Ramojwar" w:date="2021-04-20T12:37:00Z">
            <w:rPr>
              <w:noProof/>
            </w:rPr>
          </w:rPrChange>
        </w:rPr>
      </w:r>
      <w:r w:rsidRPr="00841475">
        <w:rPr>
          <w:rFonts w:asciiTheme="minorHAnsi" w:hAnsiTheme="minorHAnsi" w:cstheme="minorHAnsi"/>
          <w:noProof/>
          <w:sz w:val="24"/>
          <w:rPrChange w:id="676" w:author="Madhura Ramojwar" w:date="2021-04-20T12:37:00Z">
            <w:rPr>
              <w:noProof/>
            </w:rPr>
          </w:rPrChange>
        </w:rPr>
        <w:fldChar w:fldCharType="separate"/>
      </w:r>
      <w:r w:rsidR="002803BD" w:rsidRPr="00841475">
        <w:rPr>
          <w:rFonts w:asciiTheme="minorHAnsi" w:hAnsiTheme="minorHAnsi" w:cstheme="minorHAnsi"/>
          <w:noProof/>
          <w:sz w:val="24"/>
          <w:rPrChange w:id="677" w:author="Madhura Ramojwar" w:date="2021-04-20T12:37:00Z">
            <w:rPr>
              <w:noProof/>
            </w:rPr>
          </w:rPrChange>
        </w:rPr>
        <w:t>20</w:t>
      </w:r>
      <w:r w:rsidRPr="00841475">
        <w:rPr>
          <w:rFonts w:asciiTheme="minorHAnsi" w:hAnsiTheme="minorHAnsi" w:cstheme="minorHAnsi"/>
          <w:noProof/>
          <w:sz w:val="24"/>
          <w:rPrChange w:id="678" w:author="Madhura Ramojwar" w:date="2021-04-20T12:37:00Z">
            <w:rPr>
              <w:noProof/>
            </w:rPr>
          </w:rPrChange>
        </w:rPr>
        <w:fldChar w:fldCharType="end"/>
      </w:r>
    </w:p>
    <w:p w14:paraId="452DBCA5" w14:textId="32AC1BB2" w:rsidR="00AD67EC" w:rsidRPr="00841475" w:rsidRDefault="00AD67EC">
      <w:pPr>
        <w:pStyle w:val="TOC3"/>
        <w:rPr>
          <w:rFonts w:asciiTheme="minorHAnsi" w:eastAsiaTheme="minorEastAsia" w:hAnsiTheme="minorHAnsi" w:cstheme="minorHAnsi"/>
          <w:sz w:val="24"/>
          <w:szCs w:val="24"/>
          <w:rPrChange w:id="679"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680" w:author="Madhura Ramojwar" w:date="2021-04-20T12:37:00Z">
            <w:rPr/>
          </w:rPrChange>
        </w:rPr>
        <w:t>C.7.1.</w:t>
      </w:r>
      <w:r w:rsidRPr="00841475">
        <w:rPr>
          <w:rFonts w:asciiTheme="minorHAnsi" w:eastAsiaTheme="minorEastAsia" w:hAnsiTheme="minorHAnsi" w:cstheme="minorHAnsi"/>
          <w:sz w:val="24"/>
          <w:szCs w:val="24"/>
          <w:rPrChange w:id="681"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682" w:author="Madhura Ramojwar" w:date="2021-04-20T12:37:00Z">
            <w:rPr/>
          </w:rPrChange>
        </w:rPr>
        <w:t>Basis/Need</w:t>
      </w:r>
      <w:r w:rsidRPr="00841475">
        <w:rPr>
          <w:rFonts w:asciiTheme="minorHAnsi" w:hAnsiTheme="minorHAnsi" w:cstheme="minorHAnsi"/>
          <w:sz w:val="24"/>
          <w:szCs w:val="24"/>
          <w:rPrChange w:id="683" w:author="Madhura Ramojwar" w:date="2021-04-20T12:37:00Z">
            <w:rPr/>
          </w:rPrChange>
        </w:rPr>
        <w:tab/>
      </w:r>
      <w:r w:rsidRPr="00841475">
        <w:rPr>
          <w:rFonts w:asciiTheme="minorHAnsi" w:hAnsiTheme="minorHAnsi" w:cstheme="minorHAnsi"/>
          <w:sz w:val="24"/>
          <w:szCs w:val="24"/>
          <w:rPrChange w:id="684" w:author="Madhura Ramojwar" w:date="2021-04-20T12:37:00Z">
            <w:rPr/>
          </w:rPrChange>
        </w:rPr>
        <w:fldChar w:fldCharType="begin"/>
      </w:r>
      <w:r w:rsidRPr="00841475">
        <w:rPr>
          <w:rFonts w:asciiTheme="minorHAnsi" w:hAnsiTheme="minorHAnsi" w:cstheme="minorHAnsi"/>
          <w:sz w:val="24"/>
          <w:szCs w:val="24"/>
          <w:rPrChange w:id="685" w:author="Madhura Ramojwar" w:date="2021-04-20T12:37:00Z">
            <w:rPr/>
          </w:rPrChange>
        </w:rPr>
        <w:instrText xml:space="preserve"> PAGEREF _Toc49160071 \h </w:instrText>
      </w:r>
      <w:r w:rsidRPr="00841475">
        <w:rPr>
          <w:rFonts w:asciiTheme="minorHAnsi" w:hAnsiTheme="minorHAnsi" w:cstheme="minorHAnsi"/>
          <w:sz w:val="24"/>
          <w:szCs w:val="24"/>
          <w:rPrChange w:id="686" w:author="Madhura Ramojwar" w:date="2021-04-20T12:37:00Z">
            <w:rPr/>
          </w:rPrChange>
        </w:rPr>
      </w:r>
      <w:r w:rsidRPr="00841475">
        <w:rPr>
          <w:rFonts w:asciiTheme="minorHAnsi" w:hAnsiTheme="minorHAnsi" w:cstheme="minorHAnsi"/>
          <w:sz w:val="24"/>
          <w:szCs w:val="24"/>
          <w:rPrChange w:id="687" w:author="Madhura Ramojwar" w:date="2021-04-20T12:37:00Z">
            <w:rPr/>
          </w:rPrChange>
        </w:rPr>
        <w:fldChar w:fldCharType="separate"/>
      </w:r>
      <w:r w:rsidR="002803BD" w:rsidRPr="00841475">
        <w:rPr>
          <w:rFonts w:asciiTheme="minorHAnsi" w:hAnsiTheme="minorHAnsi" w:cstheme="minorHAnsi"/>
          <w:sz w:val="24"/>
          <w:szCs w:val="24"/>
          <w:rPrChange w:id="688" w:author="Madhura Ramojwar" w:date="2021-04-20T12:37:00Z">
            <w:rPr/>
          </w:rPrChange>
        </w:rPr>
        <w:t>20</w:t>
      </w:r>
      <w:r w:rsidRPr="00841475">
        <w:rPr>
          <w:rFonts w:asciiTheme="minorHAnsi" w:hAnsiTheme="minorHAnsi" w:cstheme="minorHAnsi"/>
          <w:sz w:val="24"/>
          <w:szCs w:val="24"/>
          <w:rPrChange w:id="689" w:author="Madhura Ramojwar" w:date="2021-04-20T12:37:00Z">
            <w:rPr/>
          </w:rPrChange>
        </w:rPr>
        <w:fldChar w:fldCharType="end"/>
      </w:r>
    </w:p>
    <w:p w14:paraId="06AAECBF" w14:textId="55251F63" w:rsidR="00AD67EC" w:rsidRPr="00841475" w:rsidRDefault="00AD67EC">
      <w:pPr>
        <w:pStyle w:val="TOC3"/>
        <w:rPr>
          <w:rFonts w:asciiTheme="minorHAnsi" w:eastAsiaTheme="minorEastAsia" w:hAnsiTheme="minorHAnsi" w:cstheme="minorHAnsi"/>
          <w:sz w:val="24"/>
          <w:szCs w:val="24"/>
          <w:rPrChange w:id="690"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691" w:author="Madhura Ramojwar" w:date="2021-04-20T12:37:00Z">
            <w:rPr/>
          </w:rPrChange>
        </w:rPr>
        <w:t>C.7.2.</w:t>
      </w:r>
      <w:r w:rsidRPr="00841475">
        <w:rPr>
          <w:rFonts w:asciiTheme="minorHAnsi" w:eastAsiaTheme="minorEastAsia" w:hAnsiTheme="minorHAnsi" w:cstheme="minorHAnsi"/>
          <w:sz w:val="24"/>
          <w:szCs w:val="24"/>
          <w:rPrChange w:id="692"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693" w:author="Madhura Ramojwar" w:date="2021-04-20T12:37:00Z">
            <w:rPr/>
          </w:rPrChange>
        </w:rPr>
        <w:t>Description of the Activity</w:t>
      </w:r>
      <w:r w:rsidRPr="00841475">
        <w:rPr>
          <w:rFonts w:asciiTheme="minorHAnsi" w:hAnsiTheme="minorHAnsi" w:cstheme="minorHAnsi"/>
          <w:sz w:val="24"/>
          <w:szCs w:val="24"/>
          <w:rPrChange w:id="694" w:author="Madhura Ramojwar" w:date="2021-04-20T12:37:00Z">
            <w:rPr/>
          </w:rPrChange>
        </w:rPr>
        <w:tab/>
      </w:r>
      <w:r w:rsidRPr="00841475">
        <w:rPr>
          <w:rFonts w:asciiTheme="minorHAnsi" w:hAnsiTheme="minorHAnsi" w:cstheme="minorHAnsi"/>
          <w:sz w:val="24"/>
          <w:szCs w:val="24"/>
          <w:rPrChange w:id="695" w:author="Madhura Ramojwar" w:date="2021-04-20T12:37:00Z">
            <w:rPr/>
          </w:rPrChange>
        </w:rPr>
        <w:fldChar w:fldCharType="begin"/>
      </w:r>
      <w:r w:rsidRPr="00841475">
        <w:rPr>
          <w:rFonts w:asciiTheme="minorHAnsi" w:hAnsiTheme="minorHAnsi" w:cstheme="minorHAnsi"/>
          <w:sz w:val="24"/>
          <w:szCs w:val="24"/>
          <w:rPrChange w:id="696" w:author="Madhura Ramojwar" w:date="2021-04-20T12:37:00Z">
            <w:rPr/>
          </w:rPrChange>
        </w:rPr>
        <w:instrText xml:space="preserve"> PAGEREF _Toc49160072 \h </w:instrText>
      </w:r>
      <w:r w:rsidRPr="00841475">
        <w:rPr>
          <w:rFonts w:asciiTheme="minorHAnsi" w:hAnsiTheme="minorHAnsi" w:cstheme="minorHAnsi"/>
          <w:sz w:val="24"/>
          <w:szCs w:val="24"/>
          <w:rPrChange w:id="697" w:author="Madhura Ramojwar" w:date="2021-04-20T12:37:00Z">
            <w:rPr/>
          </w:rPrChange>
        </w:rPr>
      </w:r>
      <w:r w:rsidRPr="00841475">
        <w:rPr>
          <w:rFonts w:asciiTheme="minorHAnsi" w:hAnsiTheme="minorHAnsi" w:cstheme="minorHAnsi"/>
          <w:sz w:val="24"/>
          <w:szCs w:val="24"/>
          <w:rPrChange w:id="698" w:author="Madhura Ramojwar" w:date="2021-04-20T12:37:00Z">
            <w:rPr/>
          </w:rPrChange>
        </w:rPr>
        <w:fldChar w:fldCharType="separate"/>
      </w:r>
      <w:r w:rsidR="002803BD" w:rsidRPr="00841475">
        <w:rPr>
          <w:rFonts w:asciiTheme="minorHAnsi" w:hAnsiTheme="minorHAnsi" w:cstheme="minorHAnsi"/>
          <w:sz w:val="24"/>
          <w:szCs w:val="24"/>
          <w:rPrChange w:id="699" w:author="Madhura Ramojwar" w:date="2021-04-20T12:37:00Z">
            <w:rPr/>
          </w:rPrChange>
        </w:rPr>
        <w:t>20</w:t>
      </w:r>
      <w:r w:rsidRPr="00841475">
        <w:rPr>
          <w:rFonts w:asciiTheme="minorHAnsi" w:hAnsiTheme="minorHAnsi" w:cstheme="minorHAnsi"/>
          <w:sz w:val="24"/>
          <w:szCs w:val="24"/>
          <w:rPrChange w:id="700" w:author="Madhura Ramojwar" w:date="2021-04-20T12:37:00Z">
            <w:rPr/>
          </w:rPrChange>
        </w:rPr>
        <w:fldChar w:fldCharType="end"/>
      </w:r>
    </w:p>
    <w:p w14:paraId="664916F4" w14:textId="74816BE4" w:rsidR="00AD67EC" w:rsidRPr="00841475" w:rsidRDefault="00AD67EC">
      <w:pPr>
        <w:pStyle w:val="TOC3"/>
        <w:rPr>
          <w:rFonts w:asciiTheme="minorHAnsi" w:eastAsiaTheme="minorEastAsia" w:hAnsiTheme="minorHAnsi" w:cstheme="minorHAnsi"/>
          <w:sz w:val="24"/>
          <w:szCs w:val="24"/>
          <w:rPrChange w:id="701"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702" w:author="Madhura Ramojwar" w:date="2021-04-20T12:37:00Z">
            <w:rPr/>
          </w:rPrChange>
        </w:rPr>
        <w:t>C.7.3.</w:t>
      </w:r>
      <w:r w:rsidRPr="00841475">
        <w:rPr>
          <w:rFonts w:asciiTheme="minorHAnsi" w:eastAsiaTheme="minorEastAsia" w:hAnsiTheme="minorHAnsi" w:cstheme="minorHAnsi"/>
          <w:sz w:val="24"/>
          <w:szCs w:val="24"/>
          <w:rPrChange w:id="703"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704" w:author="Madhura Ramojwar" w:date="2021-04-20T12:37:00Z">
            <w:rPr/>
          </w:rPrChange>
        </w:rPr>
        <w:t>Aim</w:t>
      </w:r>
      <w:r w:rsidRPr="00841475">
        <w:rPr>
          <w:rFonts w:asciiTheme="minorHAnsi" w:hAnsiTheme="minorHAnsi" w:cstheme="minorHAnsi"/>
          <w:sz w:val="24"/>
          <w:szCs w:val="24"/>
          <w:rPrChange w:id="705" w:author="Madhura Ramojwar" w:date="2021-04-20T12:37:00Z">
            <w:rPr/>
          </w:rPrChange>
        </w:rPr>
        <w:tab/>
      </w:r>
      <w:r w:rsidRPr="00841475">
        <w:rPr>
          <w:rFonts w:asciiTheme="minorHAnsi" w:hAnsiTheme="minorHAnsi" w:cstheme="minorHAnsi"/>
          <w:sz w:val="24"/>
          <w:szCs w:val="24"/>
          <w:rPrChange w:id="706" w:author="Madhura Ramojwar" w:date="2021-04-20T12:37:00Z">
            <w:rPr/>
          </w:rPrChange>
        </w:rPr>
        <w:fldChar w:fldCharType="begin"/>
      </w:r>
      <w:r w:rsidRPr="00841475">
        <w:rPr>
          <w:rFonts w:asciiTheme="minorHAnsi" w:hAnsiTheme="minorHAnsi" w:cstheme="minorHAnsi"/>
          <w:sz w:val="24"/>
          <w:szCs w:val="24"/>
          <w:rPrChange w:id="707" w:author="Madhura Ramojwar" w:date="2021-04-20T12:37:00Z">
            <w:rPr/>
          </w:rPrChange>
        </w:rPr>
        <w:instrText xml:space="preserve"> PAGEREF _Toc49160073 \h </w:instrText>
      </w:r>
      <w:r w:rsidRPr="00841475">
        <w:rPr>
          <w:rFonts w:asciiTheme="minorHAnsi" w:hAnsiTheme="minorHAnsi" w:cstheme="minorHAnsi"/>
          <w:sz w:val="24"/>
          <w:szCs w:val="24"/>
          <w:rPrChange w:id="708" w:author="Madhura Ramojwar" w:date="2021-04-20T12:37:00Z">
            <w:rPr/>
          </w:rPrChange>
        </w:rPr>
      </w:r>
      <w:r w:rsidRPr="00841475">
        <w:rPr>
          <w:rFonts w:asciiTheme="minorHAnsi" w:hAnsiTheme="minorHAnsi" w:cstheme="minorHAnsi"/>
          <w:sz w:val="24"/>
          <w:szCs w:val="24"/>
          <w:rPrChange w:id="709" w:author="Madhura Ramojwar" w:date="2021-04-20T12:37:00Z">
            <w:rPr/>
          </w:rPrChange>
        </w:rPr>
        <w:fldChar w:fldCharType="separate"/>
      </w:r>
      <w:r w:rsidR="002803BD" w:rsidRPr="00841475">
        <w:rPr>
          <w:rFonts w:asciiTheme="minorHAnsi" w:hAnsiTheme="minorHAnsi" w:cstheme="minorHAnsi"/>
          <w:sz w:val="24"/>
          <w:szCs w:val="24"/>
          <w:rPrChange w:id="710" w:author="Madhura Ramojwar" w:date="2021-04-20T12:37:00Z">
            <w:rPr/>
          </w:rPrChange>
        </w:rPr>
        <w:t>20</w:t>
      </w:r>
      <w:r w:rsidRPr="00841475">
        <w:rPr>
          <w:rFonts w:asciiTheme="minorHAnsi" w:hAnsiTheme="minorHAnsi" w:cstheme="minorHAnsi"/>
          <w:sz w:val="24"/>
          <w:szCs w:val="24"/>
          <w:rPrChange w:id="711" w:author="Madhura Ramojwar" w:date="2021-04-20T12:37:00Z">
            <w:rPr/>
          </w:rPrChange>
        </w:rPr>
        <w:fldChar w:fldCharType="end"/>
      </w:r>
    </w:p>
    <w:p w14:paraId="1D0277FE" w14:textId="555150AF" w:rsidR="00AD67EC" w:rsidRPr="00841475" w:rsidRDefault="00AD67EC">
      <w:pPr>
        <w:pStyle w:val="TOC3"/>
        <w:rPr>
          <w:rFonts w:asciiTheme="minorHAnsi" w:eastAsiaTheme="minorEastAsia" w:hAnsiTheme="minorHAnsi" w:cstheme="minorHAnsi"/>
          <w:sz w:val="24"/>
          <w:szCs w:val="24"/>
          <w:rPrChange w:id="712"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713" w:author="Madhura Ramojwar" w:date="2021-04-20T12:37:00Z">
            <w:rPr/>
          </w:rPrChange>
        </w:rPr>
        <w:t>C.7.4.</w:t>
      </w:r>
      <w:r w:rsidRPr="00841475">
        <w:rPr>
          <w:rFonts w:asciiTheme="minorHAnsi" w:eastAsiaTheme="minorEastAsia" w:hAnsiTheme="minorHAnsi" w:cstheme="minorHAnsi"/>
          <w:sz w:val="24"/>
          <w:szCs w:val="24"/>
          <w:rPrChange w:id="714"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715" w:author="Madhura Ramojwar" w:date="2021-04-20T12:37:00Z">
            <w:rPr/>
          </w:rPrChange>
        </w:rPr>
        <w:t>Rationale</w:t>
      </w:r>
      <w:r w:rsidRPr="00841475">
        <w:rPr>
          <w:rFonts w:asciiTheme="minorHAnsi" w:hAnsiTheme="minorHAnsi" w:cstheme="minorHAnsi"/>
          <w:sz w:val="24"/>
          <w:szCs w:val="24"/>
          <w:rPrChange w:id="716" w:author="Madhura Ramojwar" w:date="2021-04-20T12:37:00Z">
            <w:rPr/>
          </w:rPrChange>
        </w:rPr>
        <w:tab/>
      </w:r>
      <w:r w:rsidRPr="00841475">
        <w:rPr>
          <w:rFonts w:asciiTheme="minorHAnsi" w:hAnsiTheme="minorHAnsi" w:cstheme="minorHAnsi"/>
          <w:sz w:val="24"/>
          <w:szCs w:val="24"/>
          <w:rPrChange w:id="717" w:author="Madhura Ramojwar" w:date="2021-04-20T12:37:00Z">
            <w:rPr/>
          </w:rPrChange>
        </w:rPr>
        <w:fldChar w:fldCharType="begin"/>
      </w:r>
      <w:r w:rsidRPr="00841475">
        <w:rPr>
          <w:rFonts w:asciiTheme="minorHAnsi" w:hAnsiTheme="minorHAnsi" w:cstheme="minorHAnsi"/>
          <w:sz w:val="24"/>
          <w:szCs w:val="24"/>
          <w:rPrChange w:id="718" w:author="Madhura Ramojwar" w:date="2021-04-20T12:37:00Z">
            <w:rPr/>
          </w:rPrChange>
        </w:rPr>
        <w:instrText xml:space="preserve"> PAGEREF _Toc49160074 \h </w:instrText>
      </w:r>
      <w:r w:rsidRPr="00841475">
        <w:rPr>
          <w:rFonts w:asciiTheme="minorHAnsi" w:hAnsiTheme="minorHAnsi" w:cstheme="minorHAnsi"/>
          <w:sz w:val="24"/>
          <w:szCs w:val="24"/>
          <w:rPrChange w:id="719" w:author="Madhura Ramojwar" w:date="2021-04-20T12:37:00Z">
            <w:rPr/>
          </w:rPrChange>
        </w:rPr>
      </w:r>
      <w:r w:rsidRPr="00841475">
        <w:rPr>
          <w:rFonts w:asciiTheme="minorHAnsi" w:hAnsiTheme="minorHAnsi" w:cstheme="minorHAnsi"/>
          <w:sz w:val="24"/>
          <w:szCs w:val="24"/>
          <w:rPrChange w:id="720" w:author="Madhura Ramojwar" w:date="2021-04-20T12:37:00Z">
            <w:rPr/>
          </w:rPrChange>
        </w:rPr>
        <w:fldChar w:fldCharType="separate"/>
      </w:r>
      <w:r w:rsidR="002803BD" w:rsidRPr="00841475">
        <w:rPr>
          <w:rFonts w:asciiTheme="minorHAnsi" w:hAnsiTheme="minorHAnsi" w:cstheme="minorHAnsi"/>
          <w:sz w:val="24"/>
          <w:szCs w:val="24"/>
          <w:rPrChange w:id="721" w:author="Madhura Ramojwar" w:date="2021-04-20T12:37:00Z">
            <w:rPr/>
          </w:rPrChange>
        </w:rPr>
        <w:t>20</w:t>
      </w:r>
      <w:r w:rsidRPr="00841475">
        <w:rPr>
          <w:rFonts w:asciiTheme="minorHAnsi" w:hAnsiTheme="minorHAnsi" w:cstheme="minorHAnsi"/>
          <w:sz w:val="24"/>
          <w:szCs w:val="24"/>
          <w:rPrChange w:id="722" w:author="Madhura Ramojwar" w:date="2021-04-20T12:37:00Z">
            <w:rPr/>
          </w:rPrChange>
        </w:rPr>
        <w:fldChar w:fldCharType="end"/>
      </w:r>
    </w:p>
    <w:p w14:paraId="02C20D97" w14:textId="7D9D61EC" w:rsidR="00AD67EC" w:rsidRPr="00841475" w:rsidRDefault="00AD67EC">
      <w:pPr>
        <w:pStyle w:val="TOC3"/>
        <w:rPr>
          <w:rFonts w:asciiTheme="minorHAnsi" w:eastAsiaTheme="minorEastAsia" w:hAnsiTheme="minorHAnsi" w:cstheme="minorHAnsi"/>
          <w:sz w:val="24"/>
          <w:szCs w:val="24"/>
          <w:rPrChange w:id="723"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724" w:author="Madhura Ramojwar" w:date="2021-04-20T12:37:00Z">
            <w:rPr/>
          </w:rPrChange>
        </w:rPr>
        <w:lastRenderedPageBreak/>
        <w:t>C.7.5.</w:t>
      </w:r>
      <w:r w:rsidRPr="00841475">
        <w:rPr>
          <w:rFonts w:asciiTheme="minorHAnsi" w:eastAsiaTheme="minorEastAsia" w:hAnsiTheme="minorHAnsi" w:cstheme="minorHAnsi"/>
          <w:sz w:val="24"/>
          <w:szCs w:val="24"/>
          <w:rPrChange w:id="725"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726" w:author="Madhura Ramojwar" w:date="2021-04-20T12:37:00Z">
            <w:rPr/>
          </w:rPrChange>
        </w:rPr>
        <w:t>Known Limitations</w:t>
      </w:r>
      <w:r w:rsidRPr="00841475">
        <w:rPr>
          <w:rFonts w:asciiTheme="minorHAnsi" w:hAnsiTheme="minorHAnsi" w:cstheme="minorHAnsi"/>
          <w:sz w:val="24"/>
          <w:szCs w:val="24"/>
          <w:rPrChange w:id="727" w:author="Madhura Ramojwar" w:date="2021-04-20T12:37:00Z">
            <w:rPr/>
          </w:rPrChange>
        </w:rPr>
        <w:tab/>
      </w:r>
      <w:r w:rsidRPr="00841475">
        <w:rPr>
          <w:rFonts w:asciiTheme="minorHAnsi" w:hAnsiTheme="minorHAnsi" w:cstheme="minorHAnsi"/>
          <w:sz w:val="24"/>
          <w:szCs w:val="24"/>
          <w:rPrChange w:id="728" w:author="Madhura Ramojwar" w:date="2021-04-20T12:37:00Z">
            <w:rPr/>
          </w:rPrChange>
        </w:rPr>
        <w:fldChar w:fldCharType="begin"/>
      </w:r>
      <w:r w:rsidRPr="00841475">
        <w:rPr>
          <w:rFonts w:asciiTheme="minorHAnsi" w:hAnsiTheme="minorHAnsi" w:cstheme="minorHAnsi"/>
          <w:sz w:val="24"/>
          <w:szCs w:val="24"/>
          <w:rPrChange w:id="729" w:author="Madhura Ramojwar" w:date="2021-04-20T12:37:00Z">
            <w:rPr/>
          </w:rPrChange>
        </w:rPr>
        <w:instrText xml:space="preserve"> PAGEREF _Toc49160075 \h </w:instrText>
      </w:r>
      <w:r w:rsidRPr="00841475">
        <w:rPr>
          <w:rFonts w:asciiTheme="minorHAnsi" w:hAnsiTheme="minorHAnsi" w:cstheme="minorHAnsi"/>
          <w:sz w:val="24"/>
          <w:szCs w:val="24"/>
          <w:rPrChange w:id="730" w:author="Madhura Ramojwar" w:date="2021-04-20T12:37:00Z">
            <w:rPr/>
          </w:rPrChange>
        </w:rPr>
      </w:r>
      <w:r w:rsidRPr="00841475">
        <w:rPr>
          <w:rFonts w:asciiTheme="minorHAnsi" w:hAnsiTheme="minorHAnsi" w:cstheme="minorHAnsi"/>
          <w:sz w:val="24"/>
          <w:szCs w:val="24"/>
          <w:rPrChange w:id="731" w:author="Madhura Ramojwar" w:date="2021-04-20T12:37:00Z">
            <w:rPr/>
          </w:rPrChange>
        </w:rPr>
        <w:fldChar w:fldCharType="separate"/>
      </w:r>
      <w:r w:rsidR="002803BD" w:rsidRPr="00841475">
        <w:rPr>
          <w:rFonts w:asciiTheme="minorHAnsi" w:hAnsiTheme="minorHAnsi" w:cstheme="minorHAnsi"/>
          <w:sz w:val="24"/>
          <w:szCs w:val="24"/>
          <w:rPrChange w:id="732" w:author="Madhura Ramojwar" w:date="2021-04-20T12:37:00Z">
            <w:rPr/>
          </w:rPrChange>
        </w:rPr>
        <w:t>20</w:t>
      </w:r>
      <w:r w:rsidRPr="00841475">
        <w:rPr>
          <w:rFonts w:asciiTheme="minorHAnsi" w:hAnsiTheme="minorHAnsi" w:cstheme="minorHAnsi"/>
          <w:sz w:val="24"/>
          <w:szCs w:val="24"/>
          <w:rPrChange w:id="733" w:author="Madhura Ramojwar" w:date="2021-04-20T12:37:00Z">
            <w:rPr/>
          </w:rPrChange>
        </w:rPr>
        <w:fldChar w:fldCharType="end"/>
      </w:r>
    </w:p>
    <w:p w14:paraId="699003D0" w14:textId="5823AD5A" w:rsidR="00AD67EC" w:rsidRPr="00841475" w:rsidRDefault="00AD67EC">
      <w:pPr>
        <w:pStyle w:val="TOC3"/>
        <w:rPr>
          <w:rFonts w:asciiTheme="minorHAnsi" w:eastAsiaTheme="minorEastAsia" w:hAnsiTheme="minorHAnsi" w:cstheme="minorHAnsi"/>
          <w:sz w:val="24"/>
          <w:szCs w:val="24"/>
          <w:rPrChange w:id="734"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735" w:author="Madhura Ramojwar" w:date="2021-04-20T12:37:00Z">
            <w:rPr/>
          </w:rPrChange>
        </w:rPr>
        <w:t>C.7.6.</w:t>
      </w:r>
      <w:r w:rsidRPr="00841475">
        <w:rPr>
          <w:rFonts w:asciiTheme="minorHAnsi" w:eastAsiaTheme="minorEastAsia" w:hAnsiTheme="minorHAnsi" w:cstheme="minorHAnsi"/>
          <w:sz w:val="24"/>
          <w:szCs w:val="24"/>
          <w:rPrChange w:id="736"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737" w:author="Madhura Ramojwar" w:date="2021-04-20T12:37:00Z">
            <w:rPr/>
          </w:rPrChange>
        </w:rPr>
        <w:t>Timeline</w:t>
      </w:r>
      <w:r w:rsidRPr="00841475">
        <w:rPr>
          <w:rFonts w:asciiTheme="minorHAnsi" w:hAnsiTheme="minorHAnsi" w:cstheme="minorHAnsi"/>
          <w:sz w:val="24"/>
          <w:szCs w:val="24"/>
          <w:rPrChange w:id="738" w:author="Madhura Ramojwar" w:date="2021-04-20T12:37:00Z">
            <w:rPr/>
          </w:rPrChange>
        </w:rPr>
        <w:tab/>
      </w:r>
      <w:r w:rsidRPr="00841475">
        <w:rPr>
          <w:rFonts w:asciiTheme="minorHAnsi" w:hAnsiTheme="minorHAnsi" w:cstheme="minorHAnsi"/>
          <w:sz w:val="24"/>
          <w:szCs w:val="24"/>
          <w:rPrChange w:id="739" w:author="Madhura Ramojwar" w:date="2021-04-20T12:37:00Z">
            <w:rPr/>
          </w:rPrChange>
        </w:rPr>
        <w:fldChar w:fldCharType="begin"/>
      </w:r>
      <w:r w:rsidRPr="00841475">
        <w:rPr>
          <w:rFonts w:asciiTheme="minorHAnsi" w:hAnsiTheme="minorHAnsi" w:cstheme="minorHAnsi"/>
          <w:sz w:val="24"/>
          <w:szCs w:val="24"/>
          <w:rPrChange w:id="740" w:author="Madhura Ramojwar" w:date="2021-04-20T12:37:00Z">
            <w:rPr/>
          </w:rPrChange>
        </w:rPr>
        <w:instrText xml:space="preserve"> PAGEREF _Toc49160076 \h </w:instrText>
      </w:r>
      <w:r w:rsidRPr="00841475">
        <w:rPr>
          <w:rFonts w:asciiTheme="minorHAnsi" w:hAnsiTheme="minorHAnsi" w:cstheme="minorHAnsi"/>
          <w:sz w:val="24"/>
          <w:szCs w:val="24"/>
          <w:rPrChange w:id="741" w:author="Madhura Ramojwar" w:date="2021-04-20T12:37:00Z">
            <w:rPr/>
          </w:rPrChange>
        </w:rPr>
      </w:r>
      <w:r w:rsidRPr="00841475">
        <w:rPr>
          <w:rFonts w:asciiTheme="minorHAnsi" w:hAnsiTheme="minorHAnsi" w:cstheme="minorHAnsi"/>
          <w:sz w:val="24"/>
          <w:szCs w:val="24"/>
          <w:rPrChange w:id="742" w:author="Madhura Ramojwar" w:date="2021-04-20T12:37:00Z">
            <w:rPr/>
          </w:rPrChange>
        </w:rPr>
        <w:fldChar w:fldCharType="separate"/>
      </w:r>
      <w:r w:rsidR="002803BD" w:rsidRPr="00841475">
        <w:rPr>
          <w:rFonts w:asciiTheme="minorHAnsi" w:hAnsiTheme="minorHAnsi" w:cstheme="minorHAnsi"/>
          <w:sz w:val="24"/>
          <w:szCs w:val="24"/>
          <w:rPrChange w:id="743" w:author="Madhura Ramojwar" w:date="2021-04-20T12:37:00Z">
            <w:rPr/>
          </w:rPrChange>
        </w:rPr>
        <w:t>20</w:t>
      </w:r>
      <w:r w:rsidRPr="00841475">
        <w:rPr>
          <w:rFonts w:asciiTheme="minorHAnsi" w:hAnsiTheme="minorHAnsi" w:cstheme="minorHAnsi"/>
          <w:sz w:val="24"/>
          <w:szCs w:val="24"/>
          <w:rPrChange w:id="744" w:author="Madhura Ramojwar" w:date="2021-04-20T12:37:00Z">
            <w:rPr/>
          </w:rPrChange>
        </w:rPr>
        <w:fldChar w:fldCharType="end"/>
      </w:r>
    </w:p>
    <w:p w14:paraId="54EF37FA" w14:textId="7C34F54A" w:rsidR="00AD67EC" w:rsidRPr="00841475" w:rsidRDefault="00AD67EC">
      <w:pPr>
        <w:pStyle w:val="TOC2"/>
        <w:tabs>
          <w:tab w:val="left" w:pos="880"/>
          <w:tab w:val="right" w:leader="dot" w:pos="12950"/>
        </w:tabs>
        <w:rPr>
          <w:rFonts w:asciiTheme="minorHAnsi" w:eastAsiaTheme="minorEastAsia" w:hAnsiTheme="minorHAnsi" w:cstheme="minorHAnsi"/>
          <w:noProof/>
          <w:sz w:val="24"/>
          <w:rPrChange w:id="745" w:author="Madhura Ramojwar" w:date="2021-04-20T12:37:00Z">
            <w:rPr>
              <w:rFonts w:asciiTheme="minorHAnsi" w:eastAsiaTheme="minorEastAsia" w:hAnsiTheme="minorHAnsi" w:cstheme="minorBidi"/>
              <w:noProof/>
              <w:szCs w:val="22"/>
            </w:rPr>
          </w:rPrChange>
        </w:rPr>
      </w:pPr>
      <w:r w:rsidRPr="00841475">
        <w:rPr>
          <w:rFonts w:asciiTheme="minorHAnsi" w:hAnsiTheme="minorHAnsi" w:cstheme="minorHAnsi"/>
          <w:noProof/>
          <w:sz w:val="24"/>
          <w:rPrChange w:id="746" w:author="Madhura Ramojwar" w:date="2021-04-20T12:37:00Z">
            <w:rPr>
              <w:noProof/>
            </w:rPr>
          </w:rPrChange>
        </w:rPr>
        <w:t>C.8</w:t>
      </w:r>
      <w:r w:rsidRPr="00841475">
        <w:rPr>
          <w:rFonts w:asciiTheme="minorHAnsi" w:eastAsiaTheme="minorEastAsia" w:hAnsiTheme="minorHAnsi" w:cstheme="minorHAnsi"/>
          <w:noProof/>
          <w:sz w:val="24"/>
          <w:rPrChange w:id="747" w:author="Madhura Ramojwar" w:date="2021-04-20T12:37:00Z">
            <w:rPr>
              <w:rFonts w:asciiTheme="minorHAnsi" w:eastAsiaTheme="minorEastAsia" w:hAnsiTheme="minorHAnsi" w:cstheme="minorBidi"/>
              <w:noProof/>
              <w:szCs w:val="22"/>
            </w:rPr>
          </w:rPrChange>
        </w:rPr>
        <w:tab/>
      </w:r>
      <w:r w:rsidRPr="00841475">
        <w:rPr>
          <w:rFonts w:asciiTheme="minorHAnsi" w:hAnsiTheme="minorHAnsi" w:cstheme="minorHAnsi"/>
          <w:noProof/>
          <w:sz w:val="24"/>
          <w:rPrChange w:id="748" w:author="Madhura Ramojwar" w:date="2021-04-20T12:37:00Z">
            <w:rPr>
              <w:noProof/>
            </w:rPr>
          </w:rPrChange>
        </w:rPr>
        <w:t>Other Sources of Clinical Data</w:t>
      </w:r>
      <w:r w:rsidRPr="00841475">
        <w:rPr>
          <w:rFonts w:asciiTheme="minorHAnsi" w:hAnsiTheme="minorHAnsi" w:cstheme="minorHAnsi"/>
          <w:noProof/>
          <w:sz w:val="24"/>
          <w:rPrChange w:id="749" w:author="Madhura Ramojwar" w:date="2021-04-20T12:37:00Z">
            <w:rPr>
              <w:noProof/>
            </w:rPr>
          </w:rPrChange>
        </w:rPr>
        <w:tab/>
      </w:r>
      <w:r w:rsidRPr="00841475">
        <w:rPr>
          <w:rFonts w:asciiTheme="minorHAnsi" w:hAnsiTheme="minorHAnsi" w:cstheme="minorHAnsi"/>
          <w:noProof/>
          <w:sz w:val="24"/>
          <w:rPrChange w:id="750" w:author="Madhura Ramojwar" w:date="2021-04-20T12:37:00Z">
            <w:rPr>
              <w:noProof/>
            </w:rPr>
          </w:rPrChange>
        </w:rPr>
        <w:fldChar w:fldCharType="begin"/>
      </w:r>
      <w:r w:rsidRPr="00841475">
        <w:rPr>
          <w:rFonts w:asciiTheme="minorHAnsi" w:hAnsiTheme="minorHAnsi" w:cstheme="minorHAnsi"/>
          <w:noProof/>
          <w:sz w:val="24"/>
          <w:rPrChange w:id="751" w:author="Madhura Ramojwar" w:date="2021-04-20T12:37:00Z">
            <w:rPr>
              <w:noProof/>
            </w:rPr>
          </w:rPrChange>
        </w:rPr>
        <w:instrText xml:space="preserve"> PAGEREF _Toc49160077 \h </w:instrText>
      </w:r>
      <w:r w:rsidRPr="00841475">
        <w:rPr>
          <w:rFonts w:asciiTheme="minorHAnsi" w:hAnsiTheme="minorHAnsi" w:cstheme="minorHAnsi"/>
          <w:noProof/>
          <w:sz w:val="24"/>
          <w:rPrChange w:id="752" w:author="Madhura Ramojwar" w:date="2021-04-20T12:37:00Z">
            <w:rPr>
              <w:noProof/>
            </w:rPr>
          </w:rPrChange>
        </w:rPr>
      </w:r>
      <w:r w:rsidRPr="00841475">
        <w:rPr>
          <w:rFonts w:asciiTheme="minorHAnsi" w:hAnsiTheme="minorHAnsi" w:cstheme="minorHAnsi"/>
          <w:noProof/>
          <w:sz w:val="24"/>
          <w:rPrChange w:id="753" w:author="Madhura Ramojwar" w:date="2021-04-20T12:37:00Z">
            <w:rPr>
              <w:noProof/>
            </w:rPr>
          </w:rPrChange>
        </w:rPr>
        <w:fldChar w:fldCharType="separate"/>
      </w:r>
      <w:r w:rsidR="002803BD" w:rsidRPr="00841475">
        <w:rPr>
          <w:rFonts w:asciiTheme="minorHAnsi" w:hAnsiTheme="minorHAnsi" w:cstheme="minorHAnsi"/>
          <w:noProof/>
          <w:sz w:val="24"/>
          <w:rPrChange w:id="754" w:author="Madhura Ramojwar" w:date="2021-04-20T12:37:00Z">
            <w:rPr>
              <w:noProof/>
            </w:rPr>
          </w:rPrChange>
        </w:rPr>
        <w:t>21</w:t>
      </w:r>
      <w:r w:rsidRPr="00841475">
        <w:rPr>
          <w:rFonts w:asciiTheme="minorHAnsi" w:hAnsiTheme="minorHAnsi" w:cstheme="minorHAnsi"/>
          <w:noProof/>
          <w:sz w:val="24"/>
          <w:rPrChange w:id="755" w:author="Madhura Ramojwar" w:date="2021-04-20T12:37:00Z">
            <w:rPr>
              <w:noProof/>
            </w:rPr>
          </w:rPrChange>
        </w:rPr>
        <w:fldChar w:fldCharType="end"/>
      </w:r>
    </w:p>
    <w:p w14:paraId="7843547F" w14:textId="6E512584" w:rsidR="00AD67EC" w:rsidRPr="00841475" w:rsidRDefault="00AD67EC">
      <w:pPr>
        <w:pStyle w:val="TOC3"/>
        <w:rPr>
          <w:rFonts w:asciiTheme="minorHAnsi" w:eastAsiaTheme="minorEastAsia" w:hAnsiTheme="minorHAnsi" w:cstheme="minorHAnsi"/>
          <w:sz w:val="24"/>
          <w:szCs w:val="24"/>
          <w:rPrChange w:id="756"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757" w:author="Madhura Ramojwar" w:date="2021-04-20T12:37:00Z">
            <w:rPr/>
          </w:rPrChange>
        </w:rPr>
        <w:t>C.8.1.</w:t>
      </w:r>
      <w:r w:rsidRPr="00841475">
        <w:rPr>
          <w:rFonts w:asciiTheme="minorHAnsi" w:eastAsiaTheme="minorEastAsia" w:hAnsiTheme="minorHAnsi" w:cstheme="minorHAnsi"/>
          <w:sz w:val="24"/>
          <w:szCs w:val="24"/>
          <w:rPrChange w:id="758"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759" w:author="Madhura Ramojwar" w:date="2021-04-20T12:37:00Z">
            <w:rPr/>
          </w:rPrChange>
        </w:rPr>
        <w:t>Basis/Need</w:t>
      </w:r>
      <w:r w:rsidRPr="00841475">
        <w:rPr>
          <w:rFonts w:asciiTheme="minorHAnsi" w:hAnsiTheme="minorHAnsi" w:cstheme="minorHAnsi"/>
          <w:sz w:val="24"/>
          <w:szCs w:val="24"/>
          <w:rPrChange w:id="760" w:author="Madhura Ramojwar" w:date="2021-04-20T12:37:00Z">
            <w:rPr/>
          </w:rPrChange>
        </w:rPr>
        <w:tab/>
      </w:r>
      <w:r w:rsidRPr="00841475">
        <w:rPr>
          <w:rFonts w:asciiTheme="minorHAnsi" w:hAnsiTheme="minorHAnsi" w:cstheme="minorHAnsi"/>
          <w:sz w:val="24"/>
          <w:szCs w:val="24"/>
          <w:rPrChange w:id="761" w:author="Madhura Ramojwar" w:date="2021-04-20T12:37:00Z">
            <w:rPr/>
          </w:rPrChange>
        </w:rPr>
        <w:fldChar w:fldCharType="begin"/>
      </w:r>
      <w:r w:rsidRPr="00841475">
        <w:rPr>
          <w:rFonts w:asciiTheme="minorHAnsi" w:hAnsiTheme="minorHAnsi" w:cstheme="minorHAnsi"/>
          <w:sz w:val="24"/>
          <w:szCs w:val="24"/>
          <w:rPrChange w:id="762" w:author="Madhura Ramojwar" w:date="2021-04-20T12:37:00Z">
            <w:rPr/>
          </w:rPrChange>
        </w:rPr>
        <w:instrText xml:space="preserve"> PAGEREF _Toc49160078 \h </w:instrText>
      </w:r>
      <w:r w:rsidRPr="00841475">
        <w:rPr>
          <w:rFonts w:asciiTheme="minorHAnsi" w:hAnsiTheme="minorHAnsi" w:cstheme="minorHAnsi"/>
          <w:sz w:val="24"/>
          <w:szCs w:val="24"/>
          <w:rPrChange w:id="763" w:author="Madhura Ramojwar" w:date="2021-04-20T12:37:00Z">
            <w:rPr/>
          </w:rPrChange>
        </w:rPr>
      </w:r>
      <w:r w:rsidRPr="00841475">
        <w:rPr>
          <w:rFonts w:asciiTheme="minorHAnsi" w:hAnsiTheme="minorHAnsi" w:cstheme="minorHAnsi"/>
          <w:sz w:val="24"/>
          <w:szCs w:val="24"/>
          <w:rPrChange w:id="764" w:author="Madhura Ramojwar" w:date="2021-04-20T12:37:00Z">
            <w:rPr/>
          </w:rPrChange>
        </w:rPr>
        <w:fldChar w:fldCharType="separate"/>
      </w:r>
      <w:r w:rsidR="002803BD" w:rsidRPr="00841475">
        <w:rPr>
          <w:rFonts w:asciiTheme="minorHAnsi" w:hAnsiTheme="minorHAnsi" w:cstheme="minorHAnsi"/>
          <w:sz w:val="24"/>
          <w:szCs w:val="24"/>
          <w:rPrChange w:id="765" w:author="Madhura Ramojwar" w:date="2021-04-20T12:37:00Z">
            <w:rPr/>
          </w:rPrChange>
        </w:rPr>
        <w:t>21</w:t>
      </w:r>
      <w:r w:rsidRPr="00841475">
        <w:rPr>
          <w:rFonts w:asciiTheme="minorHAnsi" w:hAnsiTheme="minorHAnsi" w:cstheme="minorHAnsi"/>
          <w:sz w:val="24"/>
          <w:szCs w:val="24"/>
          <w:rPrChange w:id="766" w:author="Madhura Ramojwar" w:date="2021-04-20T12:37:00Z">
            <w:rPr/>
          </w:rPrChange>
        </w:rPr>
        <w:fldChar w:fldCharType="end"/>
      </w:r>
    </w:p>
    <w:p w14:paraId="4A0D94CE" w14:textId="7088152E" w:rsidR="00AD67EC" w:rsidRPr="00841475" w:rsidRDefault="00AD67EC">
      <w:pPr>
        <w:pStyle w:val="TOC3"/>
        <w:rPr>
          <w:rFonts w:asciiTheme="minorHAnsi" w:eastAsiaTheme="minorEastAsia" w:hAnsiTheme="minorHAnsi" w:cstheme="minorHAnsi"/>
          <w:sz w:val="24"/>
          <w:szCs w:val="24"/>
          <w:rPrChange w:id="767"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768" w:author="Madhura Ramojwar" w:date="2021-04-20T12:37:00Z">
            <w:rPr/>
          </w:rPrChange>
        </w:rPr>
        <w:t>C.8.2.</w:t>
      </w:r>
      <w:r w:rsidRPr="00841475">
        <w:rPr>
          <w:rFonts w:asciiTheme="minorHAnsi" w:eastAsiaTheme="minorEastAsia" w:hAnsiTheme="minorHAnsi" w:cstheme="minorHAnsi"/>
          <w:sz w:val="24"/>
          <w:szCs w:val="24"/>
          <w:rPrChange w:id="769"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770" w:author="Madhura Ramojwar" w:date="2021-04-20T12:37:00Z">
            <w:rPr/>
          </w:rPrChange>
        </w:rPr>
        <w:t>Description of the Activity</w:t>
      </w:r>
      <w:r w:rsidRPr="00841475">
        <w:rPr>
          <w:rFonts w:asciiTheme="minorHAnsi" w:hAnsiTheme="minorHAnsi" w:cstheme="minorHAnsi"/>
          <w:sz w:val="24"/>
          <w:szCs w:val="24"/>
          <w:rPrChange w:id="771" w:author="Madhura Ramojwar" w:date="2021-04-20T12:37:00Z">
            <w:rPr/>
          </w:rPrChange>
        </w:rPr>
        <w:tab/>
      </w:r>
      <w:r w:rsidRPr="00841475">
        <w:rPr>
          <w:rFonts w:asciiTheme="minorHAnsi" w:hAnsiTheme="minorHAnsi" w:cstheme="minorHAnsi"/>
          <w:sz w:val="24"/>
          <w:szCs w:val="24"/>
          <w:rPrChange w:id="772" w:author="Madhura Ramojwar" w:date="2021-04-20T12:37:00Z">
            <w:rPr/>
          </w:rPrChange>
        </w:rPr>
        <w:fldChar w:fldCharType="begin"/>
      </w:r>
      <w:r w:rsidRPr="00841475">
        <w:rPr>
          <w:rFonts w:asciiTheme="minorHAnsi" w:hAnsiTheme="minorHAnsi" w:cstheme="minorHAnsi"/>
          <w:sz w:val="24"/>
          <w:szCs w:val="24"/>
          <w:rPrChange w:id="773" w:author="Madhura Ramojwar" w:date="2021-04-20T12:37:00Z">
            <w:rPr/>
          </w:rPrChange>
        </w:rPr>
        <w:instrText xml:space="preserve"> PAGEREF _Toc49160079 \h </w:instrText>
      </w:r>
      <w:r w:rsidRPr="00841475">
        <w:rPr>
          <w:rFonts w:asciiTheme="minorHAnsi" w:hAnsiTheme="minorHAnsi" w:cstheme="minorHAnsi"/>
          <w:sz w:val="24"/>
          <w:szCs w:val="24"/>
          <w:rPrChange w:id="774" w:author="Madhura Ramojwar" w:date="2021-04-20T12:37:00Z">
            <w:rPr/>
          </w:rPrChange>
        </w:rPr>
      </w:r>
      <w:r w:rsidRPr="00841475">
        <w:rPr>
          <w:rFonts w:asciiTheme="minorHAnsi" w:hAnsiTheme="minorHAnsi" w:cstheme="minorHAnsi"/>
          <w:sz w:val="24"/>
          <w:szCs w:val="24"/>
          <w:rPrChange w:id="775" w:author="Madhura Ramojwar" w:date="2021-04-20T12:37:00Z">
            <w:rPr/>
          </w:rPrChange>
        </w:rPr>
        <w:fldChar w:fldCharType="separate"/>
      </w:r>
      <w:r w:rsidR="002803BD" w:rsidRPr="00841475">
        <w:rPr>
          <w:rFonts w:asciiTheme="minorHAnsi" w:hAnsiTheme="minorHAnsi" w:cstheme="minorHAnsi"/>
          <w:sz w:val="24"/>
          <w:szCs w:val="24"/>
          <w:rPrChange w:id="776" w:author="Madhura Ramojwar" w:date="2021-04-20T12:37:00Z">
            <w:rPr/>
          </w:rPrChange>
        </w:rPr>
        <w:t>21</w:t>
      </w:r>
      <w:r w:rsidRPr="00841475">
        <w:rPr>
          <w:rFonts w:asciiTheme="minorHAnsi" w:hAnsiTheme="minorHAnsi" w:cstheme="minorHAnsi"/>
          <w:sz w:val="24"/>
          <w:szCs w:val="24"/>
          <w:rPrChange w:id="777" w:author="Madhura Ramojwar" w:date="2021-04-20T12:37:00Z">
            <w:rPr/>
          </w:rPrChange>
        </w:rPr>
        <w:fldChar w:fldCharType="end"/>
      </w:r>
    </w:p>
    <w:p w14:paraId="061288AB" w14:textId="61B25E4E" w:rsidR="00AD67EC" w:rsidRPr="00841475" w:rsidRDefault="00AD67EC">
      <w:pPr>
        <w:pStyle w:val="TOC3"/>
        <w:rPr>
          <w:rFonts w:asciiTheme="minorHAnsi" w:eastAsiaTheme="minorEastAsia" w:hAnsiTheme="minorHAnsi" w:cstheme="minorHAnsi"/>
          <w:sz w:val="24"/>
          <w:szCs w:val="24"/>
          <w:rPrChange w:id="778"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779" w:author="Madhura Ramojwar" w:date="2021-04-20T12:37:00Z">
            <w:rPr/>
          </w:rPrChange>
        </w:rPr>
        <w:t>C.8.3.</w:t>
      </w:r>
      <w:r w:rsidRPr="00841475">
        <w:rPr>
          <w:rFonts w:asciiTheme="minorHAnsi" w:eastAsiaTheme="minorEastAsia" w:hAnsiTheme="minorHAnsi" w:cstheme="minorHAnsi"/>
          <w:sz w:val="24"/>
          <w:szCs w:val="24"/>
          <w:rPrChange w:id="780"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781" w:author="Madhura Ramojwar" w:date="2021-04-20T12:37:00Z">
            <w:rPr/>
          </w:rPrChange>
        </w:rPr>
        <w:t>Aim</w:t>
      </w:r>
      <w:r w:rsidRPr="00841475">
        <w:rPr>
          <w:rFonts w:asciiTheme="minorHAnsi" w:hAnsiTheme="minorHAnsi" w:cstheme="minorHAnsi"/>
          <w:sz w:val="24"/>
          <w:szCs w:val="24"/>
          <w:rPrChange w:id="782" w:author="Madhura Ramojwar" w:date="2021-04-20T12:37:00Z">
            <w:rPr/>
          </w:rPrChange>
        </w:rPr>
        <w:tab/>
      </w:r>
      <w:r w:rsidRPr="00841475">
        <w:rPr>
          <w:rFonts w:asciiTheme="minorHAnsi" w:hAnsiTheme="minorHAnsi" w:cstheme="minorHAnsi"/>
          <w:sz w:val="24"/>
          <w:szCs w:val="24"/>
          <w:rPrChange w:id="783" w:author="Madhura Ramojwar" w:date="2021-04-20T12:37:00Z">
            <w:rPr/>
          </w:rPrChange>
        </w:rPr>
        <w:fldChar w:fldCharType="begin"/>
      </w:r>
      <w:r w:rsidRPr="00841475">
        <w:rPr>
          <w:rFonts w:asciiTheme="minorHAnsi" w:hAnsiTheme="minorHAnsi" w:cstheme="minorHAnsi"/>
          <w:sz w:val="24"/>
          <w:szCs w:val="24"/>
          <w:rPrChange w:id="784" w:author="Madhura Ramojwar" w:date="2021-04-20T12:37:00Z">
            <w:rPr/>
          </w:rPrChange>
        </w:rPr>
        <w:instrText xml:space="preserve"> PAGEREF _Toc49160080 \h </w:instrText>
      </w:r>
      <w:r w:rsidRPr="00841475">
        <w:rPr>
          <w:rFonts w:asciiTheme="minorHAnsi" w:hAnsiTheme="minorHAnsi" w:cstheme="minorHAnsi"/>
          <w:sz w:val="24"/>
          <w:szCs w:val="24"/>
          <w:rPrChange w:id="785" w:author="Madhura Ramojwar" w:date="2021-04-20T12:37:00Z">
            <w:rPr/>
          </w:rPrChange>
        </w:rPr>
      </w:r>
      <w:r w:rsidRPr="00841475">
        <w:rPr>
          <w:rFonts w:asciiTheme="minorHAnsi" w:hAnsiTheme="minorHAnsi" w:cstheme="minorHAnsi"/>
          <w:sz w:val="24"/>
          <w:szCs w:val="24"/>
          <w:rPrChange w:id="786" w:author="Madhura Ramojwar" w:date="2021-04-20T12:37:00Z">
            <w:rPr/>
          </w:rPrChange>
        </w:rPr>
        <w:fldChar w:fldCharType="separate"/>
      </w:r>
      <w:r w:rsidR="002803BD" w:rsidRPr="00841475">
        <w:rPr>
          <w:rFonts w:asciiTheme="minorHAnsi" w:hAnsiTheme="minorHAnsi" w:cstheme="minorHAnsi"/>
          <w:sz w:val="24"/>
          <w:szCs w:val="24"/>
          <w:rPrChange w:id="787" w:author="Madhura Ramojwar" w:date="2021-04-20T12:37:00Z">
            <w:rPr/>
          </w:rPrChange>
        </w:rPr>
        <w:t>21</w:t>
      </w:r>
      <w:r w:rsidRPr="00841475">
        <w:rPr>
          <w:rFonts w:asciiTheme="minorHAnsi" w:hAnsiTheme="minorHAnsi" w:cstheme="minorHAnsi"/>
          <w:sz w:val="24"/>
          <w:szCs w:val="24"/>
          <w:rPrChange w:id="788" w:author="Madhura Ramojwar" w:date="2021-04-20T12:37:00Z">
            <w:rPr/>
          </w:rPrChange>
        </w:rPr>
        <w:fldChar w:fldCharType="end"/>
      </w:r>
    </w:p>
    <w:p w14:paraId="1011B5D5" w14:textId="1E391C88" w:rsidR="00AD67EC" w:rsidRPr="00841475" w:rsidRDefault="00AD67EC">
      <w:pPr>
        <w:pStyle w:val="TOC3"/>
        <w:rPr>
          <w:rFonts w:asciiTheme="minorHAnsi" w:eastAsiaTheme="minorEastAsia" w:hAnsiTheme="minorHAnsi" w:cstheme="minorHAnsi"/>
          <w:sz w:val="24"/>
          <w:szCs w:val="24"/>
          <w:rPrChange w:id="789"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790" w:author="Madhura Ramojwar" w:date="2021-04-20T12:37:00Z">
            <w:rPr/>
          </w:rPrChange>
        </w:rPr>
        <w:t>C.8.4.</w:t>
      </w:r>
      <w:r w:rsidRPr="00841475">
        <w:rPr>
          <w:rFonts w:asciiTheme="minorHAnsi" w:eastAsiaTheme="minorEastAsia" w:hAnsiTheme="minorHAnsi" w:cstheme="minorHAnsi"/>
          <w:sz w:val="24"/>
          <w:szCs w:val="24"/>
          <w:rPrChange w:id="791"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792" w:author="Madhura Ramojwar" w:date="2021-04-20T12:37:00Z">
            <w:rPr/>
          </w:rPrChange>
        </w:rPr>
        <w:t>Rationale</w:t>
      </w:r>
      <w:r w:rsidRPr="00841475">
        <w:rPr>
          <w:rFonts w:asciiTheme="minorHAnsi" w:hAnsiTheme="minorHAnsi" w:cstheme="minorHAnsi"/>
          <w:sz w:val="24"/>
          <w:szCs w:val="24"/>
          <w:rPrChange w:id="793" w:author="Madhura Ramojwar" w:date="2021-04-20T12:37:00Z">
            <w:rPr/>
          </w:rPrChange>
        </w:rPr>
        <w:tab/>
      </w:r>
      <w:r w:rsidRPr="00841475">
        <w:rPr>
          <w:rFonts w:asciiTheme="minorHAnsi" w:hAnsiTheme="minorHAnsi" w:cstheme="minorHAnsi"/>
          <w:sz w:val="24"/>
          <w:szCs w:val="24"/>
          <w:rPrChange w:id="794" w:author="Madhura Ramojwar" w:date="2021-04-20T12:37:00Z">
            <w:rPr/>
          </w:rPrChange>
        </w:rPr>
        <w:fldChar w:fldCharType="begin"/>
      </w:r>
      <w:r w:rsidRPr="00841475">
        <w:rPr>
          <w:rFonts w:asciiTheme="minorHAnsi" w:hAnsiTheme="minorHAnsi" w:cstheme="minorHAnsi"/>
          <w:sz w:val="24"/>
          <w:szCs w:val="24"/>
          <w:rPrChange w:id="795" w:author="Madhura Ramojwar" w:date="2021-04-20T12:37:00Z">
            <w:rPr/>
          </w:rPrChange>
        </w:rPr>
        <w:instrText xml:space="preserve"> PAGEREF _Toc49160081 \h </w:instrText>
      </w:r>
      <w:r w:rsidRPr="00841475">
        <w:rPr>
          <w:rFonts w:asciiTheme="minorHAnsi" w:hAnsiTheme="minorHAnsi" w:cstheme="minorHAnsi"/>
          <w:sz w:val="24"/>
          <w:szCs w:val="24"/>
          <w:rPrChange w:id="796" w:author="Madhura Ramojwar" w:date="2021-04-20T12:37:00Z">
            <w:rPr/>
          </w:rPrChange>
        </w:rPr>
      </w:r>
      <w:r w:rsidRPr="00841475">
        <w:rPr>
          <w:rFonts w:asciiTheme="minorHAnsi" w:hAnsiTheme="minorHAnsi" w:cstheme="minorHAnsi"/>
          <w:sz w:val="24"/>
          <w:szCs w:val="24"/>
          <w:rPrChange w:id="797" w:author="Madhura Ramojwar" w:date="2021-04-20T12:37:00Z">
            <w:rPr/>
          </w:rPrChange>
        </w:rPr>
        <w:fldChar w:fldCharType="separate"/>
      </w:r>
      <w:r w:rsidR="002803BD" w:rsidRPr="00841475">
        <w:rPr>
          <w:rFonts w:asciiTheme="minorHAnsi" w:hAnsiTheme="minorHAnsi" w:cstheme="minorHAnsi"/>
          <w:sz w:val="24"/>
          <w:szCs w:val="24"/>
          <w:rPrChange w:id="798" w:author="Madhura Ramojwar" w:date="2021-04-20T12:37:00Z">
            <w:rPr/>
          </w:rPrChange>
        </w:rPr>
        <w:t>21</w:t>
      </w:r>
      <w:r w:rsidRPr="00841475">
        <w:rPr>
          <w:rFonts w:asciiTheme="minorHAnsi" w:hAnsiTheme="minorHAnsi" w:cstheme="minorHAnsi"/>
          <w:sz w:val="24"/>
          <w:szCs w:val="24"/>
          <w:rPrChange w:id="799" w:author="Madhura Ramojwar" w:date="2021-04-20T12:37:00Z">
            <w:rPr/>
          </w:rPrChange>
        </w:rPr>
        <w:fldChar w:fldCharType="end"/>
      </w:r>
    </w:p>
    <w:p w14:paraId="12795837" w14:textId="282F49F5" w:rsidR="00AD67EC" w:rsidRPr="00841475" w:rsidRDefault="00AD67EC">
      <w:pPr>
        <w:pStyle w:val="TOC3"/>
        <w:rPr>
          <w:rFonts w:asciiTheme="minorHAnsi" w:eastAsiaTheme="minorEastAsia" w:hAnsiTheme="minorHAnsi" w:cstheme="minorHAnsi"/>
          <w:sz w:val="24"/>
          <w:szCs w:val="24"/>
          <w:rPrChange w:id="800"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801" w:author="Madhura Ramojwar" w:date="2021-04-20T12:37:00Z">
            <w:rPr/>
          </w:rPrChange>
        </w:rPr>
        <w:t>C.8.5.</w:t>
      </w:r>
      <w:r w:rsidRPr="00841475">
        <w:rPr>
          <w:rFonts w:asciiTheme="minorHAnsi" w:eastAsiaTheme="minorEastAsia" w:hAnsiTheme="minorHAnsi" w:cstheme="minorHAnsi"/>
          <w:sz w:val="24"/>
          <w:szCs w:val="24"/>
          <w:rPrChange w:id="802"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803" w:author="Madhura Ramojwar" w:date="2021-04-20T12:37:00Z">
            <w:rPr/>
          </w:rPrChange>
        </w:rPr>
        <w:t>Known Limitations</w:t>
      </w:r>
      <w:r w:rsidRPr="00841475">
        <w:rPr>
          <w:rFonts w:asciiTheme="minorHAnsi" w:hAnsiTheme="minorHAnsi" w:cstheme="minorHAnsi"/>
          <w:sz w:val="24"/>
          <w:szCs w:val="24"/>
          <w:rPrChange w:id="804" w:author="Madhura Ramojwar" w:date="2021-04-20T12:37:00Z">
            <w:rPr/>
          </w:rPrChange>
        </w:rPr>
        <w:tab/>
      </w:r>
      <w:r w:rsidRPr="00841475">
        <w:rPr>
          <w:rFonts w:asciiTheme="minorHAnsi" w:hAnsiTheme="minorHAnsi" w:cstheme="minorHAnsi"/>
          <w:sz w:val="24"/>
          <w:szCs w:val="24"/>
          <w:rPrChange w:id="805" w:author="Madhura Ramojwar" w:date="2021-04-20T12:37:00Z">
            <w:rPr/>
          </w:rPrChange>
        </w:rPr>
        <w:fldChar w:fldCharType="begin"/>
      </w:r>
      <w:r w:rsidRPr="00841475">
        <w:rPr>
          <w:rFonts w:asciiTheme="minorHAnsi" w:hAnsiTheme="minorHAnsi" w:cstheme="minorHAnsi"/>
          <w:sz w:val="24"/>
          <w:szCs w:val="24"/>
          <w:rPrChange w:id="806" w:author="Madhura Ramojwar" w:date="2021-04-20T12:37:00Z">
            <w:rPr/>
          </w:rPrChange>
        </w:rPr>
        <w:instrText xml:space="preserve"> PAGEREF _Toc49160082 \h </w:instrText>
      </w:r>
      <w:r w:rsidRPr="00841475">
        <w:rPr>
          <w:rFonts w:asciiTheme="minorHAnsi" w:hAnsiTheme="minorHAnsi" w:cstheme="minorHAnsi"/>
          <w:sz w:val="24"/>
          <w:szCs w:val="24"/>
          <w:rPrChange w:id="807" w:author="Madhura Ramojwar" w:date="2021-04-20T12:37:00Z">
            <w:rPr/>
          </w:rPrChange>
        </w:rPr>
      </w:r>
      <w:r w:rsidRPr="00841475">
        <w:rPr>
          <w:rFonts w:asciiTheme="minorHAnsi" w:hAnsiTheme="minorHAnsi" w:cstheme="minorHAnsi"/>
          <w:sz w:val="24"/>
          <w:szCs w:val="24"/>
          <w:rPrChange w:id="808" w:author="Madhura Ramojwar" w:date="2021-04-20T12:37:00Z">
            <w:rPr/>
          </w:rPrChange>
        </w:rPr>
        <w:fldChar w:fldCharType="separate"/>
      </w:r>
      <w:r w:rsidR="002803BD" w:rsidRPr="00841475">
        <w:rPr>
          <w:rFonts w:asciiTheme="minorHAnsi" w:hAnsiTheme="minorHAnsi" w:cstheme="minorHAnsi"/>
          <w:sz w:val="24"/>
          <w:szCs w:val="24"/>
          <w:rPrChange w:id="809" w:author="Madhura Ramojwar" w:date="2021-04-20T12:37:00Z">
            <w:rPr/>
          </w:rPrChange>
        </w:rPr>
        <w:t>21</w:t>
      </w:r>
      <w:r w:rsidRPr="00841475">
        <w:rPr>
          <w:rFonts w:asciiTheme="minorHAnsi" w:hAnsiTheme="minorHAnsi" w:cstheme="minorHAnsi"/>
          <w:sz w:val="24"/>
          <w:szCs w:val="24"/>
          <w:rPrChange w:id="810" w:author="Madhura Ramojwar" w:date="2021-04-20T12:37:00Z">
            <w:rPr/>
          </w:rPrChange>
        </w:rPr>
        <w:fldChar w:fldCharType="end"/>
      </w:r>
    </w:p>
    <w:p w14:paraId="5439F36C" w14:textId="3FB72924" w:rsidR="00AD67EC" w:rsidRPr="00841475" w:rsidRDefault="00AD67EC">
      <w:pPr>
        <w:pStyle w:val="TOC3"/>
        <w:rPr>
          <w:rFonts w:asciiTheme="minorHAnsi" w:eastAsiaTheme="minorEastAsia" w:hAnsiTheme="minorHAnsi" w:cstheme="minorHAnsi"/>
          <w:sz w:val="24"/>
          <w:szCs w:val="24"/>
          <w:rPrChange w:id="811" w:author="Madhura Ramojwar" w:date="2021-04-20T12:37:00Z">
            <w:rPr>
              <w:rFonts w:asciiTheme="minorHAnsi" w:eastAsiaTheme="minorEastAsia" w:hAnsiTheme="minorHAnsi" w:cstheme="minorBidi"/>
            </w:rPr>
          </w:rPrChange>
        </w:rPr>
      </w:pPr>
      <w:r w:rsidRPr="00841475">
        <w:rPr>
          <w:rFonts w:asciiTheme="minorHAnsi" w:hAnsiTheme="minorHAnsi" w:cstheme="minorHAnsi"/>
          <w:sz w:val="24"/>
          <w:szCs w:val="24"/>
          <w:rPrChange w:id="812" w:author="Madhura Ramojwar" w:date="2021-04-20T12:37:00Z">
            <w:rPr/>
          </w:rPrChange>
        </w:rPr>
        <w:t>C.8.6.</w:t>
      </w:r>
      <w:r w:rsidRPr="00841475">
        <w:rPr>
          <w:rFonts w:asciiTheme="minorHAnsi" w:eastAsiaTheme="minorEastAsia" w:hAnsiTheme="minorHAnsi" w:cstheme="minorHAnsi"/>
          <w:sz w:val="24"/>
          <w:szCs w:val="24"/>
          <w:rPrChange w:id="813" w:author="Madhura Ramojwar" w:date="2021-04-20T12:37:00Z">
            <w:rPr>
              <w:rFonts w:asciiTheme="minorHAnsi" w:eastAsiaTheme="minorEastAsia" w:hAnsiTheme="minorHAnsi" w:cstheme="minorBidi"/>
            </w:rPr>
          </w:rPrChange>
        </w:rPr>
        <w:tab/>
      </w:r>
      <w:r w:rsidRPr="00841475">
        <w:rPr>
          <w:rFonts w:asciiTheme="minorHAnsi" w:hAnsiTheme="minorHAnsi" w:cstheme="minorHAnsi"/>
          <w:sz w:val="24"/>
          <w:szCs w:val="24"/>
          <w:rPrChange w:id="814" w:author="Madhura Ramojwar" w:date="2021-04-20T12:37:00Z">
            <w:rPr/>
          </w:rPrChange>
        </w:rPr>
        <w:t>Timeline</w:t>
      </w:r>
      <w:r w:rsidRPr="00841475">
        <w:rPr>
          <w:rFonts w:asciiTheme="minorHAnsi" w:hAnsiTheme="minorHAnsi" w:cstheme="minorHAnsi"/>
          <w:sz w:val="24"/>
          <w:szCs w:val="24"/>
          <w:rPrChange w:id="815" w:author="Madhura Ramojwar" w:date="2021-04-20T12:37:00Z">
            <w:rPr/>
          </w:rPrChange>
        </w:rPr>
        <w:tab/>
      </w:r>
      <w:r w:rsidRPr="00841475">
        <w:rPr>
          <w:rFonts w:asciiTheme="minorHAnsi" w:hAnsiTheme="minorHAnsi" w:cstheme="minorHAnsi"/>
          <w:sz w:val="24"/>
          <w:szCs w:val="24"/>
          <w:rPrChange w:id="816" w:author="Madhura Ramojwar" w:date="2021-04-20T12:37:00Z">
            <w:rPr/>
          </w:rPrChange>
        </w:rPr>
        <w:fldChar w:fldCharType="begin"/>
      </w:r>
      <w:r w:rsidRPr="00841475">
        <w:rPr>
          <w:rFonts w:asciiTheme="minorHAnsi" w:hAnsiTheme="minorHAnsi" w:cstheme="minorHAnsi"/>
          <w:sz w:val="24"/>
          <w:szCs w:val="24"/>
          <w:rPrChange w:id="817" w:author="Madhura Ramojwar" w:date="2021-04-20T12:37:00Z">
            <w:rPr/>
          </w:rPrChange>
        </w:rPr>
        <w:instrText xml:space="preserve"> PAGEREF _Toc49160083 \h </w:instrText>
      </w:r>
      <w:r w:rsidRPr="00841475">
        <w:rPr>
          <w:rFonts w:asciiTheme="minorHAnsi" w:hAnsiTheme="minorHAnsi" w:cstheme="minorHAnsi"/>
          <w:sz w:val="24"/>
          <w:szCs w:val="24"/>
          <w:rPrChange w:id="818" w:author="Madhura Ramojwar" w:date="2021-04-20T12:37:00Z">
            <w:rPr/>
          </w:rPrChange>
        </w:rPr>
      </w:r>
      <w:r w:rsidRPr="00841475">
        <w:rPr>
          <w:rFonts w:asciiTheme="minorHAnsi" w:hAnsiTheme="minorHAnsi" w:cstheme="minorHAnsi"/>
          <w:sz w:val="24"/>
          <w:szCs w:val="24"/>
          <w:rPrChange w:id="819" w:author="Madhura Ramojwar" w:date="2021-04-20T12:37:00Z">
            <w:rPr/>
          </w:rPrChange>
        </w:rPr>
        <w:fldChar w:fldCharType="separate"/>
      </w:r>
      <w:r w:rsidR="002803BD" w:rsidRPr="00841475">
        <w:rPr>
          <w:rFonts w:asciiTheme="minorHAnsi" w:hAnsiTheme="minorHAnsi" w:cstheme="minorHAnsi"/>
          <w:sz w:val="24"/>
          <w:szCs w:val="24"/>
          <w:rPrChange w:id="820" w:author="Madhura Ramojwar" w:date="2021-04-20T12:37:00Z">
            <w:rPr/>
          </w:rPrChange>
        </w:rPr>
        <w:t>21</w:t>
      </w:r>
      <w:r w:rsidRPr="00841475">
        <w:rPr>
          <w:rFonts w:asciiTheme="minorHAnsi" w:hAnsiTheme="minorHAnsi" w:cstheme="minorHAnsi"/>
          <w:sz w:val="24"/>
          <w:szCs w:val="24"/>
          <w:rPrChange w:id="821" w:author="Madhura Ramojwar" w:date="2021-04-20T12:37:00Z">
            <w:rPr/>
          </w:rPrChange>
        </w:rPr>
        <w:fldChar w:fldCharType="end"/>
      </w:r>
    </w:p>
    <w:p w14:paraId="4E3C4DFA" w14:textId="7A3BC105" w:rsidR="00AD67EC" w:rsidRPr="00841475" w:rsidRDefault="00AD67EC">
      <w:pPr>
        <w:pStyle w:val="TOC1"/>
        <w:rPr>
          <w:rFonts w:asciiTheme="minorHAnsi" w:eastAsiaTheme="minorEastAsia" w:hAnsiTheme="minorHAnsi" w:cstheme="minorHAnsi"/>
          <w:caps w:val="0"/>
          <w:sz w:val="24"/>
          <w:szCs w:val="24"/>
          <w:rPrChange w:id="822" w:author="Madhura Ramojwar" w:date="2021-04-20T12:37:00Z">
            <w:rPr>
              <w:rFonts w:asciiTheme="minorHAnsi" w:eastAsiaTheme="minorEastAsia" w:hAnsiTheme="minorHAnsi" w:cstheme="minorBidi"/>
              <w:caps w:val="0"/>
            </w:rPr>
          </w:rPrChange>
        </w:rPr>
      </w:pPr>
      <w:r w:rsidRPr="00841475">
        <w:rPr>
          <w:rFonts w:asciiTheme="minorHAnsi" w:eastAsiaTheme="majorEastAsia" w:hAnsiTheme="minorHAnsi" w:cstheme="minorHAnsi"/>
          <w:sz w:val="24"/>
          <w:szCs w:val="24"/>
          <w:rPrChange w:id="823" w:author="Madhura Ramojwar" w:date="2021-04-20T12:37:00Z">
            <w:rPr>
              <w:rFonts w:eastAsiaTheme="majorEastAsia"/>
            </w:rPr>
          </w:rPrChange>
        </w:rPr>
        <w:t>D.</w:t>
      </w:r>
      <w:r w:rsidRPr="00841475">
        <w:rPr>
          <w:rFonts w:asciiTheme="minorHAnsi" w:eastAsiaTheme="minorEastAsia" w:hAnsiTheme="minorHAnsi" w:cstheme="minorHAnsi"/>
          <w:caps w:val="0"/>
          <w:sz w:val="24"/>
          <w:szCs w:val="24"/>
          <w:rPrChange w:id="824" w:author="Madhura Ramojwar" w:date="2021-04-20T12:37:00Z">
            <w:rPr>
              <w:rFonts w:asciiTheme="minorHAnsi" w:eastAsiaTheme="minorEastAsia" w:hAnsiTheme="minorHAnsi" w:cstheme="minorBidi"/>
              <w:caps w:val="0"/>
            </w:rPr>
          </w:rPrChange>
        </w:rPr>
        <w:tab/>
      </w:r>
      <w:r w:rsidRPr="00841475">
        <w:rPr>
          <w:rFonts w:asciiTheme="minorHAnsi" w:eastAsiaTheme="majorEastAsia" w:hAnsiTheme="minorHAnsi" w:cstheme="minorHAnsi"/>
          <w:sz w:val="24"/>
          <w:szCs w:val="24"/>
          <w:rPrChange w:id="825" w:author="Madhura Ramojwar" w:date="2021-04-20T12:37:00Z">
            <w:rPr>
              <w:rFonts w:eastAsiaTheme="majorEastAsia"/>
            </w:rPr>
          </w:rPrChange>
        </w:rPr>
        <w:t>Evaluation of Clinical Data Relating Equivalent or Similar Devices</w:t>
      </w:r>
      <w:r w:rsidRPr="00841475">
        <w:rPr>
          <w:rFonts w:asciiTheme="minorHAnsi" w:hAnsiTheme="minorHAnsi" w:cstheme="minorHAnsi"/>
          <w:sz w:val="24"/>
          <w:szCs w:val="24"/>
          <w:rPrChange w:id="826" w:author="Madhura Ramojwar" w:date="2021-04-20T12:37:00Z">
            <w:rPr/>
          </w:rPrChange>
        </w:rPr>
        <w:tab/>
      </w:r>
      <w:r w:rsidRPr="00841475">
        <w:rPr>
          <w:rFonts w:asciiTheme="minorHAnsi" w:hAnsiTheme="minorHAnsi" w:cstheme="minorHAnsi"/>
          <w:sz w:val="24"/>
          <w:szCs w:val="24"/>
          <w:rPrChange w:id="827" w:author="Madhura Ramojwar" w:date="2021-04-20T12:37:00Z">
            <w:rPr/>
          </w:rPrChange>
        </w:rPr>
        <w:fldChar w:fldCharType="begin"/>
      </w:r>
      <w:r w:rsidRPr="00841475">
        <w:rPr>
          <w:rFonts w:asciiTheme="minorHAnsi" w:hAnsiTheme="minorHAnsi" w:cstheme="minorHAnsi"/>
          <w:sz w:val="24"/>
          <w:szCs w:val="24"/>
          <w:rPrChange w:id="828" w:author="Madhura Ramojwar" w:date="2021-04-20T12:37:00Z">
            <w:rPr/>
          </w:rPrChange>
        </w:rPr>
        <w:instrText xml:space="preserve"> PAGEREF _Toc49160084 \h </w:instrText>
      </w:r>
      <w:r w:rsidRPr="00841475">
        <w:rPr>
          <w:rFonts w:asciiTheme="minorHAnsi" w:hAnsiTheme="minorHAnsi" w:cstheme="minorHAnsi"/>
          <w:sz w:val="24"/>
          <w:szCs w:val="24"/>
          <w:rPrChange w:id="829" w:author="Madhura Ramojwar" w:date="2021-04-20T12:37:00Z">
            <w:rPr/>
          </w:rPrChange>
        </w:rPr>
      </w:r>
      <w:r w:rsidRPr="00841475">
        <w:rPr>
          <w:rFonts w:asciiTheme="minorHAnsi" w:hAnsiTheme="minorHAnsi" w:cstheme="minorHAnsi"/>
          <w:sz w:val="24"/>
          <w:szCs w:val="24"/>
          <w:rPrChange w:id="830" w:author="Madhura Ramojwar" w:date="2021-04-20T12:37:00Z">
            <w:rPr/>
          </w:rPrChange>
        </w:rPr>
        <w:fldChar w:fldCharType="separate"/>
      </w:r>
      <w:r w:rsidR="002803BD" w:rsidRPr="00841475">
        <w:rPr>
          <w:rFonts w:asciiTheme="minorHAnsi" w:hAnsiTheme="minorHAnsi" w:cstheme="minorHAnsi"/>
          <w:sz w:val="24"/>
          <w:szCs w:val="24"/>
          <w:rPrChange w:id="831" w:author="Madhura Ramojwar" w:date="2021-04-20T12:37:00Z">
            <w:rPr/>
          </w:rPrChange>
        </w:rPr>
        <w:t>22</w:t>
      </w:r>
      <w:r w:rsidRPr="00841475">
        <w:rPr>
          <w:rFonts w:asciiTheme="minorHAnsi" w:hAnsiTheme="minorHAnsi" w:cstheme="minorHAnsi"/>
          <w:sz w:val="24"/>
          <w:szCs w:val="24"/>
          <w:rPrChange w:id="832" w:author="Madhura Ramojwar" w:date="2021-04-20T12:37:00Z">
            <w:rPr/>
          </w:rPrChange>
        </w:rPr>
        <w:fldChar w:fldCharType="end"/>
      </w:r>
    </w:p>
    <w:p w14:paraId="7A883E31" w14:textId="0B67836F" w:rsidR="00AD67EC" w:rsidRPr="00841475" w:rsidRDefault="00AD67EC">
      <w:pPr>
        <w:pStyle w:val="TOC1"/>
        <w:rPr>
          <w:rFonts w:asciiTheme="minorHAnsi" w:eastAsiaTheme="minorEastAsia" w:hAnsiTheme="minorHAnsi" w:cstheme="minorHAnsi"/>
          <w:caps w:val="0"/>
          <w:sz w:val="24"/>
          <w:szCs w:val="24"/>
          <w:rPrChange w:id="833" w:author="Madhura Ramojwar" w:date="2021-04-20T12:37:00Z">
            <w:rPr>
              <w:rFonts w:asciiTheme="minorHAnsi" w:eastAsiaTheme="minorEastAsia" w:hAnsiTheme="minorHAnsi" w:cstheme="minorBidi"/>
              <w:caps w:val="0"/>
            </w:rPr>
          </w:rPrChange>
        </w:rPr>
      </w:pPr>
      <w:r w:rsidRPr="00841475">
        <w:rPr>
          <w:rFonts w:asciiTheme="minorHAnsi" w:eastAsiaTheme="majorEastAsia" w:hAnsiTheme="minorHAnsi" w:cstheme="minorHAnsi"/>
          <w:sz w:val="24"/>
          <w:szCs w:val="24"/>
          <w:rPrChange w:id="834" w:author="Madhura Ramojwar" w:date="2021-04-20T12:37:00Z">
            <w:rPr>
              <w:rFonts w:eastAsiaTheme="majorEastAsia"/>
            </w:rPr>
          </w:rPrChange>
        </w:rPr>
        <w:t>E.</w:t>
      </w:r>
      <w:r w:rsidRPr="00841475">
        <w:rPr>
          <w:rFonts w:asciiTheme="minorHAnsi" w:eastAsiaTheme="minorEastAsia" w:hAnsiTheme="minorHAnsi" w:cstheme="minorHAnsi"/>
          <w:caps w:val="0"/>
          <w:sz w:val="24"/>
          <w:szCs w:val="24"/>
          <w:rPrChange w:id="835" w:author="Madhura Ramojwar" w:date="2021-04-20T12:37:00Z">
            <w:rPr>
              <w:rFonts w:asciiTheme="minorHAnsi" w:eastAsiaTheme="minorEastAsia" w:hAnsiTheme="minorHAnsi" w:cstheme="minorBidi"/>
              <w:caps w:val="0"/>
            </w:rPr>
          </w:rPrChange>
        </w:rPr>
        <w:tab/>
      </w:r>
      <w:r w:rsidRPr="00841475">
        <w:rPr>
          <w:rFonts w:asciiTheme="minorHAnsi" w:eastAsiaTheme="majorEastAsia" w:hAnsiTheme="minorHAnsi" w:cstheme="minorHAnsi"/>
          <w:sz w:val="24"/>
          <w:szCs w:val="24"/>
          <w:rPrChange w:id="836" w:author="Madhura Ramojwar" w:date="2021-04-20T12:37:00Z">
            <w:rPr>
              <w:rFonts w:eastAsiaTheme="majorEastAsia"/>
            </w:rPr>
          </w:rPrChange>
        </w:rPr>
        <w:t>Reference to the Relevant Parts of the Technical Documentation</w:t>
      </w:r>
      <w:r w:rsidRPr="00841475">
        <w:rPr>
          <w:rFonts w:asciiTheme="minorHAnsi" w:hAnsiTheme="minorHAnsi" w:cstheme="minorHAnsi"/>
          <w:sz w:val="24"/>
          <w:szCs w:val="24"/>
          <w:rPrChange w:id="837" w:author="Madhura Ramojwar" w:date="2021-04-20T12:37:00Z">
            <w:rPr/>
          </w:rPrChange>
        </w:rPr>
        <w:tab/>
      </w:r>
      <w:r w:rsidRPr="00841475">
        <w:rPr>
          <w:rFonts w:asciiTheme="minorHAnsi" w:hAnsiTheme="minorHAnsi" w:cstheme="minorHAnsi"/>
          <w:sz w:val="24"/>
          <w:szCs w:val="24"/>
          <w:rPrChange w:id="838" w:author="Madhura Ramojwar" w:date="2021-04-20T12:37:00Z">
            <w:rPr/>
          </w:rPrChange>
        </w:rPr>
        <w:fldChar w:fldCharType="begin"/>
      </w:r>
      <w:r w:rsidRPr="00841475">
        <w:rPr>
          <w:rFonts w:asciiTheme="minorHAnsi" w:hAnsiTheme="minorHAnsi" w:cstheme="minorHAnsi"/>
          <w:sz w:val="24"/>
          <w:szCs w:val="24"/>
          <w:rPrChange w:id="839" w:author="Madhura Ramojwar" w:date="2021-04-20T12:37:00Z">
            <w:rPr/>
          </w:rPrChange>
        </w:rPr>
        <w:instrText xml:space="preserve"> PAGEREF _Toc49160085 \h </w:instrText>
      </w:r>
      <w:r w:rsidRPr="00841475">
        <w:rPr>
          <w:rFonts w:asciiTheme="minorHAnsi" w:hAnsiTheme="minorHAnsi" w:cstheme="minorHAnsi"/>
          <w:sz w:val="24"/>
          <w:szCs w:val="24"/>
          <w:rPrChange w:id="840" w:author="Madhura Ramojwar" w:date="2021-04-20T12:37:00Z">
            <w:rPr/>
          </w:rPrChange>
        </w:rPr>
      </w:r>
      <w:r w:rsidRPr="00841475">
        <w:rPr>
          <w:rFonts w:asciiTheme="minorHAnsi" w:hAnsiTheme="minorHAnsi" w:cstheme="minorHAnsi"/>
          <w:sz w:val="24"/>
          <w:szCs w:val="24"/>
          <w:rPrChange w:id="841" w:author="Madhura Ramojwar" w:date="2021-04-20T12:37:00Z">
            <w:rPr/>
          </w:rPrChange>
        </w:rPr>
        <w:fldChar w:fldCharType="separate"/>
      </w:r>
      <w:r w:rsidR="002803BD" w:rsidRPr="00841475">
        <w:rPr>
          <w:rFonts w:asciiTheme="minorHAnsi" w:hAnsiTheme="minorHAnsi" w:cstheme="minorHAnsi"/>
          <w:sz w:val="24"/>
          <w:szCs w:val="24"/>
          <w:rPrChange w:id="842" w:author="Madhura Ramojwar" w:date="2021-04-20T12:37:00Z">
            <w:rPr/>
          </w:rPrChange>
        </w:rPr>
        <w:t>23</w:t>
      </w:r>
      <w:r w:rsidRPr="00841475">
        <w:rPr>
          <w:rFonts w:asciiTheme="minorHAnsi" w:hAnsiTheme="minorHAnsi" w:cstheme="minorHAnsi"/>
          <w:sz w:val="24"/>
          <w:szCs w:val="24"/>
          <w:rPrChange w:id="843" w:author="Madhura Ramojwar" w:date="2021-04-20T12:37:00Z">
            <w:rPr/>
          </w:rPrChange>
        </w:rPr>
        <w:fldChar w:fldCharType="end"/>
      </w:r>
    </w:p>
    <w:p w14:paraId="57C6DDDA" w14:textId="6D17DE83" w:rsidR="00AD67EC" w:rsidRPr="00841475" w:rsidRDefault="00AD67EC">
      <w:pPr>
        <w:pStyle w:val="TOC1"/>
        <w:rPr>
          <w:rFonts w:asciiTheme="minorHAnsi" w:eastAsiaTheme="minorEastAsia" w:hAnsiTheme="minorHAnsi" w:cstheme="minorHAnsi"/>
          <w:caps w:val="0"/>
          <w:sz w:val="24"/>
          <w:szCs w:val="24"/>
          <w:rPrChange w:id="844" w:author="Madhura Ramojwar" w:date="2021-04-20T12:37:00Z">
            <w:rPr>
              <w:rFonts w:asciiTheme="minorHAnsi" w:eastAsiaTheme="minorEastAsia" w:hAnsiTheme="minorHAnsi" w:cstheme="minorBidi"/>
              <w:caps w:val="0"/>
            </w:rPr>
          </w:rPrChange>
        </w:rPr>
      </w:pPr>
      <w:r w:rsidRPr="00841475">
        <w:rPr>
          <w:rFonts w:asciiTheme="minorHAnsi" w:eastAsiaTheme="majorEastAsia" w:hAnsiTheme="minorHAnsi" w:cstheme="minorHAnsi"/>
          <w:sz w:val="24"/>
          <w:szCs w:val="24"/>
          <w:rPrChange w:id="845" w:author="Madhura Ramojwar" w:date="2021-04-20T12:37:00Z">
            <w:rPr>
              <w:rFonts w:eastAsiaTheme="majorEastAsia"/>
            </w:rPr>
          </w:rPrChange>
        </w:rPr>
        <w:t>F.</w:t>
      </w:r>
      <w:r w:rsidRPr="00841475">
        <w:rPr>
          <w:rFonts w:asciiTheme="minorHAnsi" w:eastAsiaTheme="minorEastAsia" w:hAnsiTheme="minorHAnsi" w:cstheme="minorHAnsi"/>
          <w:caps w:val="0"/>
          <w:sz w:val="24"/>
          <w:szCs w:val="24"/>
          <w:rPrChange w:id="846" w:author="Madhura Ramojwar" w:date="2021-04-20T12:37:00Z">
            <w:rPr>
              <w:rFonts w:asciiTheme="minorHAnsi" w:eastAsiaTheme="minorEastAsia" w:hAnsiTheme="minorHAnsi" w:cstheme="minorBidi"/>
              <w:caps w:val="0"/>
            </w:rPr>
          </w:rPrChange>
        </w:rPr>
        <w:tab/>
      </w:r>
      <w:r w:rsidRPr="00841475">
        <w:rPr>
          <w:rFonts w:asciiTheme="minorHAnsi" w:eastAsiaTheme="majorEastAsia" w:hAnsiTheme="minorHAnsi" w:cstheme="minorHAnsi"/>
          <w:sz w:val="24"/>
          <w:szCs w:val="24"/>
          <w:rPrChange w:id="847" w:author="Madhura Ramojwar" w:date="2021-04-20T12:37:00Z">
            <w:rPr>
              <w:rFonts w:eastAsiaTheme="majorEastAsia"/>
            </w:rPr>
          </w:rPrChange>
        </w:rPr>
        <w:t>Reference to Any Applicable Common Specifications, Harmonized Standards or Guidance Documents</w:t>
      </w:r>
      <w:r w:rsidRPr="00841475">
        <w:rPr>
          <w:rFonts w:asciiTheme="minorHAnsi" w:hAnsiTheme="minorHAnsi" w:cstheme="minorHAnsi"/>
          <w:sz w:val="24"/>
          <w:szCs w:val="24"/>
          <w:rPrChange w:id="848" w:author="Madhura Ramojwar" w:date="2021-04-20T12:37:00Z">
            <w:rPr/>
          </w:rPrChange>
        </w:rPr>
        <w:tab/>
      </w:r>
      <w:r w:rsidRPr="00841475">
        <w:rPr>
          <w:rFonts w:asciiTheme="minorHAnsi" w:hAnsiTheme="minorHAnsi" w:cstheme="minorHAnsi"/>
          <w:sz w:val="24"/>
          <w:szCs w:val="24"/>
          <w:rPrChange w:id="849" w:author="Madhura Ramojwar" w:date="2021-04-20T12:37:00Z">
            <w:rPr/>
          </w:rPrChange>
        </w:rPr>
        <w:fldChar w:fldCharType="begin"/>
      </w:r>
      <w:r w:rsidRPr="00841475">
        <w:rPr>
          <w:rFonts w:asciiTheme="minorHAnsi" w:hAnsiTheme="minorHAnsi" w:cstheme="minorHAnsi"/>
          <w:sz w:val="24"/>
          <w:szCs w:val="24"/>
          <w:rPrChange w:id="850" w:author="Madhura Ramojwar" w:date="2021-04-20T12:37:00Z">
            <w:rPr/>
          </w:rPrChange>
        </w:rPr>
        <w:instrText xml:space="preserve"> PAGEREF _Toc49160086 \h </w:instrText>
      </w:r>
      <w:r w:rsidRPr="00841475">
        <w:rPr>
          <w:rFonts w:asciiTheme="minorHAnsi" w:hAnsiTheme="minorHAnsi" w:cstheme="minorHAnsi"/>
          <w:sz w:val="24"/>
          <w:szCs w:val="24"/>
          <w:rPrChange w:id="851" w:author="Madhura Ramojwar" w:date="2021-04-20T12:37:00Z">
            <w:rPr/>
          </w:rPrChange>
        </w:rPr>
      </w:r>
      <w:r w:rsidRPr="00841475">
        <w:rPr>
          <w:rFonts w:asciiTheme="minorHAnsi" w:hAnsiTheme="minorHAnsi" w:cstheme="minorHAnsi"/>
          <w:sz w:val="24"/>
          <w:szCs w:val="24"/>
          <w:rPrChange w:id="852" w:author="Madhura Ramojwar" w:date="2021-04-20T12:37:00Z">
            <w:rPr/>
          </w:rPrChange>
        </w:rPr>
        <w:fldChar w:fldCharType="separate"/>
      </w:r>
      <w:r w:rsidR="002803BD" w:rsidRPr="00841475">
        <w:rPr>
          <w:rFonts w:asciiTheme="minorHAnsi" w:hAnsiTheme="minorHAnsi" w:cstheme="minorHAnsi"/>
          <w:sz w:val="24"/>
          <w:szCs w:val="24"/>
          <w:rPrChange w:id="853" w:author="Madhura Ramojwar" w:date="2021-04-20T12:37:00Z">
            <w:rPr/>
          </w:rPrChange>
        </w:rPr>
        <w:t>24</w:t>
      </w:r>
      <w:r w:rsidRPr="00841475">
        <w:rPr>
          <w:rFonts w:asciiTheme="minorHAnsi" w:hAnsiTheme="minorHAnsi" w:cstheme="minorHAnsi"/>
          <w:sz w:val="24"/>
          <w:szCs w:val="24"/>
          <w:rPrChange w:id="854" w:author="Madhura Ramojwar" w:date="2021-04-20T12:37:00Z">
            <w:rPr/>
          </w:rPrChange>
        </w:rPr>
        <w:fldChar w:fldCharType="end"/>
      </w:r>
    </w:p>
    <w:p w14:paraId="0339DE5F" w14:textId="348C7F91" w:rsidR="00AD67EC" w:rsidRPr="00841475" w:rsidRDefault="00AD67EC">
      <w:pPr>
        <w:pStyle w:val="TOC1"/>
        <w:rPr>
          <w:rFonts w:asciiTheme="minorHAnsi" w:eastAsiaTheme="minorEastAsia" w:hAnsiTheme="minorHAnsi" w:cstheme="minorHAnsi"/>
          <w:caps w:val="0"/>
          <w:sz w:val="24"/>
          <w:szCs w:val="24"/>
          <w:rPrChange w:id="855" w:author="Madhura Ramojwar" w:date="2021-04-20T12:37:00Z">
            <w:rPr>
              <w:rFonts w:asciiTheme="minorHAnsi" w:eastAsiaTheme="minorEastAsia" w:hAnsiTheme="minorHAnsi" w:cstheme="minorBidi"/>
              <w:caps w:val="0"/>
            </w:rPr>
          </w:rPrChange>
        </w:rPr>
      </w:pPr>
      <w:r w:rsidRPr="00841475">
        <w:rPr>
          <w:rFonts w:asciiTheme="minorHAnsi" w:eastAsiaTheme="majorEastAsia" w:hAnsiTheme="minorHAnsi" w:cstheme="minorHAnsi"/>
          <w:sz w:val="24"/>
          <w:szCs w:val="24"/>
          <w:rPrChange w:id="856" w:author="Madhura Ramojwar" w:date="2021-04-20T12:37:00Z">
            <w:rPr>
              <w:rFonts w:eastAsiaTheme="majorEastAsia"/>
            </w:rPr>
          </w:rPrChange>
        </w:rPr>
        <w:t>G.</w:t>
      </w:r>
      <w:r w:rsidRPr="00841475">
        <w:rPr>
          <w:rFonts w:asciiTheme="minorHAnsi" w:eastAsiaTheme="minorEastAsia" w:hAnsiTheme="minorHAnsi" w:cstheme="minorHAnsi"/>
          <w:caps w:val="0"/>
          <w:sz w:val="24"/>
          <w:szCs w:val="24"/>
          <w:rPrChange w:id="857" w:author="Madhura Ramojwar" w:date="2021-04-20T12:37:00Z">
            <w:rPr>
              <w:rFonts w:asciiTheme="minorHAnsi" w:eastAsiaTheme="minorEastAsia" w:hAnsiTheme="minorHAnsi" w:cstheme="minorBidi"/>
              <w:caps w:val="0"/>
            </w:rPr>
          </w:rPrChange>
        </w:rPr>
        <w:tab/>
      </w:r>
      <w:r w:rsidRPr="00841475">
        <w:rPr>
          <w:rFonts w:asciiTheme="minorHAnsi" w:eastAsiaTheme="majorEastAsia" w:hAnsiTheme="minorHAnsi" w:cstheme="minorHAnsi"/>
          <w:sz w:val="24"/>
          <w:szCs w:val="24"/>
          <w:rPrChange w:id="858" w:author="Madhura Ramojwar" w:date="2021-04-20T12:37:00Z">
            <w:rPr>
              <w:rFonts w:eastAsiaTheme="majorEastAsia"/>
            </w:rPr>
          </w:rPrChange>
        </w:rPr>
        <w:t>Estimated Date of the PMCF Evaluation Report</w:t>
      </w:r>
      <w:r w:rsidRPr="00841475">
        <w:rPr>
          <w:rFonts w:asciiTheme="minorHAnsi" w:hAnsiTheme="minorHAnsi" w:cstheme="minorHAnsi"/>
          <w:sz w:val="24"/>
          <w:szCs w:val="24"/>
          <w:rPrChange w:id="859" w:author="Madhura Ramojwar" w:date="2021-04-20T12:37:00Z">
            <w:rPr/>
          </w:rPrChange>
        </w:rPr>
        <w:tab/>
      </w:r>
      <w:r w:rsidRPr="00841475">
        <w:rPr>
          <w:rFonts w:asciiTheme="minorHAnsi" w:hAnsiTheme="minorHAnsi" w:cstheme="minorHAnsi"/>
          <w:sz w:val="24"/>
          <w:szCs w:val="24"/>
          <w:rPrChange w:id="860" w:author="Madhura Ramojwar" w:date="2021-04-20T12:37:00Z">
            <w:rPr/>
          </w:rPrChange>
        </w:rPr>
        <w:fldChar w:fldCharType="begin"/>
      </w:r>
      <w:r w:rsidRPr="00841475">
        <w:rPr>
          <w:rFonts w:asciiTheme="minorHAnsi" w:hAnsiTheme="minorHAnsi" w:cstheme="minorHAnsi"/>
          <w:sz w:val="24"/>
          <w:szCs w:val="24"/>
          <w:rPrChange w:id="861" w:author="Madhura Ramojwar" w:date="2021-04-20T12:37:00Z">
            <w:rPr/>
          </w:rPrChange>
        </w:rPr>
        <w:instrText xml:space="preserve"> PAGEREF _Toc49160087 \h </w:instrText>
      </w:r>
      <w:r w:rsidRPr="00841475">
        <w:rPr>
          <w:rFonts w:asciiTheme="minorHAnsi" w:hAnsiTheme="minorHAnsi" w:cstheme="minorHAnsi"/>
          <w:sz w:val="24"/>
          <w:szCs w:val="24"/>
          <w:rPrChange w:id="862" w:author="Madhura Ramojwar" w:date="2021-04-20T12:37:00Z">
            <w:rPr/>
          </w:rPrChange>
        </w:rPr>
      </w:r>
      <w:r w:rsidRPr="00841475">
        <w:rPr>
          <w:rFonts w:asciiTheme="minorHAnsi" w:hAnsiTheme="minorHAnsi" w:cstheme="minorHAnsi"/>
          <w:sz w:val="24"/>
          <w:szCs w:val="24"/>
          <w:rPrChange w:id="863" w:author="Madhura Ramojwar" w:date="2021-04-20T12:37:00Z">
            <w:rPr/>
          </w:rPrChange>
        </w:rPr>
        <w:fldChar w:fldCharType="separate"/>
      </w:r>
      <w:r w:rsidR="002803BD" w:rsidRPr="00841475">
        <w:rPr>
          <w:rFonts w:asciiTheme="minorHAnsi" w:hAnsiTheme="minorHAnsi" w:cstheme="minorHAnsi"/>
          <w:sz w:val="24"/>
          <w:szCs w:val="24"/>
          <w:rPrChange w:id="864" w:author="Madhura Ramojwar" w:date="2021-04-20T12:37:00Z">
            <w:rPr/>
          </w:rPrChange>
        </w:rPr>
        <w:t>25</w:t>
      </w:r>
      <w:r w:rsidRPr="00841475">
        <w:rPr>
          <w:rFonts w:asciiTheme="minorHAnsi" w:hAnsiTheme="minorHAnsi" w:cstheme="minorHAnsi"/>
          <w:sz w:val="24"/>
          <w:szCs w:val="24"/>
          <w:rPrChange w:id="865" w:author="Madhura Ramojwar" w:date="2021-04-20T12:37:00Z">
            <w:rPr/>
          </w:rPrChange>
        </w:rPr>
        <w:fldChar w:fldCharType="end"/>
      </w:r>
    </w:p>
    <w:p w14:paraId="64DAC7A2" w14:textId="257A5D51" w:rsidR="00EE1CB7" w:rsidRPr="00841475" w:rsidRDefault="00EE1CB7">
      <w:pPr>
        <w:pStyle w:val="BT1BodyTextI1"/>
        <w:tabs>
          <w:tab w:val="right" w:leader="dot" w:pos="12870"/>
        </w:tabs>
        <w:jc w:val="left"/>
        <w:rPr>
          <w:rFonts w:asciiTheme="minorHAnsi" w:hAnsiTheme="minorHAnsi" w:cstheme="minorHAnsi"/>
          <w:rPrChange w:id="866" w:author="Madhura Ramojwar" w:date="2021-04-20T12:37:00Z">
            <w:rPr>
              <w:sz w:val="32"/>
            </w:rPr>
          </w:rPrChange>
        </w:rPr>
        <w:pPrChange w:id="867" w:author="Madhura Ramojwar" w:date="2021-03-16T15:51:00Z">
          <w:pPr>
            <w:pStyle w:val="BT1BodyTextI1"/>
            <w:tabs>
              <w:tab w:val="right" w:leader="dot" w:pos="12870"/>
            </w:tabs>
          </w:pPr>
        </w:pPrChange>
      </w:pPr>
      <w:r w:rsidRPr="00841475">
        <w:rPr>
          <w:rFonts w:asciiTheme="minorHAnsi" w:hAnsiTheme="minorHAnsi" w:cstheme="minorHAnsi"/>
          <w:rPrChange w:id="868" w:author="Madhura Ramojwar" w:date="2021-04-20T12:37:00Z">
            <w:rPr>
              <w:sz w:val="22"/>
              <w:szCs w:val="22"/>
            </w:rPr>
          </w:rPrChange>
        </w:rPr>
        <w:fldChar w:fldCharType="end"/>
      </w:r>
    </w:p>
    <w:p w14:paraId="01EC88B7" w14:textId="13704498" w:rsidR="00730058" w:rsidRPr="00841475" w:rsidRDefault="00B347DB">
      <w:pPr>
        <w:pStyle w:val="Title"/>
        <w:tabs>
          <w:tab w:val="right" w:leader="dot" w:pos="12870"/>
        </w:tabs>
        <w:rPr>
          <w:rFonts w:asciiTheme="minorHAnsi" w:hAnsiTheme="minorHAnsi" w:cstheme="minorHAnsi"/>
          <w:rPrChange w:id="869" w:author="Madhura Ramojwar" w:date="2021-04-20T12:37:00Z">
            <w:rPr>
              <w:sz w:val="32"/>
            </w:rPr>
          </w:rPrChange>
        </w:rPr>
        <w:pPrChange w:id="870" w:author="Madhura Ramojwar" w:date="2021-03-16T15:51:00Z">
          <w:pPr>
            <w:pStyle w:val="Title"/>
            <w:tabs>
              <w:tab w:val="right" w:leader="dot" w:pos="12870"/>
            </w:tabs>
            <w:jc w:val="center"/>
          </w:pPr>
        </w:pPrChange>
      </w:pPr>
      <w:r w:rsidRPr="00841475">
        <w:rPr>
          <w:rFonts w:asciiTheme="minorHAnsi" w:hAnsiTheme="minorHAnsi" w:cstheme="minorHAnsi"/>
          <w:rPrChange w:id="871" w:author="Madhura Ramojwar" w:date="2021-04-20T12:37:00Z">
            <w:rPr>
              <w:sz w:val="32"/>
            </w:rPr>
          </w:rPrChange>
        </w:rPr>
        <w:t>Tables</w:t>
      </w:r>
    </w:p>
    <w:p w14:paraId="17B98029" w14:textId="04B1497A" w:rsidR="00FD531E" w:rsidRPr="00841475" w:rsidDel="00AF1B13" w:rsidRDefault="00201F8C" w:rsidP="00B570CF">
      <w:pPr>
        <w:pStyle w:val="BT1BodyTextI1"/>
        <w:tabs>
          <w:tab w:val="right" w:leader="dot" w:pos="12870"/>
        </w:tabs>
        <w:jc w:val="left"/>
        <w:rPr>
          <w:del w:id="872" w:author="Madhura Ramojwar" w:date="2021-04-19T12:06:00Z"/>
          <w:rFonts w:asciiTheme="minorHAnsi" w:hAnsiTheme="minorHAnsi" w:cstheme="minorHAnsi"/>
          <w:i/>
          <w:rPrChange w:id="873" w:author="Madhura Ramojwar" w:date="2021-04-20T12:37:00Z">
            <w:rPr>
              <w:del w:id="874" w:author="Madhura Ramojwar" w:date="2021-04-19T12:06:00Z"/>
              <w:i/>
            </w:rPr>
          </w:rPrChange>
        </w:rPr>
      </w:pPr>
      <w:del w:id="875" w:author="Madhura Ramojwar" w:date="2021-04-19T12:06:00Z">
        <w:r w:rsidRPr="00841475" w:rsidDel="00AF1B13">
          <w:rPr>
            <w:rFonts w:asciiTheme="minorHAnsi" w:hAnsiTheme="minorHAnsi" w:cstheme="minorHAnsi"/>
            <w:rPrChange w:id="876" w:author="Madhura Ramojwar" w:date="2021-04-20T12:37:00Z">
              <w:rPr/>
            </w:rPrChange>
          </w:rPr>
          <w:fldChar w:fldCharType="begin"/>
        </w:r>
        <w:r w:rsidRPr="00841475" w:rsidDel="00AF1B13">
          <w:rPr>
            <w:rFonts w:asciiTheme="minorHAnsi" w:hAnsiTheme="minorHAnsi" w:cstheme="minorHAnsi"/>
            <w:rPrChange w:id="877" w:author="Madhura Ramojwar" w:date="2021-04-20T12:37:00Z">
              <w:rPr/>
            </w:rPrChange>
          </w:rPr>
          <w:delInstrText xml:space="preserve"> TOC \h \z \c "Table" </w:delInstrText>
        </w:r>
        <w:r w:rsidRPr="00841475" w:rsidDel="00AF1B13">
          <w:rPr>
            <w:rFonts w:asciiTheme="minorHAnsi" w:hAnsiTheme="minorHAnsi" w:cstheme="minorHAnsi"/>
            <w:rPrChange w:id="878" w:author="Madhura Ramojwar" w:date="2021-04-20T12:37:00Z">
              <w:rPr/>
            </w:rPrChange>
          </w:rPr>
          <w:fldChar w:fldCharType="separate"/>
        </w:r>
        <w:r w:rsidR="00FD531E" w:rsidRPr="00841475" w:rsidDel="00AF1B13">
          <w:rPr>
            <w:rFonts w:asciiTheme="minorHAnsi" w:hAnsiTheme="minorHAnsi" w:cstheme="minorHAnsi"/>
            <w:b/>
            <w:bCs/>
            <w:noProof/>
            <w:rPrChange w:id="879" w:author="Madhura Ramojwar" w:date="2021-04-20T12:37:00Z">
              <w:rPr>
                <w:b/>
                <w:bCs/>
                <w:noProof/>
              </w:rPr>
            </w:rPrChange>
          </w:rPr>
          <w:delText>No table of figures entries found.</w:delText>
        </w:r>
        <w:r w:rsidRPr="00841475" w:rsidDel="00AF1B13">
          <w:rPr>
            <w:rFonts w:asciiTheme="minorHAnsi" w:hAnsiTheme="minorHAnsi" w:cstheme="minorHAnsi"/>
            <w:b/>
            <w:bCs/>
            <w:noProof/>
            <w:rPrChange w:id="880" w:author="Madhura Ramojwar" w:date="2021-04-20T12:37:00Z">
              <w:rPr>
                <w:b/>
                <w:bCs/>
                <w:noProof/>
              </w:rPr>
            </w:rPrChange>
          </w:rPr>
          <w:fldChar w:fldCharType="end"/>
        </w:r>
        <w:r w:rsidR="00FD531E" w:rsidRPr="00841475" w:rsidDel="00AF1B13">
          <w:rPr>
            <w:rFonts w:asciiTheme="minorHAnsi" w:hAnsiTheme="minorHAnsi" w:cstheme="minorHAnsi"/>
            <w:i/>
            <w:color w:val="0000FF"/>
            <w:rPrChange w:id="881" w:author="Madhura Ramojwar" w:date="2021-04-20T12:37:00Z">
              <w:rPr>
                <w:i/>
                <w:color w:val="0000FF"/>
              </w:rPr>
            </w:rPrChange>
          </w:rPr>
          <w:delText xml:space="preserve"> &lt;Remove Tables section if not required&gt;</w:delText>
        </w:r>
      </w:del>
    </w:p>
    <w:p w14:paraId="7C000C1E" w14:textId="77777777" w:rsidR="00A354CA" w:rsidRPr="00841475" w:rsidRDefault="00A354CA" w:rsidP="00A354CA">
      <w:pPr>
        <w:pStyle w:val="TableofFigures"/>
        <w:tabs>
          <w:tab w:val="right" w:leader="dot" w:pos="12950"/>
        </w:tabs>
        <w:rPr>
          <w:ins w:id="882" w:author="Madhura Ramojwar" w:date="2021-04-20T11:40:00Z"/>
          <w:rFonts w:asciiTheme="minorHAnsi" w:eastAsiaTheme="minorEastAsia" w:hAnsiTheme="minorHAnsi" w:cstheme="minorHAnsi"/>
          <w:noProof/>
          <w:rPrChange w:id="883" w:author="Madhura Ramojwar" w:date="2021-04-20T12:37:00Z">
            <w:rPr>
              <w:ins w:id="884" w:author="Madhura Ramojwar" w:date="2021-04-20T11:40:00Z"/>
              <w:rFonts w:asciiTheme="minorHAnsi" w:eastAsiaTheme="minorEastAsia" w:hAnsiTheme="minorHAnsi" w:cstheme="minorBidi"/>
              <w:noProof/>
              <w:sz w:val="22"/>
              <w:szCs w:val="22"/>
            </w:rPr>
          </w:rPrChange>
        </w:rPr>
      </w:pPr>
      <w:ins w:id="885" w:author="Madhura Ramojwar" w:date="2021-04-20T11:40:00Z">
        <w:r w:rsidRPr="00841475">
          <w:rPr>
            <w:rFonts w:asciiTheme="minorHAnsi" w:hAnsiTheme="minorHAnsi" w:cstheme="minorHAnsi"/>
            <w:rPrChange w:id="886" w:author="Madhura Ramojwar" w:date="2021-04-20T12:37:00Z">
              <w:rPr>
                <w:sz w:val="32"/>
              </w:rPr>
            </w:rPrChange>
          </w:rPr>
          <w:fldChar w:fldCharType="begin"/>
        </w:r>
        <w:r w:rsidRPr="00841475">
          <w:rPr>
            <w:rFonts w:asciiTheme="minorHAnsi" w:hAnsiTheme="minorHAnsi" w:cstheme="minorHAnsi"/>
            <w:rPrChange w:id="887" w:author="Madhura Ramojwar" w:date="2021-04-20T12:37:00Z">
              <w:rPr>
                <w:sz w:val="32"/>
              </w:rPr>
            </w:rPrChange>
          </w:rPr>
          <w:instrText xml:space="preserve"> TOC \h \z \c "Table" </w:instrText>
        </w:r>
        <w:r w:rsidRPr="00841475">
          <w:rPr>
            <w:rFonts w:asciiTheme="minorHAnsi" w:hAnsiTheme="minorHAnsi" w:cstheme="minorHAnsi"/>
            <w:rPrChange w:id="888" w:author="Madhura Ramojwar" w:date="2021-04-20T12:37:00Z">
              <w:rPr>
                <w:sz w:val="32"/>
              </w:rPr>
            </w:rPrChange>
          </w:rPr>
          <w:fldChar w:fldCharType="separate"/>
        </w:r>
        <w:r w:rsidRPr="00841475">
          <w:rPr>
            <w:rFonts w:asciiTheme="minorHAnsi" w:hAnsiTheme="minorHAnsi" w:cstheme="minorHAnsi"/>
            <w:rPrChange w:id="889" w:author="Madhura Ramojwar" w:date="2021-04-20T12:37:00Z">
              <w:rPr/>
            </w:rPrChange>
          </w:rPr>
          <w:fldChar w:fldCharType="begin"/>
        </w:r>
        <w:r w:rsidRPr="00841475">
          <w:rPr>
            <w:rFonts w:asciiTheme="minorHAnsi" w:hAnsiTheme="minorHAnsi" w:cstheme="minorHAnsi"/>
            <w:rPrChange w:id="890" w:author="Madhura Ramojwar" w:date="2021-04-20T12:37:00Z">
              <w:rPr/>
            </w:rPrChange>
          </w:rPr>
          <w:instrText xml:space="preserve"> HYPERLINK "file:///C:\\Users\\99002628\\Downloads\\CR002_PMCF%20Plan_90330520_B-%20V%200.1.docx" \l "_Toc69493050" </w:instrText>
        </w:r>
        <w:r w:rsidRPr="00841475">
          <w:rPr>
            <w:rFonts w:asciiTheme="minorHAnsi" w:hAnsiTheme="minorHAnsi" w:cstheme="minorHAnsi"/>
            <w:rPrChange w:id="891" w:author="Madhura Ramojwar" w:date="2021-04-20T12:37:00Z">
              <w:rPr/>
            </w:rPrChange>
          </w:rPr>
          <w:fldChar w:fldCharType="separate"/>
        </w:r>
        <w:r w:rsidRPr="00841475">
          <w:rPr>
            <w:rStyle w:val="Hyperlink"/>
            <w:rFonts w:asciiTheme="minorHAnsi" w:hAnsiTheme="minorHAnsi" w:cstheme="minorHAnsi"/>
            <w:noProof/>
            <w:rPrChange w:id="892" w:author="Madhura Ramojwar" w:date="2021-04-20T12:37:00Z">
              <w:rPr>
                <w:rStyle w:val="Hyperlink"/>
                <w:noProof/>
              </w:rPr>
            </w:rPrChange>
          </w:rPr>
          <w:t>Table 1</w:t>
        </w:r>
        <w:r w:rsidRPr="00841475">
          <w:rPr>
            <w:rStyle w:val="Hyperlink"/>
            <w:rFonts w:asciiTheme="minorHAnsi" w:eastAsiaTheme="minorHAnsi" w:hAnsiTheme="minorHAnsi" w:cstheme="minorHAnsi"/>
            <w:noProof/>
            <w:rPrChange w:id="893" w:author="Madhura Ramojwar" w:date="2021-04-20T12:37:00Z">
              <w:rPr>
                <w:rStyle w:val="Hyperlink"/>
                <w:rFonts w:eastAsiaTheme="minorHAnsi"/>
                <w:noProof/>
              </w:rPr>
            </w:rPrChange>
          </w:rPr>
          <w:t>: Description of Devices</w:t>
        </w:r>
        <w:r w:rsidRPr="00841475">
          <w:rPr>
            <w:rStyle w:val="Hyperlink"/>
            <w:rFonts w:asciiTheme="minorHAnsi" w:hAnsiTheme="minorHAnsi" w:cstheme="minorHAnsi"/>
            <w:noProof/>
            <w:webHidden/>
            <w:rPrChange w:id="894" w:author="Madhura Ramojwar" w:date="2021-04-20T12:37:00Z">
              <w:rPr>
                <w:rStyle w:val="Hyperlink"/>
                <w:noProof/>
                <w:webHidden/>
              </w:rPr>
            </w:rPrChange>
          </w:rPr>
          <w:tab/>
        </w:r>
        <w:r w:rsidRPr="00841475">
          <w:rPr>
            <w:rStyle w:val="Hyperlink"/>
            <w:rFonts w:asciiTheme="minorHAnsi" w:hAnsiTheme="minorHAnsi" w:cstheme="minorHAnsi"/>
            <w:noProof/>
            <w:webHidden/>
            <w:rPrChange w:id="895" w:author="Madhura Ramojwar" w:date="2021-04-20T12:37:00Z">
              <w:rPr>
                <w:rStyle w:val="Hyperlink"/>
                <w:noProof/>
                <w:webHidden/>
              </w:rPr>
            </w:rPrChange>
          </w:rPr>
          <w:fldChar w:fldCharType="begin"/>
        </w:r>
        <w:r w:rsidRPr="00841475">
          <w:rPr>
            <w:rStyle w:val="Hyperlink"/>
            <w:rFonts w:asciiTheme="minorHAnsi" w:hAnsiTheme="minorHAnsi" w:cstheme="minorHAnsi"/>
            <w:noProof/>
            <w:webHidden/>
            <w:rPrChange w:id="896" w:author="Madhura Ramojwar" w:date="2021-04-20T12:37:00Z">
              <w:rPr>
                <w:rStyle w:val="Hyperlink"/>
                <w:noProof/>
                <w:webHidden/>
              </w:rPr>
            </w:rPrChange>
          </w:rPr>
          <w:instrText xml:space="preserve"> PAGEREF _Toc69493050 \h </w:instrText>
        </w:r>
        <w:r w:rsidRPr="00841475">
          <w:rPr>
            <w:rStyle w:val="Hyperlink"/>
            <w:rFonts w:asciiTheme="minorHAnsi" w:hAnsiTheme="minorHAnsi" w:cstheme="minorHAnsi"/>
            <w:noProof/>
            <w:webHidden/>
            <w:rPrChange w:id="897" w:author="Madhura Ramojwar" w:date="2021-04-20T12:37:00Z">
              <w:rPr>
                <w:rStyle w:val="Hyperlink"/>
                <w:noProof/>
                <w:webHidden/>
              </w:rPr>
            </w:rPrChange>
          </w:rPr>
        </w:r>
        <w:r w:rsidRPr="00841475">
          <w:rPr>
            <w:rStyle w:val="Hyperlink"/>
            <w:rFonts w:asciiTheme="minorHAnsi" w:hAnsiTheme="minorHAnsi" w:cstheme="minorHAnsi"/>
            <w:noProof/>
            <w:webHidden/>
            <w:rPrChange w:id="898" w:author="Madhura Ramojwar" w:date="2021-04-20T12:37:00Z">
              <w:rPr>
                <w:rStyle w:val="Hyperlink"/>
                <w:noProof/>
                <w:webHidden/>
              </w:rPr>
            </w:rPrChange>
          </w:rPr>
          <w:fldChar w:fldCharType="separate"/>
        </w:r>
        <w:r w:rsidRPr="00841475">
          <w:rPr>
            <w:rStyle w:val="Hyperlink"/>
            <w:rFonts w:asciiTheme="minorHAnsi" w:hAnsiTheme="minorHAnsi" w:cstheme="minorHAnsi"/>
            <w:noProof/>
            <w:webHidden/>
            <w:rPrChange w:id="899" w:author="Madhura Ramojwar" w:date="2021-04-20T12:37:00Z">
              <w:rPr>
                <w:rStyle w:val="Hyperlink"/>
                <w:noProof/>
                <w:webHidden/>
              </w:rPr>
            </w:rPrChange>
          </w:rPr>
          <w:t>23</w:t>
        </w:r>
        <w:r w:rsidRPr="00841475">
          <w:rPr>
            <w:rStyle w:val="Hyperlink"/>
            <w:rFonts w:asciiTheme="minorHAnsi" w:hAnsiTheme="minorHAnsi" w:cstheme="minorHAnsi"/>
            <w:noProof/>
            <w:webHidden/>
            <w:rPrChange w:id="900" w:author="Madhura Ramojwar" w:date="2021-04-20T12:37:00Z">
              <w:rPr>
                <w:rStyle w:val="Hyperlink"/>
                <w:noProof/>
                <w:webHidden/>
              </w:rPr>
            </w:rPrChange>
          </w:rPr>
          <w:fldChar w:fldCharType="end"/>
        </w:r>
        <w:r w:rsidRPr="00841475">
          <w:rPr>
            <w:rFonts w:asciiTheme="minorHAnsi" w:hAnsiTheme="minorHAnsi" w:cstheme="minorHAnsi"/>
            <w:rPrChange w:id="901" w:author="Madhura Ramojwar" w:date="2021-04-20T12:37:00Z">
              <w:rPr/>
            </w:rPrChange>
          </w:rPr>
          <w:fldChar w:fldCharType="end"/>
        </w:r>
      </w:ins>
    </w:p>
    <w:p w14:paraId="25401EC9" w14:textId="28DDCC1E" w:rsidR="00FD531E" w:rsidRPr="00841475" w:rsidRDefault="00A354CA" w:rsidP="00A354CA">
      <w:pPr>
        <w:pStyle w:val="BT1BodyTextI1"/>
        <w:tabs>
          <w:tab w:val="right" w:leader="dot" w:pos="12870"/>
        </w:tabs>
        <w:jc w:val="left"/>
        <w:rPr>
          <w:rFonts w:asciiTheme="minorHAnsi" w:hAnsiTheme="minorHAnsi" w:cstheme="minorHAnsi"/>
          <w:rPrChange w:id="902" w:author="Madhura Ramojwar" w:date="2021-04-20T12:37:00Z">
            <w:rPr>
              <w:sz w:val="32"/>
            </w:rPr>
          </w:rPrChange>
        </w:rPr>
        <w:pPrChange w:id="903" w:author="Madhura Ramojwar" w:date="2021-03-16T15:51:00Z">
          <w:pPr>
            <w:pStyle w:val="BT1BodyTextI1"/>
            <w:tabs>
              <w:tab w:val="right" w:leader="dot" w:pos="12870"/>
            </w:tabs>
          </w:pPr>
        </w:pPrChange>
      </w:pPr>
      <w:ins w:id="904" w:author="Madhura Ramojwar" w:date="2021-04-20T11:40:00Z">
        <w:r w:rsidRPr="00841475">
          <w:rPr>
            <w:rFonts w:asciiTheme="minorHAnsi" w:hAnsiTheme="minorHAnsi" w:cstheme="minorHAnsi"/>
            <w:rPrChange w:id="905" w:author="Madhura Ramojwar" w:date="2021-04-20T12:37:00Z">
              <w:rPr>
                <w:sz w:val="32"/>
              </w:rPr>
            </w:rPrChange>
          </w:rPr>
          <w:fldChar w:fldCharType="end"/>
        </w:r>
      </w:ins>
    </w:p>
    <w:p w14:paraId="08FA76F6" w14:textId="5504464C" w:rsidR="00730058" w:rsidRPr="00841475" w:rsidRDefault="00730058">
      <w:pPr>
        <w:pStyle w:val="Title"/>
        <w:tabs>
          <w:tab w:val="right" w:leader="dot" w:pos="12870"/>
        </w:tabs>
        <w:rPr>
          <w:rFonts w:asciiTheme="minorHAnsi" w:hAnsiTheme="minorHAnsi" w:cstheme="minorHAnsi"/>
          <w:rPrChange w:id="906" w:author="Madhura Ramojwar" w:date="2021-04-20T12:37:00Z">
            <w:rPr>
              <w:sz w:val="32"/>
            </w:rPr>
          </w:rPrChange>
        </w:rPr>
        <w:pPrChange w:id="907" w:author="Madhura Ramojwar" w:date="2021-03-16T15:51:00Z">
          <w:pPr>
            <w:pStyle w:val="Title"/>
            <w:tabs>
              <w:tab w:val="right" w:leader="dot" w:pos="12870"/>
            </w:tabs>
            <w:jc w:val="center"/>
          </w:pPr>
        </w:pPrChange>
      </w:pPr>
      <w:r w:rsidRPr="00841475">
        <w:rPr>
          <w:rFonts w:asciiTheme="minorHAnsi" w:hAnsiTheme="minorHAnsi" w:cstheme="minorHAnsi"/>
          <w:rPrChange w:id="908" w:author="Madhura Ramojwar" w:date="2021-04-20T12:37:00Z">
            <w:rPr>
              <w:sz w:val="32"/>
            </w:rPr>
          </w:rPrChange>
        </w:rPr>
        <w:t>Figures</w:t>
      </w:r>
    </w:p>
    <w:p w14:paraId="4EAD262E" w14:textId="344CADE1" w:rsidR="00FD531E" w:rsidRPr="00841475" w:rsidDel="00AF1B13" w:rsidRDefault="00201F8C" w:rsidP="00B570CF">
      <w:pPr>
        <w:pStyle w:val="BT1BodyTextI1"/>
        <w:tabs>
          <w:tab w:val="right" w:leader="dot" w:pos="12870"/>
        </w:tabs>
        <w:jc w:val="left"/>
        <w:rPr>
          <w:del w:id="909" w:author="Madhura Ramojwar" w:date="2021-04-19T12:06:00Z"/>
          <w:rFonts w:asciiTheme="minorHAnsi" w:hAnsiTheme="minorHAnsi" w:cstheme="minorHAnsi"/>
          <w:i/>
          <w:rPrChange w:id="910" w:author="Madhura Ramojwar" w:date="2021-04-20T12:37:00Z">
            <w:rPr>
              <w:del w:id="911" w:author="Madhura Ramojwar" w:date="2021-04-19T12:06:00Z"/>
              <w:i/>
            </w:rPr>
          </w:rPrChange>
        </w:rPr>
      </w:pPr>
      <w:del w:id="912" w:author="Madhura Ramojwar" w:date="2021-04-19T12:06:00Z">
        <w:r w:rsidRPr="00841475" w:rsidDel="00AF1B13">
          <w:rPr>
            <w:rFonts w:asciiTheme="minorHAnsi" w:hAnsiTheme="minorHAnsi" w:cstheme="minorHAnsi"/>
            <w:rPrChange w:id="913" w:author="Madhura Ramojwar" w:date="2021-04-20T12:37:00Z">
              <w:rPr/>
            </w:rPrChange>
          </w:rPr>
          <w:fldChar w:fldCharType="begin"/>
        </w:r>
        <w:r w:rsidRPr="00841475" w:rsidDel="00AF1B13">
          <w:rPr>
            <w:rFonts w:asciiTheme="minorHAnsi" w:hAnsiTheme="minorHAnsi" w:cstheme="minorHAnsi"/>
            <w:rPrChange w:id="914" w:author="Madhura Ramojwar" w:date="2021-04-20T12:37:00Z">
              <w:rPr/>
            </w:rPrChange>
          </w:rPr>
          <w:delInstrText xml:space="preserve"> TOC \h \z \c "Figure" </w:delInstrText>
        </w:r>
        <w:r w:rsidRPr="00841475" w:rsidDel="00AF1B13">
          <w:rPr>
            <w:rFonts w:asciiTheme="minorHAnsi" w:hAnsiTheme="minorHAnsi" w:cstheme="minorHAnsi"/>
            <w:rPrChange w:id="915" w:author="Madhura Ramojwar" w:date="2021-04-20T12:37:00Z">
              <w:rPr/>
            </w:rPrChange>
          </w:rPr>
          <w:fldChar w:fldCharType="separate"/>
        </w:r>
        <w:r w:rsidR="00FD531E" w:rsidRPr="00841475" w:rsidDel="00AF1B13">
          <w:rPr>
            <w:rFonts w:asciiTheme="minorHAnsi" w:hAnsiTheme="minorHAnsi" w:cstheme="minorHAnsi"/>
            <w:b/>
            <w:bCs/>
            <w:noProof/>
            <w:rPrChange w:id="916" w:author="Madhura Ramojwar" w:date="2021-04-20T12:37:00Z">
              <w:rPr>
                <w:b/>
                <w:bCs/>
                <w:noProof/>
              </w:rPr>
            </w:rPrChange>
          </w:rPr>
          <w:delText>No table of figures entries found.</w:delText>
        </w:r>
        <w:r w:rsidRPr="00841475" w:rsidDel="00AF1B13">
          <w:rPr>
            <w:rFonts w:asciiTheme="minorHAnsi" w:hAnsiTheme="minorHAnsi" w:cstheme="minorHAnsi"/>
            <w:b/>
            <w:bCs/>
            <w:noProof/>
            <w:rPrChange w:id="917" w:author="Madhura Ramojwar" w:date="2021-04-20T12:37:00Z">
              <w:rPr>
                <w:b/>
                <w:bCs/>
                <w:noProof/>
              </w:rPr>
            </w:rPrChange>
          </w:rPr>
          <w:fldChar w:fldCharType="end"/>
        </w:r>
        <w:r w:rsidR="00FD531E" w:rsidRPr="00841475" w:rsidDel="00AF1B13">
          <w:rPr>
            <w:rFonts w:asciiTheme="minorHAnsi" w:hAnsiTheme="minorHAnsi" w:cstheme="minorHAnsi"/>
            <w:i/>
            <w:color w:val="0000FF"/>
            <w:rPrChange w:id="918" w:author="Madhura Ramojwar" w:date="2021-04-20T12:37:00Z">
              <w:rPr>
                <w:i/>
                <w:color w:val="0000FF"/>
              </w:rPr>
            </w:rPrChange>
          </w:rPr>
          <w:delText xml:space="preserve"> &lt;Remove Figures section if not required&gt;</w:delText>
        </w:r>
      </w:del>
    </w:p>
    <w:p w14:paraId="77A6DE33" w14:textId="77777777" w:rsidR="00A354CA" w:rsidRPr="00841475" w:rsidRDefault="00A354CA" w:rsidP="00A354CA">
      <w:pPr>
        <w:pStyle w:val="TableofFigures"/>
        <w:tabs>
          <w:tab w:val="right" w:leader="dot" w:pos="12950"/>
        </w:tabs>
        <w:rPr>
          <w:ins w:id="919" w:author="Madhura Ramojwar" w:date="2021-04-20T11:40:00Z"/>
          <w:rFonts w:asciiTheme="minorHAnsi" w:eastAsiaTheme="minorEastAsia" w:hAnsiTheme="minorHAnsi" w:cstheme="minorHAnsi"/>
          <w:noProof/>
          <w:rPrChange w:id="920" w:author="Madhura Ramojwar" w:date="2021-04-20T12:37:00Z">
            <w:rPr>
              <w:ins w:id="921" w:author="Madhura Ramojwar" w:date="2021-04-20T11:40:00Z"/>
              <w:rFonts w:asciiTheme="minorHAnsi" w:eastAsiaTheme="minorEastAsia" w:hAnsiTheme="minorHAnsi" w:cstheme="minorHAnsi"/>
              <w:noProof/>
              <w:sz w:val="22"/>
              <w:szCs w:val="22"/>
            </w:rPr>
          </w:rPrChange>
        </w:rPr>
      </w:pPr>
      <w:ins w:id="922" w:author="Madhura Ramojwar" w:date="2021-04-20T11:40:00Z">
        <w:r w:rsidRPr="00841475">
          <w:rPr>
            <w:rFonts w:asciiTheme="minorHAnsi" w:hAnsiTheme="minorHAnsi" w:cstheme="minorHAnsi"/>
            <w:rPrChange w:id="923" w:author="Madhura Ramojwar" w:date="2021-04-20T12:37:00Z">
              <w:rPr/>
            </w:rPrChange>
          </w:rPr>
          <w:fldChar w:fldCharType="begin"/>
        </w:r>
        <w:r w:rsidRPr="00841475">
          <w:rPr>
            <w:rFonts w:asciiTheme="minorHAnsi" w:hAnsiTheme="minorHAnsi" w:cstheme="minorHAnsi"/>
            <w:rPrChange w:id="924" w:author="Madhura Ramojwar" w:date="2021-04-20T12:37:00Z">
              <w:rPr/>
            </w:rPrChange>
          </w:rPr>
          <w:instrText xml:space="preserve"> HYPERLINK "file:///C:\\Users\\99002628\\Downloads\\CR002_PMCF%20Plan_90330520_B-%20V%200.1.docx" \l "_Toc69492623" </w:instrText>
        </w:r>
        <w:r w:rsidRPr="00841475">
          <w:rPr>
            <w:rFonts w:asciiTheme="minorHAnsi" w:hAnsiTheme="minorHAnsi" w:cstheme="minorHAnsi"/>
            <w:rPrChange w:id="925" w:author="Madhura Ramojwar" w:date="2021-04-20T12:37:00Z">
              <w:rPr/>
            </w:rPrChange>
          </w:rPr>
          <w:fldChar w:fldCharType="separate"/>
        </w:r>
        <w:r w:rsidRPr="00841475">
          <w:rPr>
            <w:rStyle w:val="Hyperlink"/>
            <w:rFonts w:asciiTheme="minorHAnsi" w:hAnsiTheme="minorHAnsi" w:cstheme="minorHAnsi"/>
            <w:noProof/>
            <w:rPrChange w:id="926" w:author="Madhura Ramojwar" w:date="2021-04-20T12:37:00Z">
              <w:rPr>
                <w:rStyle w:val="Hyperlink"/>
                <w:noProof/>
              </w:rPr>
            </w:rPrChange>
          </w:rPr>
          <w:t>Figure 1: Subject flow through TARGET study.</w:t>
        </w:r>
        <w:r w:rsidRPr="00841475">
          <w:rPr>
            <w:rStyle w:val="Hyperlink"/>
            <w:rFonts w:asciiTheme="minorHAnsi" w:hAnsiTheme="minorHAnsi" w:cstheme="minorHAnsi"/>
            <w:noProof/>
            <w:webHidden/>
            <w:rPrChange w:id="927" w:author="Madhura Ramojwar" w:date="2021-04-20T12:37:00Z">
              <w:rPr>
                <w:rStyle w:val="Hyperlink"/>
                <w:noProof/>
                <w:webHidden/>
              </w:rPr>
            </w:rPrChange>
          </w:rPr>
          <w:tab/>
        </w:r>
        <w:r w:rsidRPr="00841475">
          <w:rPr>
            <w:rStyle w:val="Hyperlink"/>
            <w:rFonts w:asciiTheme="minorHAnsi" w:hAnsiTheme="minorHAnsi" w:cstheme="minorHAnsi"/>
            <w:noProof/>
            <w:webHidden/>
            <w:rPrChange w:id="928" w:author="Madhura Ramojwar" w:date="2021-04-20T12:37:00Z">
              <w:rPr>
                <w:rStyle w:val="Hyperlink"/>
                <w:noProof/>
                <w:webHidden/>
              </w:rPr>
            </w:rPrChange>
          </w:rPr>
          <w:fldChar w:fldCharType="begin"/>
        </w:r>
        <w:r w:rsidRPr="00841475">
          <w:rPr>
            <w:rStyle w:val="Hyperlink"/>
            <w:rFonts w:asciiTheme="minorHAnsi" w:hAnsiTheme="minorHAnsi" w:cstheme="minorHAnsi"/>
            <w:noProof/>
            <w:webHidden/>
            <w:rPrChange w:id="929" w:author="Madhura Ramojwar" w:date="2021-04-20T12:37:00Z">
              <w:rPr>
                <w:rStyle w:val="Hyperlink"/>
                <w:noProof/>
                <w:webHidden/>
              </w:rPr>
            </w:rPrChange>
          </w:rPr>
          <w:instrText xml:space="preserve"> PAGEREF _Toc69492623 \h </w:instrText>
        </w:r>
        <w:r w:rsidRPr="00841475">
          <w:rPr>
            <w:rStyle w:val="Hyperlink"/>
            <w:rFonts w:asciiTheme="minorHAnsi" w:hAnsiTheme="minorHAnsi" w:cstheme="minorHAnsi"/>
            <w:noProof/>
            <w:webHidden/>
            <w:rPrChange w:id="930" w:author="Madhura Ramojwar" w:date="2021-04-20T12:37:00Z">
              <w:rPr>
                <w:rStyle w:val="Hyperlink"/>
                <w:noProof/>
                <w:webHidden/>
              </w:rPr>
            </w:rPrChange>
          </w:rPr>
        </w:r>
        <w:r w:rsidRPr="00841475">
          <w:rPr>
            <w:rStyle w:val="Hyperlink"/>
            <w:rFonts w:asciiTheme="minorHAnsi" w:hAnsiTheme="minorHAnsi" w:cstheme="minorHAnsi"/>
            <w:noProof/>
            <w:webHidden/>
            <w:rPrChange w:id="931" w:author="Madhura Ramojwar" w:date="2021-04-20T12:37:00Z">
              <w:rPr>
                <w:rStyle w:val="Hyperlink"/>
                <w:noProof/>
                <w:webHidden/>
              </w:rPr>
            </w:rPrChange>
          </w:rPr>
          <w:fldChar w:fldCharType="separate"/>
        </w:r>
        <w:r w:rsidRPr="00841475">
          <w:rPr>
            <w:rStyle w:val="Hyperlink"/>
            <w:rFonts w:asciiTheme="minorHAnsi" w:hAnsiTheme="minorHAnsi" w:cstheme="minorHAnsi"/>
            <w:noProof/>
            <w:webHidden/>
            <w:rPrChange w:id="932" w:author="Madhura Ramojwar" w:date="2021-04-20T12:37:00Z">
              <w:rPr>
                <w:rStyle w:val="Hyperlink"/>
                <w:noProof/>
                <w:webHidden/>
              </w:rPr>
            </w:rPrChange>
          </w:rPr>
          <w:t>31</w:t>
        </w:r>
        <w:r w:rsidRPr="00841475">
          <w:rPr>
            <w:rStyle w:val="Hyperlink"/>
            <w:rFonts w:asciiTheme="minorHAnsi" w:hAnsiTheme="minorHAnsi" w:cstheme="minorHAnsi"/>
            <w:noProof/>
            <w:webHidden/>
            <w:rPrChange w:id="933" w:author="Madhura Ramojwar" w:date="2021-04-20T12:37:00Z">
              <w:rPr>
                <w:rStyle w:val="Hyperlink"/>
                <w:noProof/>
                <w:webHidden/>
              </w:rPr>
            </w:rPrChange>
          </w:rPr>
          <w:fldChar w:fldCharType="end"/>
        </w:r>
        <w:r w:rsidRPr="00841475">
          <w:rPr>
            <w:rFonts w:asciiTheme="minorHAnsi" w:hAnsiTheme="minorHAnsi" w:cstheme="minorHAnsi"/>
            <w:rPrChange w:id="934" w:author="Madhura Ramojwar" w:date="2021-04-20T12:37:00Z">
              <w:rPr/>
            </w:rPrChange>
          </w:rPr>
          <w:fldChar w:fldCharType="end"/>
        </w:r>
      </w:ins>
    </w:p>
    <w:p w14:paraId="6449BA8F" w14:textId="57A73693" w:rsidR="00FD531E" w:rsidRPr="00841475" w:rsidRDefault="00A354CA" w:rsidP="00A354CA">
      <w:pPr>
        <w:pStyle w:val="BT1BodyTextI1"/>
        <w:tabs>
          <w:tab w:val="right" w:leader="dot" w:pos="12870"/>
        </w:tabs>
        <w:jc w:val="left"/>
        <w:rPr>
          <w:rFonts w:asciiTheme="minorHAnsi" w:hAnsiTheme="minorHAnsi" w:cstheme="minorHAnsi"/>
          <w:rPrChange w:id="935" w:author="Madhura Ramojwar" w:date="2021-04-20T12:37:00Z">
            <w:rPr>
              <w:sz w:val="32"/>
            </w:rPr>
          </w:rPrChange>
        </w:rPr>
        <w:pPrChange w:id="936" w:author="Madhura Ramojwar" w:date="2021-03-16T15:51:00Z">
          <w:pPr>
            <w:pStyle w:val="BT1BodyTextI1"/>
            <w:tabs>
              <w:tab w:val="right" w:leader="dot" w:pos="12870"/>
            </w:tabs>
          </w:pPr>
        </w:pPrChange>
      </w:pPr>
      <w:ins w:id="937" w:author="Madhura Ramojwar" w:date="2021-04-20T11:40:00Z">
        <w:r w:rsidRPr="00841475">
          <w:rPr>
            <w:rFonts w:asciiTheme="minorHAnsi" w:hAnsiTheme="minorHAnsi" w:cstheme="minorHAnsi"/>
            <w:rPrChange w:id="938" w:author="Madhura Ramojwar" w:date="2021-04-20T12:37:00Z">
              <w:rPr/>
            </w:rPrChange>
          </w:rPr>
          <w:fldChar w:fldCharType="begin"/>
        </w:r>
        <w:r w:rsidRPr="00841475">
          <w:rPr>
            <w:rFonts w:asciiTheme="minorHAnsi" w:hAnsiTheme="minorHAnsi" w:cstheme="minorHAnsi"/>
            <w:rPrChange w:id="939" w:author="Madhura Ramojwar" w:date="2021-04-20T12:37:00Z">
              <w:rPr/>
            </w:rPrChange>
          </w:rPr>
          <w:instrText xml:space="preserve"> HYPERLINK "file:///C:\\Users\\99002628\\Downloads\\CR002_PMCF%20Plan_90330520_B-%20V%200.1.docx" \l "_Toc69492624" </w:instrText>
        </w:r>
        <w:r w:rsidRPr="00841475">
          <w:rPr>
            <w:rFonts w:asciiTheme="minorHAnsi" w:hAnsiTheme="minorHAnsi" w:cstheme="minorHAnsi"/>
            <w:rPrChange w:id="940" w:author="Madhura Ramojwar" w:date="2021-04-20T12:37:00Z">
              <w:rPr/>
            </w:rPrChange>
          </w:rPr>
          <w:fldChar w:fldCharType="separate"/>
        </w:r>
        <w:r w:rsidRPr="00841475">
          <w:rPr>
            <w:rStyle w:val="Hyperlink"/>
            <w:rFonts w:asciiTheme="minorHAnsi" w:hAnsiTheme="minorHAnsi" w:cstheme="minorHAnsi"/>
            <w:noProof/>
            <w:rPrChange w:id="941" w:author="Madhura Ramojwar" w:date="2021-04-20T12:37:00Z">
              <w:rPr>
                <w:rStyle w:val="Hyperlink"/>
                <w:noProof/>
              </w:rPr>
            </w:rPrChange>
          </w:rPr>
          <w:t>Figure 2: REALITY Study Plan.</w:t>
        </w:r>
        <w:r w:rsidRPr="00841475">
          <w:rPr>
            <w:rStyle w:val="Hyperlink"/>
            <w:rFonts w:asciiTheme="minorHAnsi" w:hAnsiTheme="minorHAnsi" w:cstheme="minorHAnsi"/>
            <w:noProof/>
            <w:webHidden/>
            <w:rPrChange w:id="942" w:author="Madhura Ramojwar" w:date="2021-04-20T12:37:00Z">
              <w:rPr>
                <w:rStyle w:val="Hyperlink"/>
                <w:noProof/>
                <w:webHidden/>
              </w:rPr>
            </w:rPrChange>
          </w:rPr>
          <w:tab/>
        </w:r>
        <w:r w:rsidRPr="00841475">
          <w:rPr>
            <w:rStyle w:val="Hyperlink"/>
            <w:rFonts w:asciiTheme="minorHAnsi" w:hAnsiTheme="minorHAnsi" w:cstheme="minorHAnsi"/>
            <w:noProof/>
            <w:webHidden/>
            <w:rPrChange w:id="943" w:author="Madhura Ramojwar" w:date="2021-04-20T12:37:00Z">
              <w:rPr>
                <w:rStyle w:val="Hyperlink"/>
                <w:noProof/>
                <w:webHidden/>
              </w:rPr>
            </w:rPrChange>
          </w:rPr>
          <w:fldChar w:fldCharType="begin"/>
        </w:r>
        <w:r w:rsidRPr="00841475">
          <w:rPr>
            <w:rStyle w:val="Hyperlink"/>
            <w:rFonts w:asciiTheme="minorHAnsi" w:hAnsiTheme="minorHAnsi" w:cstheme="minorHAnsi"/>
            <w:noProof/>
            <w:webHidden/>
            <w:rPrChange w:id="944" w:author="Madhura Ramojwar" w:date="2021-04-20T12:37:00Z">
              <w:rPr>
                <w:rStyle w:val="Hyperlink"/>
                <w:noProof/>
                <w:webHidden/>
              </w:rPr>
            </w:rPrChange>
          </w:rPr>
          <w:instrText xml:space="preserve"> PAGEREF _Toc69492624 \h </w:instrText>
        </w:r>
        <w:r w:rsidRPr="00841475">
          <w:rPr>
            <w:rStyle w:val="Hyperlink"/>
            <w:rFonts w:asciiTheme="minorHAnsi" w:hAnsiTheme="minorHAnsi" w:cstheme="minorHAnsi"/>
            <w:noProof/>
            <w:webHidden/>
            <w:rPrChange w:id="945" w:author="Madhura Ramojwar" w:date="2021-04-20T12:37:00Z">
              <w:rPr>
                <w:rStyle w:val="Hyperlink"/>
                <w:noProof/>
                <w:webHidden/>
              </w:rPr>
            </w:rPrChange>
          </w:rPr>
        </w:r>
        <w:r w:rsidRPr="00841475">
          <w:rPr>
            <w:rStyle w:val="Hyperlink"/>
            <w:rFonts w:asciiTheme="minorHAnsi" w:hAnsiTheme="minorHAnsi" w:cstheme="minorHAnsi"/>
            <w:noProof/>
            <w:webHidden/>
            <w:rPrChange w:id="946" w:author="Madhura Ramojwar" w:date="2021-04-20T12:37:00Z">
              <w:rPr>
                <w:rStyle w:val="Hyperlink"/>
                <w:noProof/>
                <w:webHidden/>
              </w:rPr>
            </w:rPrChange>
          </w:rPr>
          <w:fldChar w:fldCharType="separate"/>
        </w:r>
        <w:r w:rsidRPr="00841475">
          <w:rPr>
            <w:rStyle w:val="Hyperlink"/>
            <w:rFonts w:asciiTheme="minorHAnsi" w:hAnsiTheme="minorHAnsi" w:cstheme="minorHAnsi"/>
            <w:noProof/>
            <w:webHidden/>
            <w:rPrChange w:id="947" w:author="Madhura Ramojwar" w:date="2021-04-20T12:37:00Z">
              <w:rPr>
                <w:rStyle w:val="Hyperlink"/>
                <w:noProof/>
                <w:webHidden/>
              </w:rPr>
            </w:rPrChange>
          </w:rPr>
          <w:t>50</w:t>
        </w:r>
        <w:r w:rsidRPr="00841475">
          <w:rPr>
            <w:rStyle w:val="Hyperlink"/>
            <w:rFonts w:asciiTheme="minorHAnsi" w:hAnsiTheme="minorHAnsi" w:cstheme="minorHAnsi"/>
            <w:noProof/>
            <w:webHidden/>
            <w:rPrChange w:id="948" w:author="Madhura Ramojwar" w:date="2021-04-20T12:37:00Z">
              <w:rPr>
                <w:rStyle w:val="Hyperlink"/>
                <w:noProof/>
                <w:webHidden/>
              </w:rPr>
            </w:rPrChange>
          </w:rPr>
          <w:fldChar w:fldCharType="end"/>
        </w:r>
        <w:r w:rsidRPr="00841475">
          <w:rPr>
            <w:rFonts w:asciiTheme="minorHAnsi" w:hAnsiTheme="minorHAnsi" w:cstheme="minorHAnsi"/>
            <w:rPrChange w:id="949" w:author="Madhura Ramojwar" w:date="2021-04-20T12:37:00Z">
              <w:rPr/>
            </w:rPrChange>
          </w:rPr>
          <w:fldChar w:fldCharType="end"/>
        </w:r>
      </w:ins>
    </w:p>
    <w:p w14:paraId="38F74A47" w14:textId="25C7774A" w:rsidR="00B347DB" w:rsidRPr="00841475" w:rsidRDefault="00B347DB">
      <w:pPr>
        <w:spacing w:after="200" w:line="276" w:lineRule="auto"/>
        <w:rPr>
          <w:rFonts w:asciiTheme="minorHAnsi" w:hAnsiTheme="minorHAnsi" w:cstheme="minorHAnsi"/>
          <w:rPrChange w:id="950" w:author="Madhura Ramojwar" w:date="2021-04-20T12:37:00Z">
            <w:rPr/>
          </w:rPrChange>
        </w:rPr>
      </w:pPr>
      <w:r w:rsidRPr="00841475">
        <w:rPr>
          <w:rFonts w:asciiTheme="minorHAnsi" w:hAnsiTheme="minorHAnsi" w:cstheme="minorHAnsi"/>
          <w:rPrChange w:id="951" w:author="Madhura Ramojwar" w:date="2021-04-20T12:37:00Z">
            <w:rPr/>
          </w:rPrChange>
        </w:rPr>
        <w:lastRenderedPageBreak/>
        <w:br w:type="page"/>
      </w:r>
    </w:p>
    <w:p w14:paraId="16E08225" w14:textId="534DE84E" w:rsidR="004B66D3" w:rsidRPr="00841475" w:rsidRDefault="001B49E2">
      <w:pPr>
        <w:pStyle w:val="Heading1"/>
        <w:numPr>
          <w:ilvl w:val="0"/>
          <w:numId w:val="23"/>
        </w:numPr>
        <w:pBdr>
          <w:top w:val="single" w:sz="4" w:space="10" w:color="auto"/>
          <w:left w:val="single" w:sz="4" w:space="6" w:color="auto"/>
          <w:bottom w:val="single" w:sz="4" w:space="10" w:color="auto"/>
          <w:right w:val="single" w:sz="4" w:space="6" w:color="auto"/>
        </w:pBdr>
        <w:shd w:val="solid" w:color="auto" w:fill="auto"/>
        <w:ind w:left="720" w:right="153" w:hanging="594"/>
        <w:rPr>
          <w:rFonts w:asciiTheme="minorHAnsi" w:eastAsiaTheme="majorEastAsia" w:hAnsiTheme="minorHAnsi" w:cstheme="minorHAnsi"/>
          <w:szCs w:val="24"/>
          <w:rPrChange w:id="952" w:author="Madhura Ramojwar" w:date="2021-04-20T12:37:00Z">
            <w:rPr>
              <w:rFonts w:eastAsiaTheme="majorEastAsia"/>
            </w:rPr>
          </w:rPrChange>
        </w:rPr>
        <w:pPrChange w:id="953" w:author="Madhura Ramojwar" w:date="2021-03-16T15:51:00Z">
          <w:pPr>
            <w:pStyle w:val="Heading1"/>
            <w:numPr>
              <w:numId w:val="23"/>
            </w:numPr>
            <w:pBdr>
              <w:top w:val="single" w:sz="4" w:space="10" w:color="auto"/>
              <w:left w:val="single" w:sz="4" w:space="6" w:color="auto"/>
              <w:bottom w:val="single" w:sz="4" w:space="10" w:color="auto"/>
              <w:right w:val="single" w:sz="4" w:space="6" w:color="auto"/>
            </w:pBdr>
            <w:shd w:val="solid" w:color="auto" w:fill="auto"/>
            <w:ind w:left="360" w:right="153" w:hanging="594"/>
          </w:pPr>
        </w:pPrChange>
      </w:pPr>
      <w:bookmarkStart w:id="954" w:name="_Toc49160025"/>
      <w:bookmarkStart w:id="955" w:name="_Toc244510056"/>
      <w:bookmarkStart w:id="956" w:name="_Toc244511253"/>
      <w:bookmarkStart w:id="957" w:name="_Toc244511297"/>
      <w:bookmarkStart w:id="958" w:name="_Toc264036248"/>
      <w:bookmarkStart w:id="959" w:name="_Toc264463045"/>
      <w:r w:rsidRPr="00841475">
        <w:rPr>
          <w:rFonts w:asciiTheme="minorHAnsi" w:eastAsiaTheme="majorEastAsia" w:hAnsiTheme="minorHAnsi" w:cstheme="minorHAnsi"/>
          <w:szCs w:val="24"/>
          <w:rPrChange w:id="960" w:author="Madhura Ramojwar" w:date="2021-04-20T12:37:00Z">
            <w:rPr>
              <w:rFonts w:eastAsiaTheme="majorEastAsia"/>
            </w:rPr>
          </w:rPrChange>
        </w:rPr>
        <w:lastRenderedPageBreak/>
        <w:t>Manufacturer Contact Details</w:t>
      </w:r>
      <w:bookmarkEnd w:id="954"/>
    </w:p>
    <w:p w14:paraId="66D6FE53" w14:textId="62EF9551" w:rsidR="00CE3D1E" w:rsidRPr="00841475" w:rsidRDefault="00CE3D1E">
      <w:pPr>
        <w:pStyle w:val="BT1BodyTextI1"/>
        <w:jc w:val="left"/>
        <w:rPr>
          <w:rStyle w:val="BlueItalics"/>
          <w:rFonts w:asciiTheme="minorHAnsi" w:eastAsiaTheme="majorEastAsia" w:hAnsiTheme="minorHAnsi" w:cstheme="minorHAnsi"/>
          <w:b/>
          <w:bCs/>
          <w:i w:val="0"/>
          <w:caps/>
          <w:color w:val="auto"/>
          <w:kern w:val="32"/>
          <w:rPrChange w:id="961" w:author="Madhura Ramojwar" w:date="2021-04-20T12:37:00Z">
            <w:rPr>
              <w:rStyle w:val="BlueItalics"/>
              <w:rFonts w:ascii="Arial Bold" w:eastAsiaTheme="majorEastAsia" w:hAnsi="Arial Bold" w:cs="Arial"/>
              <w:b/>
              <w:bCs/>
              <w:i w:val="0"/>
              <w:caps/>
              <w:color w:val="auto"/>
              <w:kern w:val="32"/>
              <w:szCs w:val="26"/>
            </w:rPr>
          </w:rPrChange>
        </w:rPr>
        <w:pPrChange w:id="962" w:author="Madhura Ramojwar" w:date="2021-03-16T15:51:00Z">
          <w:pPr>
            <w:pStyle w:val="BT1BodyTextI1"/>
          </w:pPr>
        </w:pPrChange>
      </w:pPr>
    </w:p>
    <w:p w14:paraId="7B378C15" w14:textId="7CB75A51" w:rsidR="00C14074" w:rsidRPr="00841475" w:rsidRDefault="00CE3D1E">
      <w:pPr>
        <w:pStyle w:val="BT1BodyTextI1"/>
        <w:jc w:val="left"/>
        <w:rPr>
          <w:rFonts w:asciiTheme="minorHAnsi" w:eastAsiaTheme="majorEastAsia" w:hAnsiTheme="minorHAnsi" w:cstheme="minorHAnsi"/>
          <w:i/>
          <w:color w:val="0000FF"/>
          <w:rPrChange w:id="963" w:author="Madhura Ramojwar" w:date="2021-04-20T12:37:00Z">
            <w:rPr>
              <w:rFonts w:eastAsiaTheme="majorEastAsia"/>
              <w:i/>
              <w:color w:val="0000FF"/>
            </w:rPr>
          </w:rPrChange>
        </w:rPr>
        <w:pPrChange w:id="964" w:author="Madhura Ramojwar" w:date="2021-03-16T15:51:00Z">
          <w:pPr>
            <w:pStyle w:val="BT1BodyTextI1"/>
          </w:pPr>
        </w:pPrChange>
      </w:pPr>
      <w:del w:id="965" w:author="Madhura Ramojwar" w:date="2021-04-19T12:07:00Z">
        <w:r w:rsidRPr="00841475" w:rsidDel="00AF1B13">
          <w:rPr>
            <w:rStyle w:val="BlueItalics"/>
            <w:rFonts w:asciiTheme="minorHAnsi" w:eastAsiaTheme="majorEastAsia" w:hAnsiTheme="minorHAnsi" w:cstheme="minorHAnsi"/>
            <w:rPrChange w:id="966" w:author="Madhura Ramojwar" w:date="2021-04-20T12:37:00Z">
              <w:rPr>
                <w:rStyle w:val="BlueItalics"/>
                <w:rFonts w:eastAsiaTheme="majorEastAsia"/>
              </w:rPr>
            </w:rPrChange>
          </w:rPr>
          <w:delText>The information can be presented in the table format or under individual headings.</w:delText>
        </w:r>
      </w:del>
    </w:p>
    <w:tbl>
      <w:tblPr>
        <w:tblStyle w:val="TableGrid"/>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7"/>
        <w:gridCol w:w="8013"/>
      </w:tblGrid>
      <w:tr w:rsidR="00764912" w:rsidRPr="00841475" w14:paraId="5FBB1416" w14:textId="77777777" w:rsidTr="00A229D0">
        <w:trPr>
          <w:trHeight w:val="360"/>
        </w:trPr>
        <w:tc>
          <w:tcPr>
            <w:tcW w:w="4947" w:type="dxa"/>
            <w:shd w:val="clear" w:color="auto" w:fill="D9D9D9" w:themeFill="background1" w:themeFillShade="D9"/>
            <w:vAlign w:val="center"/>
          </w:tcPr>
          <w:p w14:paraId="2824C01D" w14:textId="77777777" w:rsidR="00764912" w:rsidRPr="00841475" w:rsidRDefault="00764912" w:rsidP="00B570CF">
            <w:pPr>
              <w:pStyle w:val="TableEntry"/>
              <w:rPr>
                <w:rFonts w:asciiTheme="minorHAnsi" w:eastAsiaTheme="majorEastAsia" w:hAnsiTheme="minorHAnsi" w:cstheme="minorHAnsi"/>
                <w:b/>
                <w:sz w:val="24"/>
                <w:szCs w:val="24"/>
                <w:rPrChange w:id="967" w:author="Madhura Ramojwar" w:date="2021-04-20T12:37:00Z">
                  <w:rPr>
                    <w:rFonts w:eastAsiaTheme="majorEastAsia"/>
                    <w:b/>
                  </w:rPr>
                </w:rPrChange>
              </w:rPr>
            </w:pPr>
            <w:r w:rsidRPr="00841475">
              <w:rPr>
                <w:rFonts w:asciiTheme="minorHAnsi" w:eastAsiaTheme="majorEastAsia" w:hAnsiTheme="minorHAnsi" w:cstheme="minorHAnsi"/>
                <w:b/>
                <w:sz w:val="24"/>
                <w:szCs w:val="24"/>
                <w:rPrChange w:id="968" w:author="Madhura Ramojwar" w:date="2021-04-20T12:37:00Z">
                  <w:rPr>
                    <w:rFonts w:eastAsiaTheme="majorEastAsia"/>
                    <w:b/>
                  </w:rPr>
                </w:rPrChange>
              </w:rPr>
              <w:t>Legal manufacturer name</w:t>
            </w:r>
          </w:p>
        </w:tc>
        <w:tc>
          <w:tcPr>
            <w:tcW w:w="8013" w:type="dxa"/>
            <w:vAlign w:val="center"/>
          </w:tcPr>
          <w:p w14:paraId="24EAD35B" w14:textId="3ED22711" w:rsidR="00764912" w:rsidRPr="00841475" w:rsidRDefault="00AF1B13" w:rsidP="001F5737">
            <w:pPr>
              <w:pStyle w:val="TableEntry"/>
              <w:rPr>
                <w:rFonts w:asciiTheme="minorHAnsi" w:eastAsiaTheme="majorEastAsia" w:hAnsiTheme="minorHAnsi" w:cstheme="minorHAnsi"/>
                <w:sz w:val="24"/>
                <w:szCs w:val="24"/>
                <w:rPrChange w:id="969" w:author="Madhura Ramojwar" w:date="2021-04-20T12:37:00Z">
                  <w:rPr>
                    <w:rFonts w:eastAsiaTheme="majorEastAsia"/>
                  </w:rPr>
                </w:rPrChange>
              </w:rPr>
            </w:pPr>
            <w:ins w:id="970" w:author="Madhura Ramojwar" w:date="2021-04-19T12:07:00Z">
              <w:r w:rsidRPr="00841475">
                <w:rPr>
                  <w:rFonts w:asciiTheme="minorHAnsi" w:eastAsiaTheme="majorEastAsia" w:hAnsiTheme="minorHAnsi" w:cstheme="minorHAnsi"/>
                  <w:sz w:val="24"/>
                  <w:szCs w:val="24"/>
                  <w:rPrChange w:id="971" w:author="Madhura Ramojwar" w:date="2021-04-20T12:37:00Z">
                    <w:rPr>
                      <w:rFonts w:eastAsiaTheme="majorEastAsia"/>
                    </w:rPr>
                  </w:rPrChange>
                </w:rPr>
                <w:t>Abbott Medical</w:t>
              </w:r>
            </w:ins>
          </w:p>
        </w:tc>
      </w:tr>
      <w:tr w:rsidR="00764912" w:rsidRPr="00841475" w14:paraId="0F8C8450" w14:textId="77777777" w:rsidTr="00A229D0">
        <w:trPr>
          <w:trHeight w:val="360"/>
        </w:trPr>
        <w:tc>
          <w:tcPr>
            <w:tcW w:w="4947" w:type="dxa"/>
            <w:shd w:val="clear" w:color="auto" w:fill="D9D9D9" w:themeFill="background1" w:themeFillShade="D9"/>
            <w:vAlign w:val="center"/>
          </w:tcPr>
          <w:p w14:paraId="26FE7B84" w14:textId="77777777" w:rsidR="00764912" w:rsidRPr="00841475" w:rsidRDefault="00764912" w:rsidP="00B570CF">
            <w:pPr>
              <w:pStyle w:val="TableEntry"/>
              <w:rPr>
                <w:rFonts w:asciiTheme="minorHAnsi" w:eastAsiaTheme="majorEastAsia" w:hAnsiTheme="minorHAnsi" w:cstheme="minorHAnsi"/>
                <w:b/>
                <w:sz w:val="24"/>
                <w:szCs w:val="24"/>
                <w:rPrChange w:id="972" w:author="Madhura Ramojwar" w:date="2021-04-20T12:37:00Z">
                  <w:rPr>
                    <w:rFonts w:eastAsiaTheme="majorEastAsia"/>
                    <w:b/>
                  </w:rPr>
                </w:rPrChange>
              </w:rPr>
            </w:pPr>
            <w:r w:rsidRPr="00841475">
              <w:rPr>
                <w:rFonts w:asciiTheme="minorHAnsi" w:eastAsiaTheme="majorEastAsia" w:hAnsiTheme="minorHAnsi" w:cstheme="minorHAnsi"/>
                <w:b/>
                <w:sz w:val="24"/>
                <w:szCs w:val="24"/>
                <w:rPrChange w:id="973" w:author="Madhura Ramojwar" w:date="2021-04-20T12:37:00Z">
                  <w:rPr>
                    <w:rFonts w:eastAsiaTheme="majorEastAsia"/>
                    <w:b/>
                  </w:rPr>
                </w:rPrChange>
              </w:rPr>
              <w:t>Address</w:t>
            </w:r>
          </w:p>
        </w:tc>
        <w:tc>
          <w:tcPr>
            <w:tcW w:w="8013" w:type="dxa"/>
            <w:vAlign w:val="center"/>
          </w:tcPr>
          <w:p w14:paraId="0BD54389" w14:textId="77777777" w:rsidR="00764912" w:rsidRPr="00841475" w:rsidRDefault="00764912" w:rsidP="001F5737">
            <w:pPr>
              <w:pStyle w:val="TableEntry"/>
              <w:rPr>
                <w:rFonts w:asciiTheme="minorHAnsi" w:eastAsiaTheme="majorEastAsia" w:hAnsiTheme="minorHAnsi" w:cstheme="minorHAnsi"/>
                <w:sz w:val="24"/>
                <w:szCs w:val="24"/>
                <w:rPrChange w:id="974" w:author="Madhura Ramojwar" w:date="2021-04-20T12:37:00Z">
                  <w:rPr>
                    <w:rFonts w:eastAsiaTheme="majorEastAsia"/>
                  </w:rPr>
                </w:rPrChange>
              </w:rPr>
            </w:pPr>
          </w:p>
        </w:tc>
      </w:tr>
      <w:tr w:rsidR="00764912" w:rsidRPr="00841475" w14:paraId="0EA8091F" w14:textId="77777777" w:rsidTr="00A229D0">
        <w:trPr>
          <w:trHeight w:val="360"/>
        </w:trPr>
        <w:tc>
          <w:tcPr>
            <w:tcW w:w="4947" w:type="dxa"/>
            <w:shd w:val="clear" w:color="auto" w:fill="D9D9D9" w:themeFill="background1" w:themeFillShade="D9"/>
            <w:vAlign w:val="center"/>
          </w:tcPr>
          <w:p w14:paraId="1CBCA49E" w14:textId="77777777" w:rsidR="00764912" w:rsidRPr="00841475" w:rsidRDefault="00764912" w:rsidP="00B570CF">
            <w:pPr>
              <w:pStyle w:val="TableEntry"/>
              <w:rPr>
                <w:rFonts w:asciiTheme="minorHAnsi" w:eastAsiaTheme="majorEastAsia" w:hAnsiTheme="minorHAnsi" w:cstheme="minorHAnsi"/>
                <w:b/>
                <w:sz w:val="24"/>
                <w:szCs w:val="24"/>
                <w:rPrChange w:id="975" w:author="Madhura Ramojwar" w:date="2021-04-20T12:37:00Z">
                  <w:rPr>
                    <w:rFonts w:eastAsiaTheme="majorEastAsia"/>
                    <w:b/>
                  </w:rPr>
                </w:rPrChange>
              </w:rPr>
            </w:pPr>
            <w:r w:rsidRPr="00841475">
              <w:rPr>
                <w:rFonts w:asciiTheme="minorHAnsi" w:eastAsiaTheme="majorEastAsia" w:hAnsiTheme="minorHAnsi" w:cstheme="minorHAnsi"/>
                <w:b/>
                <w:sz w:val="24"/>
                <w:szCs w:val="24"/>
                <w:rPrChange w:id="976" w:author="Madhura Ramojwar" w:date="2021-04-20T12:37:00Z">
                  <w:rPr>
                    <w:rFonts w:eastAsiaTheme="majorEastAsia"/>
                    <w:b/>
                  </w:rPr>
                </w:rPrChange>
              </w:rPr>
              <w:t>SRN</w:t>
            </w:r>
          </w:p>
        </w:tc>
        <w:tc>
          <w:tcPr>
            <w:tcW w:w="8013" w:type="dxa"/>
            <w:vAlign w:val="center"/>
          </w:tcPr>
          <w:p w14:paraId="0C03F3AE" w14:textId="77777777" w:rsidR="00764912" w:rsidRPr="00841475" w:rsidRDefault="00764912" w:rsidP="001F5737">
            <w:pPr>
              <w:pStyle w:val="TableEntry"/>
              <w:rPr>
                <w:rFonts w:asciiTheme="minorHAnsi" w:eastAsiaTheme="majorEastAsia" w:hAnsiTheme="minorHAnsi" w:cstheme="minorHAnsi"/>
                <w:sz w:val="24"/>
                <w:szCs w:val="24"/>
                <w:rPrChange w:id="977" w:author="Madhura Ramojwar" w:date="2021-04-20T12:37:00Z">
                  <w:rPr>
                    <w:rFonts w:eastAsiaTheme="majorEastAsia"/>
                  </w:rPr>
                </w:rPrChange>
              </w:rPr>
            </w:pPr>
          </w:p>
        </w:tc>
      </w:tr>
      <w:tr w:rsidR="00764912" w:rsidRPr="00841475" w14:paraId="2907E3AC" w14:textId="77777777" w:rsidTr="00A229D0">
        <w:trPr>
          <w:trHeight w:val="360"/>
        </w:trPr>
        <w:tc>
          <w:tcPr>
            <w:tcW w:w="4947" w:type="dxa"/>
            <w:shd w:val="clear" w:color="auto" w:fill="D9D9D9" w:themeFill="background1" w:themeFillShade="D9"/>
            <w:vAlign w:val="center"/>
          </w:tcPr>
          <w:p w14:paraId="5F72927F" w14:textId="77777777" w:rsidR="00764912" w:rsidRPr="00841475" w:rsidRDefault="00764912" w:rsidP="00B570CF">
            <w:pPr>
              <w:pStyle w:val="TableEntry"/>
              <w:rPr>
                <w:rFonts w:asciiTheme="minorHAnsi" w:eastAsiaTheme="majorEastAsia" w:hAnsiTheme="minorHAnsi" w:cstheme="minorHAnsi"/>
                <w:b/>
                <w:sz w:val="24"/>
                <w:szCs w:val="24"/>
                <w:rPrChange w:id="978" w:author="Madhura Ramojwar" w:date="2021-04-20T12:37:00Z">
                  <w:rPr>
                    <w:rFonts w:eastAsiaTheme="majorEastAsia"/>
                    <w:b/>
                  </w:rPr>
                </w:rPrChange>
              </w:rPr>
            </w:pPr>
            <w:r w:rsidRPr="00841475">
              <w:rPr>
                <w:rFonts w:asciiTheme="minorHAnsi" w:eastAsiaTheme="majorEastAsia" w:hAnsiTheme="minorHAnsi" w:cstheme="minorHAnsi"/>
                <w:b/>
                <w:sz w:val="24"/>
                <w:szCs w:val="24"/>
                <w:rPrChange w:id="979" w:author="Madhura Ramojwar" w:date="2021-04-20T12:37:00Z">
                  <w:rPr>
                    <w:rFonts w:eastAsiaTheme="majorEastAsia"/>
                    <w:b/>
                  </w:rPr>
                </w:rPrChange>
              </w:rPr>
              <w:t>Person responsible for regulatory compliance</w:t>
            </w:r>
          </w:p>
        </w:tc>
        <w:tc>
          <w:tcPr>
            <w:tcW w:w="8013" w:type="dxa"/>
            <w:vAlign w:val="center"/>
          </w:tcPr>
          <w:p w14:paraId="496B00BB" w14:textId="77777777" w:rsidR="00764912" w:rsidRPr="00841475" w:rsidRDefault="00764912" w:rsidP="001F5737">
            <w:pPr>
              <w:pStyle w:val="TableEntry"/>
              <w:rPr>
                <w:rFonts w:asciiTheme="minorHAnsi" w:eastAsiaTheme="majorEastAsia" w:hAnsiTheme="minorHAnsi" w:cstheme="minorHAnsi"/>
                <w:sz w:val="24"/>
                <w:szCs w:val="24"/>
                <w:rPrChange w:id="980" w:author="Madhura Ramojwar" w:date="2021-04-20T12:37:00Z">
                  <w:rPr>
                    <w:rFonts w:eastAsiaTheme="majorEastAsia"/>
                  </w:rPr>
                </w:rPrChange>
              </w:rPr>
            </w:pPr>
          </w:p>
        </w:tc>
      </w:tr>
      <w:tr w:rsidR="00764912" w:rsidRPr="00841475" w14:paraId="2DD99503" w14:textId="77777777" w:rsidTr="00A229D0">
        <w:trPr>
          <w:trHeight w:val="360"/>
        </w:trPr>
        <w:tc>
          <w:tcPr>
            <w:tcW w:w="4947" w:type="dxa"/>
            <w:shd w:val="clear" w:color="auto" w:fill="D9D9D9" w:themeFill="background1" w:themeFillShade="D9"/>
            <w:vAlign w:val="center"/>
          </w:tcPr>
          <w:p w14:paraId="2EB5F9E1" w14:textId="77777777" w:rsidR="00764912" w:rsidRPr="00841475" w:rsidRDefault="00764912" w:rsidP="00B570CF">
            <w:pPr>
              <w:pStyle w:val="TableEntry"/>
              <w:rPr>
                <w:rFonts w:asciiTheme="minorHAnsi" w:eastAsiaTheme="majorEastAsia" w:hAnsiTheme="minorHAnsi" w:cstheme="minorHAnsi"/>
                <w:b/>
                <w:sz w:val="24"/>
                <w:szCs w:val="24"/>
                <w:rPrChange w:id="981" w:author="Madhura Ramojwar" w:date="2021-04-20T12:37:00Z">
                  <w:rPr>
                    <w:rFonts w:eastAsiaTheme="majorEastAsia"/>
                    <w:b/>
                  </w:rPr>
                </w:rPrChange>
              </w:rPr>
            </w:pPr>
            <w:r w:rsidRPr="00841475">
              <w:rPr>
                <w:rFonts w:asciiTheme="minorHAnsi" w:eastAsiaTheme="majorEastAsia" w:hAnsiTheme="minorHAnsi" w:cstheme="minorHAnsi"/>
                <w:b/>
                <w:sz w:val="24"/>
                <w:szCs w:val="24"/>
                <w:rPrChange w:id="982" w:author="Madhura Ramojwar" w:date="2021-04-20T12:37:00Z">
                  <w:rPr>
                    <w:rFonts w:eastAsiaTheme="majorEastAsia"/>
                    <w:b/>
                  </w:rPr>
                </w:rPrChange>
              </w:rPr>
              <w:t>E-mail</w:t>
            </w:r>
          </w:p>
        </w:tc>
        <w:tc>
          <w:tcPr>
            <w:tcW w:w="8013" w:type="dxa"/>
            <w:vAlign w:val="center"/>
          </w:tcPr>
          <w:p w14:paraId="163FEFA7" w14:textId="77777777" w:rsidR="00764912" w:rsidRPr="00841475" w:rsidRDefault="00764912" w:rsidP="001F5737">
            <w:pPr>
              <w:pStyle w:val="TableEntry"/>
              <w:rPr>
                <w:rFonts w:asciiTheme="minorHAnsi" w:eastAsiaTheme="majorEastAsia" w:hAnsiTheme="minorHAnsi" w:cstheme="minorHAnsi"/>
                <w:sz w:val="24"/>
                <w:szCs w:val="24"/>
                <w:rPrChange w:id="983" w:author="Madhura Ramojwar" w:date="2021-04-20T12:37:00Z">
                  <w:rPr>
                    <w:rFonts w:eastAsiaTheme="majorEastAsia"/>
                  </w:rPr>
                </w:rPrChange>
              </w:rPr>
            </w:pPr>
          </w:p>
        </w:tc>
      </w:tr>
      <w:tr w:rsidR="00764912" w:rsidRPr="00841475" w14:paraId="1D7DCA9E" w14:textId="77777777" w:rsidTr="00A229D0">
        <w:trPr>
          <w:trHeight w:val="360"/>
        </w:trPr>
        <w:tc>
          <w:tcPr>
            <w:tcW w:w="4947" w:type="dxa"/>
            <w:shd w:val="clear" w:color="auto" w:fill="D9D9D9" w:themeFill="background1" w:themeFillShade="D9"/>
            <w:vAlign w:val="center"/>
          </w:tcPr>
          <w:p w14:paraId="0F36688A" w14:textId="77777777" w:rsidR="00764912" w:rsidRPr="00841475" w:rsidRDefault="00764912" w:rsidP="00B570CF">
            <w:pPr>
              <w:pStyle w:val="TableEntry"/>
              <w:rPr>
                <w:rFonts w:asciiTheme="minorHAnsi" w:eastAsiaTheme="majorEastAsia" w:hAnsiTheme="minorHAnsi" w:cstheme="minorHAnsi"/>
                <w:b/>
                <w:sz w:val="24"/>
                <w:szCs w:val="24"/>
                <w:rPrChange w:id="984" w:author="Madhura Ramojwar" w:date="2021-04-20T12:37:00Z">
                  <w:rPr>
                    <w:rFonts w:eastAsiaTheme="majorEastAsia"/>
                    <w:b/>
                  </w:rPr>
                </w:rPrChange>
              </w:rPr>
            </w:pPr>
            <w:r w:rsidRPr="00841475">
              <w:rPr>
                <w:rFonts w:asciiTheme="minorHAnsi" w:eastAsiaTheme="majorEastAsia" w:hAnsiTheme="minorHAnsi" w:cstheme="minorHAnsi"/>
                <w:b/>
                <w:sz w:val="24"/>
                <w:szCs w:val="24"/>
                <w:rPrChange w:id="985" w:author="Madhura Ramojwar" w:date="2021-04-20T12:37:00Z">
                  <w:rPr>
                    <w:rFonts w:eastAsiaTheme="majorEastAsia"/>
                    <w:b/>
                  </w:rPr>
                </w:rPrChange>
              </w:rPr>
              <w:t>Phone</w:t>
            </w:r>
          </w:p>
        </w:tc>
        <w:tc>
          <w:tcPr>
            <w:tcW w:w="8013" w:type="dxa"/>
            <w:vAlign w:val="center"/>
          </w:tcPr>
          <w:p w14:paraId="35551E72" w14:textId="77777777" w:rsidR="00764912" w:rsidRPr="00841475" w:rsidRDefault="00764912" w:rsidP="001F5737">
            <w:pPr>
              <w:pStyle w:val="TableEntry"/>
              <w:rPr>
                <w:rFonts w:asciiTheme="minorHAnsi" w:eastAsiaTheme="majorEastAsia" w:hAnsiTheme="minorHAnsi" w:cstheme="minorHAnsi"/>
                <w:sz w:val="24"/>
                <w:szCs w:val="24"/>
                <w:rPrChange w:id="986" w:author="Madhura Ramojwar" w:date="2021-04-20T12:37:00Z">
                  <w:rPr>
                    <w:rFonts w:eastAsiaTheme="majorEastAsia"/>
                  </w:rPr>
                </w:rPrChange>
              </w:rPr>
            </w:pPr>
          </w:p>
        </w:tc>
      </w:tr>
      <w:tr w:rsidR="00764912" w:rsidRPr="00841475" w14:paraId="347BB127" w14:textId="77777777" w:rsidTr="00A229D0">
        <w:trPr>
          <w:trHeight w:val="360"/>
        </w:trPr>
        <w:tc>
          <w:tcPr>
            <w:tcW w:w="4947" w:type="dxa"/>
            <w:shd w:val="clear" w:color="auto" w:fill="D9D9D9" w:themeFill="background1" w:themeFillShade="D9"/>
            <w:vAlign w:val="center"/>
          </w:tcPr>
          <w:p w14:paraId="7DD2C2A5" w14:textId="77777777" w:rsidR="00764912" w:rsidRPr="00841475" w:rsidRDefault="00764912" w:rsidP="00B570CF">
            <w:pPr>
              <w:pStyle w:val="TableEntry"/>
              <w:rPr>
                <w:rFonts w:asciiTheme="minorHAnsi" w:eastAsiaTheme="majorEastAsia" w:hAnsiTheme="minorHAnsi" w:cstheme="minorHAnsi"/>
                <w:b/>
                <w:sz w:val="24"/>
                <w:szCs w:val="24"/>
                <w:rPrChange w:id="987" w:author="Madhura Ramojwar" w:date="2021-04-20T12:37:00Z">
                  <w:rPr>
                    <w:rFonts w:eastAsiaTheme="majorEastAsia"/>
                    <w:b/>
                  </w:rPr>
                </w:rPrChange>
              </w:rPr>
            </w:pPr>
            <w:r w:rsidRPr="00841475">
              <w:rPr>
                <w:rFonts w:asciiTheme="minorHAnsi" w:eastAsiaTheme="majorEastAsia" w:hAnsiTheme="minorHAnsi" w:cstheme="minorHAnsi"/>
                <w:b/>
                <w:sz w:val="24"/>
                <w:szCs w:val="24"/>
                <w:rPrChange w:id="988" w:author="Madhura Ramojwar" w:date="2021-04-20T12:37:00Z">
                  <w:rPr>
                    <w:rFonts w:eastAsiaTheme="majorEastAsia"/>
                    <w:b/>
                  </w:rPr>
                </w:rPrChange>
              </w:rPr>
              <w:t>Fax</w:t>
            </w:r>
          </w:p>
        </w:tc>
        <w:tc>
          <w:tcPr>
            <w:tcW w:w="8013" w:type="dxa"/>
            <w:vAlign w:val="center"/>
          </w:tcPr>
          <w:p w14:paraId="19823D70" w14:textId="77777777" w:rsidR="00764912" w:rsidRPr="00841475" w:rsidRDefault="00764912" w:rsidP="001F5737">
            <w:pPr>
              <w:pStyle w:val="TableEntry"/>
              <w:rPr>
                <w:rFonts w:asciiTheme="minorHAnsi" w:eastAsiaTheme="majorEastAsia" w:hAnsiTheme="minorHAnsi" w:cstheme="minorHAnsi"/>
                <w:sz w:val="24"/>
                <w:szCs w:val="24"/>
                <w:rPrChange w:id="989" w:author="Madhura Ramojwar" w:date="2021-04-20T12:37:00Z">
                  <w:rPr>
                    <w:rFonts w:eastAsiaTheme="majorEastAsia"/>
                  </w:rPr>
                </w:rPrChange>
              </w:rPr>
            </w:pPr>
          </w:p>
        </w:tc>
      </w:tr>
      <w:tr w:rsidR="00764912" w:rsidRPr="00841475" w14:paraId="1EF065DE" w14:textId="77777777" w:rsidTr="00A229D0">
        <w:trPr>
          <w:trHeight w:val="360"/>
        </w:trPr>
        <w:tc>
          <w:tcPr>
            <w:tcW w:w="4947" w:type="dxa"/>
            <w:shd w:val="clear" w:color="auto" w:fill="D9D9D9" w:themeFill="background1" w:themeFillShade="D9"/>
            <w:vAlign w:val="center"/>
          </w:tcPr>
          <w:p w14:paraId="0847F93E" w14:textId="77777777" w:rsidR="00764912" w:rsidRPr="00841475" w:rsidRDefault="00764912" w:rsidP="00B570CF">
            <w:pPr>
              <w:pStyle w:val="TableEntry"/>
              <w:rPr>
                <w:rFonts w:asciiTheme="minorHAnsi" w:eastAsiaTheme="majorEastAsia" w:hAnsiTheme="minorHAnsi" w:cstheme="minorHAnsi"/>
                <w:b/>
                <w:sz w:val="24"/>
                <w:szCs w:val="24"/>
                <w:rPrChange w:id="990" w:author="Madhura Ramojwar" w:date="2021-04-20T12:37:00Z">
                  <w:rPr>
                    <w:rFonts w:eastAsiaTheme="majorEastAsia"/>
                    <w:b/>
                  </w:rPr>
                </w:rPrChange>
              </w:rPr>
            </w:pPr>
            <w:r w:rsidRPr="00841475">
              <w:rPr>
                <w:rFonts w:asciiTheme="minorHAnsi" w:eastAsiaTheme="majorEastAsia" w:hAnsiTheme="minorHAnsi" w:cstheme="minorHAnsi"/>
                <w:b/>
                <w:sz w:val="24"/>
                <w:szCs w:val="24"/>
                <w:rPrChange w:id="991" w:author="Madhura Ramojwar" w:date="2021-04-20T12:37:00Z">
                  <w:rPr>
                    <w:rFonts w:eastAsiaTheme="majorEastAsia"/>
                    <w:b/>
                  </w:rPr>
                </w:rPrChange>
              </w:rPr>
              <w:t>Authorized representative (if applicable)</w:t>
            </w:r>
          </w:p>
        </w:tc>
        <w:tc>
          <w:tcPr>
            <w:tcW w:w="8013" w:type="dxa"/>
            <w:vAlign w:val="center"/>
          </w:tcPr>
          <w:p w14:paraId="4C316B5B" w14:textId="77777777" w:rsidR="00764912" w:rsidRPr="00841475" w:rsidRDefault="00764912" w:rsidP="001F5737">
            <w:pPr>
              <w:pStyle w:val="TableEntry"/>
              <w:rPr>
                <w:rFonts w:asciiTheme="minorHAnsi" w:eastAsiaTheme="majorEastAsia" w:hAnsiTheme="minorHAnsi" w:cstheme="minorHAnsi"/>
                <w:sz w:val="24"/>
                <w:szCs w:val="24"/>
                <w:rPrChange w:id="992" w:author="Madhura Ramojwar" w:date="2021-04-20T12:37:00Z">
                  <w:rPr>
                    <w:rFonts w:eastAsiaTheme="majorEastAsia"/>
                  </w:rPr>
                </w:rPrChange>
              </w:rPr>
            </w:pPr>
          </w:p>
        </w:tc>
      </w:tr>
      <w:tr w:rsidR="00764912" w:rsidRPr="00841475" w14:paraId="75E2620F" w14:textId="77777777" w:rsidTr="00A229D0">
        <w:trPr>
          <w:trHeight w:val="360"/>
        </w:trPr>
        <w:tc>
          <w:tcPr>
            <w:tcW w:w="4947" w:type="dxa"/>
            <w:shd w:val="clear" w:color="auto" w:fill="D9D9D9" w:themeFill="background1" w:themeFillShade="D9"/>
            <w:vAlign w:val="center"/>
          </w:tcPr>
          <w:p w14:paraId="0780A708" w14:textId="77777777" w:rsidR="00764912" w:rsidRPr="00841475" w:rsidRDefault="00764912" w:rsidP="00B570CF">
            <w:pPr>
              <w:pStyle w:val="TableEntry"/>
              <w:rPr>
                <w:rFonts w:asciiTheme="minorHAnsi" w:eastAsiaTheme="majorEastAsia" w:hAnsiTheme="minorHAnsi" w:cstheme="minorHAnsi"/>
                <w:b/>
                <w:sz w:val="24"/>
                <w:szCs w:val="24"/>
                <w:rPrChange w:id="993" w:author="Madhura Ramojwar" w:date="2021-04-20T12:37:00Z">
                  <w:rPr>
                    <w:rFonts w:eastAsiaTheme="majorEastAsia"/>
                    <w:b/>
                  </w:rPr>
                </w:rPrChange>
              </w:rPr>
            </w:pPr>
            <w:r w:rsidRPr="00841475">
              <w:rPr>
                <w:rFonts w:asciiTheme="minorHAnsi" w:eastAsiaTheme="majorEastAsia" w:hAnsiTheme="minorHAnsi" w:cstheme="minorHAnsi"/>
                <w:b/>
                <w:sz w:val="24"/>
                <w:szCs w:val="24"/>
                <w:rPrChange w:id="994" w:author="Madhura Ramojwar" w:date="2021-04-20T12:37:00Z">
                  <w:rPr>
                    <w:rFonts w:eastAsiaTheme="majorEastAsia"/>
                    <w:b/>
                  </w:rPr>
                </w:rPrChange>
              </w:rPr>
              <w:t>Contact person</w:t>
            </w:r>
          </w:p>
        </w:tc>
        <w:tc>
          <w:tcPr>
            <w:tcW w:w="8013" w:type="dxa"/>
            <w:vAlign w:val="center"/>
          </w:tcPr>
          <w:p w14:paraId="6D9485EA" w14:textId="77777777" w:rsidR="00764912" w:rsidRPr="00841475" w:rsidRDefault="00764912" w:rsidP="001F5737">
            <w:pPr>
              <w:pStyle w:val="TableEntry"/>
              <w:rPr>
                <w:rFonts w:asciiTheme="minorHAnsi" w:eastAsiaTheme="majorEastAsia" w:hAnsiTheme="minorHAnsi" w:cstheme="minorHAnsi"/>
                <w:sz w:val="24"/>
                <w:szCs w:val="24"/>
                <w:rPrChange w:id="995" w:author="Madhura Ramojwar" w:date="2021-04-20T12:37:00Z">
                  <w:rPr>
                    <w:rFonts w:eastAsiaTheme="majorEastAsia"/>
                  </w:rPr>
                </w:rPrChange>
              </w:rPr>
            </w:pPr>
          </w:p>
        </w:tc>
      </w:tr>
      <w:tr w:rsidR="00764912" w:rsidRPr="00841475" w14:paraId="62860002" w14:textId="77777777" w:rsidTr="00A229D0">
        <w:trPr>
          <w:trHeight w:val="360"/>
        </w:trPr>
        <w:tc>
          <w:tcPr>
            <w:tcW w:w="4947" w:type="dxa"/>
            <w:shd w:val="clear" w:color="auto" w:fill="D9D9D9" w:themeFill="background1" w:themeFillShade="D9"/>
            <w:vAlign w:val="center"/>
          </w:tcPr>
          <w:p w14:paraId="08D8C3A0" w14:textId="77777777" w:rsidR="00764912" w:rsidRPr="00841475" w:rsidRDefault="00764912" w:rsidP="00B570CF">
            <w:pPr>
              <w:pStyle w:val="TableEntry"/>
              <w:rPr>
                <w:rFonts w:asciiTheme="minorHAnsi" w:eastAsiaTheme="majorEastAsia" w:hAnsiTheme="minorHAnsi" w:cstheme="minorHAnsi"/>
                <w:b/>
                <w:sz w:val="24"/>
                <w:szCs w:val="24"/>
                <w:rPrChange w:id="996" w:author="Madhura Ramojwar" w:date="2021-04-20T12:37:00Z">
                  <w:rPr>
                    <w:rFonts w:eastAsiaTheme="majorEastAsia"/>
                    <w:b/>
                  </w:rPr>
                </w:rPrChange>
              </w:rPr>
            </w:pPr>
            <w:r w:rsidRPr="00841475">
              <w:rPr>
                <w:rFonts w:asciiTheme="minorHAnsi" w:eastAsiaTheme="majorEastAsia" w:hAnsiTheme="minorHAnsi" w:cstheme="minorHAnsi"/>
                <w:b/>
                <w:sz w:val="24"/>
                <w:szCs w:val="24"/>
                <w:rPrChange w:id="997" w:author="Madhura Ramojwar" w:date="2021-04-20T12:37:00Z">
                  <w:rPr>
                    <w:rFonts w:eastAsiaTheme="majorEastAsia"/>
                    <w:b/>
                  </w:rPr>
                </w:rPrChange>
              </w:rPr>
              <w:t>E-mail</w:t>
            </w:r>
          </w:p>
        </w:tc>
        <w:tc>
          <w:tcPr>
            <w:tcW w:w="8013" w:type="dxa"/>
            <w:vAlign w:val="center"/>
          </w:tcPr>
          <w:p w14:paraId="7ED5936F" w14:textId="77777777" w:rsidR="00764912" w:rsidRPr="00841475" w:rsidRDefault="00764912" w:rsidP="001F5737">
            <w:pPr>
              <w:pStyle w:val="TableEntry"/>
              <w:rPr>
                <w:rFonts w:asciiTheme="minorHAnsi" w:eastAsiaTheme="majorEastAsia" w:hAnsiTheme="minorHAnsi" w:cstheme="minorHAnsi"/>
                <w:sz w:val="24"/>
                <w:szCs w:val="24"/>
                <w:rPrChange w:id="998" w:author="Madhura Ramojwar" w:date="2021-04-20T12:37:00Z">
                  <w:rPr>
                    <w:rFonts w:eastAsiaTheme="majorEastAsia"/>
                  </w:rPr>
                </w:rPrChange>
              </w:rPr>
            </w:pPr>
          </w:p>
        </w:tc>
      </w:tr>
      <w:tr w:rsidR="00764912" w:rsidRPr="00841475" w14:paraId="05A6197D" w14:textId="77777777" w:rsidTr="00A229D0">
        <w:trPr>
          <w:trHeight w:val="360"/>
        </w:trPr>
        <w:tc>
          <w:tcPr>
            <w:tcW w:w="4947" w:type="dxa"/>
            <w:shd w:val="clear" w:color="auto" w:fill="D9D9D9" w:themeFill="background1" w:themeFillShade="D9"/>
            <w:vAlign w:val="center"/>
          </w:tcPr>
          <w:p w14:paraId="49BB4224" w14:textId="77777777" w:rsidR="00764912" w:rsidRPr="00841475" w:rsidRDefault="00764912" w:rsidP="00B570CF">
            <w:pPr>
              <w:pStyle w:val="TableEntry"/>
              <w:rPr>
                <w:rFonts w:asciiTheme="minorHAnsi" w:eastAsiaTheme="majorEastAsia" w:hAnsiTheme="minorHAnsi" w:cstheme="minorHAnsi"/>
                <w:b/>
                <w:sz w:val="24"/>
                <w:szCs w:val="24"/>
                <w:rPrChange w:id="999" w:author="Madhura Ramojwar" w:date="2021-04-20T12:37:00Z">
                  <w:rPr>
                    <w:rFonts w:eastAsiaTheme="majorEastAsia"/>
                    <w:b/>
                  </w:rPr>
                </w:rPrChange>
              </w:rPr>
            </w:pPr>
            <w:r w:rsidRPr="00841475">
              <w:rPr>
                <w:rFonts w:asciiTheme="minorHAnsi" w:eastAsiaTheme="majorEastAsia" w:hAnsiTheme="minorHAnsi" w:cstheme="minorHAnsi"/>
                <w:b/>
                <w:sz w:val="24"/>
                <w:szCs w:val="24"/>
                <w:rPrChange w:id="1000" w:author="Madhura Ramojwar" w:date="2021-04-20T12:37:00Z">
                  <w:rPr>
                    <w:rFonts w:eastAsiaTheme="majorEastAsia"/>
                    <w:b/>
                  </w:rPr>
                </w:rPrChange>
              </w:rPr>
              <w:t>Phone</w:t>
            </w:r>
          </w:p>
        </w:tc>
        <w:tc>
          <w:tcPr>
            <w:tcW w:w="8013" w:type="dxa"/>
            <w:vAlign w:val="center"/>
          </w:tcPr>
          <w:p w14:paraId="2FE52AC2" w14:textId="77777777" w:rsidR="00764912" w:rsidRPr="00841475" w:rsidRDefault="00764912" w:rsidP="001F5737">
            <w:pPr>
              <w:pStyle w:val="TableEntry"/>
              <w:rPr>
                <w:rFonts w:asciiTheme="minorHAnsi" w:eastAsiaTheme="majorEastAsia" w:hAnsiTheme="minorHAnsi" w:cstheme="minorHAnsi"/>
                <w:sz w:val="24"/>
                <w:szCs w:val="24"/>
                <w:rPrChange w:id="1001" w:author="Madhura Ramojwar" w:date="2021-04-20T12:37:00Z">
                  <w:rPr>
                    <w:rFonts w:eastAsiaTheme="majorEastAsia"/>
                  </w:rPr>
                </w:rPrChange>
              </w:rPr>
            </w:pPr>
          </w:p>
        </w:tc>
      </w:tr>
      <w:tr w:rsidR="00764912" w:rsidRPr="00841475" w14:paraId="2A7F52D1" w14:textId="77777777" w:rsidTr="00A229D0">
        <w:trPr>
          <w:trHeight w:val="360"/>
        </w:trPr>
        <w:tc>
          <w:tcPr>
            <w:tcW w:w="4947" w:type="dxa"/>
            <w:shd w:val="clear" w:color="auto" w:fill="D9D9D9" w:themeFill="background1" w:themeFillShade="D9"/>
            <w:vAlign w:val="center"/>
          </w:tcPr>
          <w:p w14:paraId="502C8F0D" w14:textId="77777777" w:rsidR="00764912" w:rsidRPr="00841475" w:rsidRDefault="00764912" w:rsidP="00B570CF">
            <w:pPr>
              <w:pStyle w:val="TableEntry"/>
              <w:rPr>
                <w:rFonts w:asciiTheme="minorHAnsi" w:eastAsiaTheme="majorEastAsia" w:hAnsiTheme="minorHAnsi" w:cstheme="minorHAnsi"/>
                <w:b/>
                <w:sz w:val="24"/>
                <w:szCs w:val="24"/>
                <w:rPrChange w:id="1002" w:author="Madhura Ramojwar" w:date="2021-04-20T12:37:00Z">
                  <w:rPr>
                    <w:rFonts w:eastAsiaTheme="majorEastAsia"/>
                    <w:b/>
                  </w:rPr>
                </w:rPrChange>
              </w:rPr>
            </w:pPr>
            <w:r w:rsidRPr="00841475">
              <w:rPr>
                <w:rFonts w:asciiTheme="minorHAnsi" w:eastAsiaTheme="majorEastAsia" w:hAnsiTheme="minorHAnsi" w:cstheme="minorHAnsi"/>
                <w:b/>
                <w:sz w:val="24"/>
                <w:szCs w:val="24"/>
                <w:rPrChange w:id="1003" w:author="Madhura Ramojwar" w:date="2021-04-20T12:37:00Z">
                  <w:rPr>
                    <w:rFonts w:eastAsiaTheme="majorEastAsia"/>
                    <w:b/>
                  </w:rPr>
                </w:rPrChange>
              </w:rPr>
              <w:t>Fax</w:t>
            </w:r>
          </w:p>
        </w:tc>
        <w:tc>
          <w:tcPr>
            <w:tcW w:w="8013" w:type="dxa"/>
            <w:vAlign w:val="center"/>
          </w:tcPr>
          <w:p w14:paraId="5878B9DE" w14:textId="77777777" w:rsidR="00764912" w:rsidRPr="00841475" w:rsidRDefault="00764912" w:rsidP="00B570CF">
            <w:pPr>
              <w:pStyle w:val="TableEntry"/>
              <w:rPr>
                <w:rFonts w:asciiTheme="minorHAnsi" w:eastAsiaTheme="majorEastAsia" w:hAnsiTheme="minorHAnsi" w:cstheme="minorHAnsi"/>
                <w:sz w:val="24"/>
                <w:szCs w:val="24"/>
                <w:rPrChange w:id="1004" w:author="Madhura Ramojwar" w:date="2021-04-20T12:37:00Z">
                  <w:rPr>
                    <w:rFonts w:eastAsiaTheme="majorEastAsia"/>
                  </w:rPr>
                </w:rPrChange>
              </w:rPr>
            </w:pPr>
          </w:p>
        </w:tc>
      </w:tr>
    </w:tbl>
    <w:p w14:paraId="1B62E03B" w14:textId="77777777" w:rsidR="001B49E2" w:rsidRPr="00841475" w:rsidRDefault="001B49E2">
      <w:pPr>
        <w:pStyle w:val="BT1BodyTextI1"/>
        <w:jc w:val="left"/>
        <w:rPr>
          <w:rFonts w:asciiTheme="minorHAnsi" w:hAnsiTheme="minorHAnsi" w:cstheme="minorHAnsi"/>
          <w:rPrChange w:id="1005" w:author="Madhura Ramojwar" w:date="2021-04-20T12:37:00Z">
            <w:rPr/>
          </w:rPrChange>
        </w:rPr>
        <w:pPrChange w:id="1006" w:author="Madhura Ramojwar" w:date="2021-03-16T15:51:00Z">
          <w:pPr>
            <w:pStyle w:val="BT1BodyTextI1"/>
          </w:pPr>
        </w:pPrChange>
      </w:pPr>
    </w:p>
    <w:p w14:paraId="4CE8AFAD" w14:textId="75E61D1A" w:rsidR="001B49E2" w:rsidRPr="00841475" w:rsidRDefault="001B49E2" w:rsidP="00B570CF">
      <w:pPr>
        <w:pStyle w:val="Heading1"/>
        <w:numPr>
          <w:ilvl w:val="0"/>
          <w:numId w:val="23"/>
        </w:numPr>
        <w:pBdr>
          <w:top w:val="single" w:sz="4" w:space="10" w:color="auto"/>
          <w:left w:val="single" w:sz="4" w:space="6" w:color="auto"/>
          <w:bottom w:val="single" w:sz="4" w:space="10" w:color="auto"/>
          <w:right w:val="single" w:sz="4" w:space="6" w:color="auto"/>
        </w:pBdr>
        <w:shd w:val="solid" w:color="auto" w:fill="auto"/>
        <w:ind w:left="720" w:right="171" w:hanging="585"/>
        <w:rPr>
          <w:rFonts w:asciiTheme="minorHAnsi" w:eastAsiaTheme="majorEastAsia" w:hAnsiTheme="minorHAnsi" w:cstheme="minorHAnsi"/>
          <w:szCs w:val="24"/>
          <w:rPrChange w:id="1007" w:author="Madhura Ramojwar" w:date="2021-04-20T12:37:00Z">
            <w:rPr>
              <w:rFonts w:eastAsiaTheme="majorEastAsia"/>
            </w:rPr>
          </w:rPrChange>
        </w:rPr>
      </w:pPr>
      <w:bookmarkStart w:id="1008" w:name="_Toc49160026"/>
      <w:r w:rsidRPr="00841475">
        <w:rPr>
          <w:rFonts w:asciiTheme="minorHAnsi" w:eastAsiaTheme="majorEastAsia" w:hAnsiTheme="minorHAnsi" w:cstheme="minorHAnsi"/>
          <w:szCs w:val="24"/>
          <w:rPrChange w:id="1009" w:author="Madhura Ramojwar" w:date="2021-04-20T12:37:00Z">
            <w:rPr>
              <w:rFonts w:eastAsiaTheme="majorEastAsia"/>
            </w:rPr>
          </w:rPrChange>
        </w:rPr>
        <w:lastRenderedPageBreak/>
        <w:t>Device Description and Specification</w:t>
      </w:r>
      <w:bookmarkEnd w:id="1008"/>
    </w:p>
    <w:p w14:paraId="120D30D5" w14:textId="4AB7C215" w:rsidR="00764912" w:rsidRPr="00841475" w:rsidDel="00AF1B13" w:rsidRDefault="00764912" w:rsidP="001F5737">
      <w:pPr>
        <w:pStyle w:val="BT1BodyTextI1"/>
        <w:jc w:val="left"/>
        <w:rPr>
          <w:del w:id="1010" w:author="Madhura Ramojwar" w:date="2021-04-19T12:07:00Z"/>
          <w:rStyle w:val="BlueItalics"/>
          <w:rFonts w:asciiTheme="minorHAnsi" w:eastAsiaTheme="majorEastAsia" w:hAnsiTheme="minorHAnsi" w:cstheme="minorHAnsi"/>
          <w:rPrChange w:id="1011" w:author="Madhura Ramojwar" w:date="2021-04-20T12:37:00Z">
            <w:rPr>
              <w:del w:id="1012" w:author="Madhura Ramojwar" w:date="2021-04-19T12:07:00Z"/>
              <w:rStyle w:val="BlueItalics"/>
              <w:rFonts w:eastAsiaTheme="majorEastAsia"/>
            </w:rPr>
          </w:rPrChange>
        </w:rPr>
      </w:pPr>
      <w:del w:id="1013" w:author="Madhura Ramojwar" w:date="2021-04-19T12:07:00Z">
        <w:r w:rsidRPr="00841475" w:rsidDel="00AF1B13">
          <w:rPr>
            <w:rStyle w:val="BlueItalics"/>
            <w:rFonts w:asciiTheme="minorHAnsi" w:eastAsiaTheme="majorEastAsia" w:hAnsiTheme="minorHAnsi" w:cstheme="minorHAnsi"/>
            <w:rPrChange w:id="1014" w:author="Madhura Ramojwar" w:date="2021-04-20T12:37:00Z">
              <w:rPr>
                <w:rStyle w:val="BlueItalics"/>
                <w:rFonts w:eastAsiaTheme="majorEastAsia"/>
              </w:rPr>
            </w:rPrChange>
          </w:rPr>
          <w:delText>Refer to Section B from PMCF plan.</w:delText>
        </w:r>
      </w:del>
    </w:p>
    <w:p w14:paraId="1F171873" w14:textId="0D43878E" w:rsidR="00764912" w:rsidRPr="00841475" w:rsidDel="00AF1B13" w:rsidRDefault="00764912">
      <w:pPr>
        <w:pStyle w:val="BT1BodyTextI1"/>
        <w:jc w:val="left"/>
        <w:rPr>
          <w:del w:id="1015" w:author="Madhura Ramojwar" w:date="2021-04-19T12:07:00Z"/>
          <w:rStyle w:val="BlueItalics"/>
          <w:rFonts w:asciiTheme="minorHAnsi" w:eastAsiaTheme="majorEastAsia" w:hAnsiTheme="minorHAnsi" w:cstheme="minorHAnsi"/>
          <w:rPrChange w:id="1016" w:author="Madhura Ramojwar" w:date="2021-04-20T12:37:00Z">
            <w:rPr>
              <w:del w:id="1017" w:author="Madhura Ramojwar" w:date="2021-04-19T12:07:00Z"/>
              <w:rStyle w:val="BlueItalics"/>
              <w:rFonts w:eastAsiaTheme="majorEastAsia"/>
            </w:rPr>
          </w:rPrChange>
        </w:rPr>
      </w:pPr>
      <w:del w:id="1018" w:author="Madhura Ramojwar" w:date="2021-04-19T12:07:00Z">
        <w:r w:rsidRPr="00841475" w:rsidDel="00AF1B13">
          <w:rPr>
            <w:rStyle w:val="BlueItalics"/>
            <w:rFonts w:asciiTheme="minorHAnsi" w:eastAsiaTheme="majorEastAsia" w:hAnsiTheme="minorHAnsi" w:cstheme="minorHAnsi"/>
            <w:rPrChange w:id="1019" w:author="Madhura Ramojwar" w:date="2021-04-20T12:37:00Z">
              <w:rPr>
                <w:rStyle w:val="BlueItalics"/>
                <w:rFonts w:eastAsiaTheme="majorEastAsia"/>
              </w:rPr>
            </w:rPrChange>
          </w:rPr>
          <w:delText>If there are changes from PMCF plan, please fill in the different requested fields highlighting those changes.</w:delText>
        </w:r>
      </w:del>
    </w:p>
    <w:p w14:paraId="5411A8AD" w14:textId="7F53A5BD" w:rsidR="00764912" w:rsidRPr="00841475" w:rsidDel="00AF1B13" w:rsidRDefault="00764912">
      <w:pPr>
        <w:pStyle w:val="BT1BodyTextI1"/>
        <w:jc w:val="left"/>
        <w:rPr>
          <w:del w:id="1020" w:author="Madhura Ramojwar" w:date="2021-04-19T12:07:00Z"/>
          <w:rStyle w:val="BlueItalics"/>
          <w:rFonts w:asciiTheme="minorHAnsi" w:eastAsiaTheme="majorEastAsia" w:hAnsiTheme="minorHAnsi" w:cstheme="minorHAnsi"/>
          <w:rPrChange w:id="1021" w:author="Madhura Ramojwar" w:date="2021-04-20T12:37:00Z">
            <w:rPr>
              <w:del w:id="1022" w:author="Madhura Ramojwar" w:date="2021-04-19T12:07:00Z"/>
              <w:rStyle w:val="BlueItalics"/>
              <w:rFonts w:eastAsiaTheme="majorEastAsia"/>
            </w:rPr>
          </w:rPrChange>
        </w:rPr>
        <w:pPrChange w:id="1023" w:author="Madhura Ramojwar" w:date="2021-03-16T15:51:00Z">
          <w:pPr>
            <w:pStyle w:val="BT1BodyTextI1"/>
          </w:pPr>
        </w:pPrChange>
      </w:pPr>
      <w:del w:id="1024" w:author="Madhura Ramojwar" w:date="2021-04-19T12:07:00Z">
        <w:r w:rsidRPr="00841475" w:rsidDel="00AF1B13">
          <w:rPr>
            <w:rStyle w:val="BlueItalics"/>
            <w:rFonts w:asciiTheme="minorHAnsi" w:eastAsiaTheme="majorEastAsia" w:hAnsiTheme="minorHAnsi" w:cstheme="minorHAnsi"/>
            <w:rPrChange w:id="1025" w:author="Madhura Ramojwar" w:date="2021-04-20T12:37:00Z">
              <w:rPr>
                <w:rStyle w:val="BlueItalics"/>
                <w:rFonts w:eastAsiaTheme="majorEastAsia"/>
              </w:rPr>
            </w:rPrChange>
          </w:rPr>
          <w:delText>The information can be presented in the table format or under individual headings.</w:delText>
        </w:r>
      </w:del>
    </w:p>
    <w:p w14:paraId="6A666713" w14:textId="77777777" w:rsidR="008A65EC" w:rsidRPr="00841475" w:rsidRDefault="008A65EC">
      <w:pPr>
        <w:pStyle w:val="BT1BodyTextI1"/>
        <w:jc w:val="left"/>
        <w:rPr>
          <w:rStyle w:val="BlueItalics"/>
          <w:rFonts w:asciiTheme="minorHAnsi" w:eastAsiaTheme="majorEastAsia" w:hAnsiTheme="minorHAnsi" w:cstheme="minorHAnsi"/>
          <w:rPrChange w:id="1026" w:author="Madhura Ramojwar" w:date="2021-04-20T12:37:00Z">
            <w:rPr>
              <w:rStyle w:val="BlueItalics"/>
              <w:rFonts w:eastAsiaTheme="majorEastAsia"/>
            </w:rPr>
          </w:rPrChange>
        </w:rPr>
        <w:pPrChange w:id="1027" w:author="Madhura Ramojwar" w:date="2021-03-16T15:51:00Z">
          <w:pPr>
            <w:pStyle w:val="BT1BodyTextI1"/>
          </w:pPr>
        </w:pPrChange>
      </w:pPr>
    </w:p>
    <w:tbl>
      <w:tblPr>
        <w:tblStyle w:val="TableGrid"/>
        <w:tblW w:w="12960" w:type="dxa"/>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2"/>
        <w:gridCol w:w="9548"/>
      </w:tblGrid>
      <w:tr w:rsidR="00764912" w:rsidRPr="00841475" w14:paraId="6A6D3BB8" w14:textId="77777777" w:rsidTr="002803BD">
        <w:trPr>
          <w:trHeight w:val="143"/>
          <w:jc w:val="left"/>
        </w:trPr>
        <w:tc>
          <w:tcPr>
            <w:tcW w:w="3412" w:type="dxa"/>
            <w:shd w:val="clear" w:color="auto" w:fill="D9D9D9" w:themeFill="background1" w:themeFillShade="D9"/>
            <w:tcMar>
              <w:top w:w="72" w:type="dxa"/>
              <w:bottom w:w="72" w:type="dxa"/>
            </w:tcMar>
          </w:tcPr>
          <w:p w14:paraId="4480D7D4"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028" w:author="Madhura Ramojwar" w:date="2021-04-20T12:37:00Z">
                  <w:rPr>
                    <w:rFonts w:eastAsiaTheme="majorEastAsia" w:cs="Arial"/>
                    <w:b/>
                  </w:rPr>
                </w:rPrChange>
              </w:rPr>
            </w:pPr>
            <w:r w:rsidRPr="00841475">
              <w:rPr>
                <w:rFonts w:asciiTheme="minorHAnsi" w:hAnsiTheme="minorHAnsi" w:cstheme="minorHAnsi"/>
                <w:b/>
                <w:sz w:val="24"/>
                <w:szCs w:val="24"/>
                <w:rPrChange w:id="1029" w:author="Madhura Ramojwar" w:date="2021-04-20T12:37:00Z">
                  <w:rPr>
                    <w:rFonts w:cs="Arial"/>
                    <w:b/>
                  </w:rPr>
                </w:rPrChange>
              </w:rPr>
              <w:t>Product or trade name</w:t>
            </w:r>
          </w:p>
        </w:tc>
        <w:tc>
          <w:tcPr>
            <w:tcW w:w="9548" w:type="dxa"/>
            <w:tcMar>
              <w:top w:w="72" w:type="dxa"/>
              <w:bottom w:w="72" w:type="dxa"/>
            </w:tcMar>
          </w:tcPr>
          <w:p w14:paraId="1DE4B7D6" w14:textId="707EE2E4" w:rsidR="00764912" w:rsidRPr="00841475" w:rsidRDefault="00971309" w:rsidP="001F5737">
            <w:pPr>
              <w:pStyle w:val="TableEntry"/>
              <w:spacing w:before="0" w:after="0"/>
              <w:rPr>
                <w:rFonts w:asciiTheme="minorHAnsi" w:hAnsiTheme="minorHAnsi" w:cstheme="minorHAnsi"/>
                <w:sz w:val="24"/>
                <w:szCs w:val="24"/>
                <w:rPrChange w:id="1030" w:author="Madhura Ramojwar" w:date="2021-04-20T12:37:00Z">
                  <w:rPr>
                    <w:rFonts w:cs="Arial"/>
                  </w:rPr>
                </w:rPrChange>
              </w:rPr>
            </w:pPr>
            <w:ins w:id="1031" w:author="Madhura Ramojwar" w:date="2021-03-16T12:16:00Z">
              <w:r w:rsidRPr="00841475">
                <w:rPr>
                  <w:rFonts w:asciiTheme="minorHAnsi" w:hAnsiTheme="minorHAnsi" w:cstheme="minorHAnsi"/>
                  <w:sz w:val="24"/>
                  <w:szCs w:val="24"/>
                  <w:rPrChange w:id="1032" w:author="Madhura Ramojwar" w:date="2021-04-20T12:37:00Z">
                    <w:rPr>
                      <w:rFonts w:cs="Arial"/>
                    </w:rPr>
                  </w:rPrChange>
                </w:rPr>
                <w:t xml:space="preserve"> Axium Neurostimulator System</w:t>
              </w:r>
            </w:ins>
          </w:p>
        </w:tc>
      </w:tr>
      <w:tr w:rsidR="00764912" w:rsidRPr="00841475" w14:paraId="0CC0709B" w14:textId="77777777" w:rsidTr="002803BD">
        <w:trPr>
          <w:trHeight w:val="22"/>
          <w:jc w:val="left"/>
        </w:trPr>
        <w:tc>
          <w:tcPr>
            <w:tcW w:w="3412" w:type="dxa"/>
            <w:shd w:val="clear" w:color="auto" w:fill="D9D9D9" w:themeFill="background1" w:themeFillShade="D9"/>
            <w:tcMar>
              <w:top w:w="72" w:type="dxa"/>
              <w:bottom w:w="72" w:type="dxa"/>
            </w:tcMar>
          </w:tcPr>
          <w:p w14:paraId="7B98FDC6"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033" w:author="Madhura Ramojwar" w:date="2021-04-20T12:37:00Z">
                  <w:rPr>
                    <w:rFonts w:eastAsiaTheme="majorEastAsia" w:cs="Arial"/>
                    <w:b/>
                  </w:rPr>
                </w:rPrChange>
              </w:rPr>
            </w:pPr>
            <w:r w:rsidRPr="00841475">
              <w:rPr>
                <w:rFonts w:asciiTheme="minorHAnsi" w:hAnsiTheme="minorHAnsi" w:cstheme="minorHAnsi"/>
                <w:b/>
                <w:sz w:val="24"/>
                <w:szCs w:val="24"/>
                <w:rPrChange w:id="1034" w:author="Madhura Ramojwar" w:date="2021-04-20T12:37:00Z">
                  <w:rPr>
                    <w:rFonts w:cs="Arial"/>
                    <w:b/>
                  </w:rPr>
                </w:rPrChange>
              </w:rPr>
              <w:t>Model and type</w:t>
            </w:r>
          </w:p>
        </w:tc>
        <w:tc>
          <w:tcPr>
            <w:tcW w:w="9548" w:type="dxa"/>
            <w:tcMar>
              <w:top w:w="72" w:type="dxa"/>
              <w:bottom w:w="72" w:type="dxa"/>
            </w:tcMar>
          </w:tcPr>
          <w:p w14:paraId="374C7F67" w14:textId="3881C442" w:rsidR="00764912" w:rsidRPr="00841475" w:rsidRDefault="00A354CA" w:rsidP="001F5737">
            <w:pPr>
              <w:pStyle w:val="TableEntry"/>
              <w:spacing w:before="0" w:after="0"/>
              <w:rPr>
                <w:rFonts w:asciiTheme="minorHAnsi" w:hAnsiTheme="minorHAnsi" w:cstheme="minorHAnsi"/>
                <w:sz w:val="24"/>
                <w:szCs w:val="24"/>
                <w:rPrChange w:id="1035" w:author="Madhura Ramojwar" w:date="2021-04-20T12:37:00Z">
                  <w:rPr>
                    <w:rFonts w:cs="Arial"/>
                  </w:rPr>
                </w:rPrChange>
              </w:rPr>
            </w:pPr>
            <w:ins w:id="1036" w:author="Madhura Ramojwar" w:date="2021-04-20T11:41:00Z">
              <w:r w:rsidRPr="00841475">
                <w:rPr>
                  <w:rFonts w:asciiTheme="minorHAnsi" w:hAnsiTheme="minorHAnsi" w:cstheme="minorHAnsi"/>
                  <w:sz w:val="24"/>
                  <w:szCs w:val="24"/>
                  <w:rPrChange w:id="1037" w:author="Madhura Ramojwar" w:date="2021-04-20T12:37:00Z">
                    <w:rPr>
                      <w:rFonts w:cs="Arial"/>
                    </w:rPr>
                  </w:rPrChange>
                </w:rPr>
                <w:t>DRG Neurostimulation System</w:t>
              </w:r>
            </w:ins>
          </w:p>
        </w:tc>
      </w:tr>
      <w:tr w:rsidR="00764912" w:rsidRPr="00841475" w14:paraId="7C3314A5" w14:textId="77777777" w:rsidTr="00DC3FF7">
        <w:trPr>
          <w:trHeight w:val="288"/>
          <w:jc w:val="left"/>
        </w:trPr>
        <w:tc>
          <w:tcPr>
            <w:tcW w:w="3412" w:type="dxa"/>
            <w:shd w:val="clear" w:color="auto" w:fill="D9D9D9" w:themeFill="background1" w:themeFillShade="D9"/>
            <w:tcMar>
              <w:top w:w="72" w:type="dxa"/>
              <w:bottom w:w="72" w:type="dxa"/>
            </w:tcMar>
          </w:tcPr>
          <w:p w14:paraId="4DACAA26"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038" w:author="Madhura Ramojwar" w:date="2021-04-20T12:37:00Z">
                  <w:rPr>
                    <w:rFonts w:eastAsiaTheme="majorEastAsia" w:cs="Arial"/>
                    <w:b/>
                  </w:rPr>
                </w:rPrChange>
              </w:rPr>
            </w:pPr>
            <w:r w:rsidRPr="00841475">
              <w:rPr>
                <w:rFonts w:asciiTheme="minorHAnsi" w:hAnsiTheme="minorHAnsi" w:cstheme="minorHAnsi"/>
                <w:b/>
                <w:sz w:val="24"/>
                <w:szCs w:val="24"/>
                <w:rPrChange w:id="1039" w:author="Madhura Ramojwar" w:date="2021-04-20T12:37:00Z">
                  <w:rPr>
                    <w:rFonts w:cs="Arial"/>
                    <w:b/>
                  </w:rPr>
                </w:rPrChange>
              </w:rPr>
              <w:t>General description of the device</w:t>
            </w:r>
          </w:p>
        </w:tc>
        <w:tc>
          <w:tcPr>
            <w:tcW w:w="9548" w:type="dxa"/>
            <w:tcMar>
              <w:top w:w="72" w:type="dxa"/>
              <w:bottom w:w="72" w:type="dxa"/>
            </w:tcMar>
          </w:tcPr>
          <w:p w14:paraId="7408445A" w14:textId="0B023383" w:rsidR="00764912" w:rsidRPr="00841475" w:rsidRDefault="00E935F8" w:rsidP="001F5737">
            <w:pPr>
              <w:pStyle w:val="TableEntry"/>
              <w:spacing w:before="0" w:after="0"/>
              <w:rPr>
                <w:rFonts w:asciiTheme="minorHAnsi" w:hAnsiTheme="minorHAnsi" w:cstheme="minorHAnsi"/>
                <w:sz w:val="24"/>
                <w:szCs w:val="24"/>
                <w:rPrChange w:id="1040" w:author="Madhura Ramojwar" w:date="2021-04-20T12:37:00Z">
                  <w:rPr>
                    <w:rFonts w:cs="Arial"/>
                  </w:rPr>
                </w:rPrChange>
              </w:rPr>
            </w:pPr>
            <w:ins w:id="1041" w:author="Madhura Ramojwar" w:date="2021-03-16T14:32:00Z">
              <w:r w:rsidRPr="00841475">
                <w:rPr>
                  <w:rFonts w:asciiTheme="minorHAnsi" w:hAnsiTheme="minorHAnsi" w:cstheme="minorHAnsi"/>
                  <w:color w:val="000000" w:themeColor="text1"/>
                  <w:sz w:val="24"/>
                  <w:szCs w:val="24"/>
                  <w:rPrChange w:id="1042" w:author="Madhura Ramojwar" w:date="2021-04-20T12:37:00Z">
                    <w:rPr>
                      <w:color w:val="000000" w:themeColor="text1"/>
                    </w:rPr>
                  </w:rPrChange>
                </w:rPr>
                <w:t>The</w:t>
              </w:r>
            </w:ins>
            <w:ins w:id="1043" w:author="Madhura Ramojwar" w:date="2021-04-20T11:41:00Z">
              <w:r w:rsidR="00A354CA" w:rsidRPr="00841475">
                <w:rPr>
                  <w:rFonts w:asciiTheme="minorHAnsi" w:hAnsiTheme="minorHAnsi" w:cstheme="minorHAnsi"/>
                  <w:color w:val="000000" w:themeColor="text1"/>
                  <w:sz w:val="24"/>
                  <w:szCs w:val="24"/>
                  <w:rPrChange w:id="1044" w:author="Madhura Ramojwar" w:date="2021-04-20T12:37:00Z">
                    <w:rPr>
                      <w:color w:val="000000" w:themeColor="text1"/>
                    </w:rPr>
                  </w:rPrChange>
                </w:rPr>
                <w:t xml:space="preserve"> DRG</w:t>
              </w:r>
            </w:ins>
            <w:ins w:id="1045" w:author="Madhura Ramojwar" w:date="2021-03-16T14:32:00Z">
              <w:r w:rsidRPr="00841475">
                <w:rPr>
                  <w:rFonts w:asciiTheme="minorHAnsi" w:hAnsiTheme="minorHAnsi" w:cstheme="minorHAnsi"/>
                  <w:color w:val="000000" w:themeColor="text1"/>
                  <w:sz w:val="24"/>
                  <w:szCs w:val="24"/>
                  <w:rPrChange w:id="1046" w:author="Madhura Ramojwar" w:date="2021-04-20T12:37:00Z">
                    <w:rPr>
                      <w:color w:val="000000" w:themeColor="text1"/>
                    </w:rPr>
                  </w:rPrChange>
                </w:rPr>
                <w:t xml:space="preserve"> Neurostimulator System </w:t>
              </w:r>
              <w:r w:rsidRPr="00841475">
                <w:rPr>
                  <w:rFonts w:asciiTheme="minorHAnsi" w:hAnsiTheme="minorHAnsi" w:cstheme="minorHAnsi"/>
                  <w:sz w:val="24"/>
                  <w:szCs w:val="24"/>
                  <w:rPrChange w:id="1047" w:author="Madhura Ramojwar" w:date="2021-04-20T12:37:00Z">
                    <w:rPr/>
                  </w:rPrChange>
                </w:rPr>
                <w:t xml:space="preserve">is a </w:t>
              </w:r>
            </w:ins>
            <w:ins w:id="1048" w:author="Madhura Ramojwar" w:date="2021-03-16T14:33:00Z">
              <w:r w:rsidRPr="00841475">
                <w:rPr>
                  <w:rFonts w:asciiTheme="minorHAnsi" w:hAnsiTheme="minorHAnsi" w:cstheme="minorHAnsi"/>
                  <w:sz w:val="24"/>
                  <w:szCs w:val="24"/>
                  <w:rPrChange w:id="1049" w:author="Madhura Ramojwar" w:date="2021-04-20T12:37:00Z">
                    <w:rPr/>
                  </w:rPrChange>
                </w:rPr>
                <w:t>fully implantable</w:t>
              </w:r>
            </w:ins>
            <w:ins w:id="1050" w:author="Madhura Ramojwar" w:date="2021-03-16T14:32:00Z">
              <w:r w:rsidRPr="00841475">
                <w:rPr>
                  <w:rFonts w:asciiTheme="minorHAnsi" w:hAnsiTheme="minorHAnsi" w:cstheme="minorHAnsi"/>
                  <w:sz w:val="24"/>
                  <w:szCs w:val="24"/>
                  <w:rPrChange w:id="1051" w:author="Madhura Ramojwar" w:date="2021-04-20T12:37:00Z">
                    <w:rPr/>
                  </w:rPrChange>
                </w:rPr>
                <w:t xml:space="preserve"> medical device that stimulates neural tissue to produce analgesia for the treatment of chronic pain.</w:t>
              </w:r>
            </w:ins>
            <w:ins w:id="1052" w:author="Madhura Ramojwar" w:date="2021-04-20T11:41:00Z">
              <w:r w:rsidR="00A354CA" w:rsidRPr="00841475">
                <w:rPr>
                  <w:rStyle w:val="BT1BodyTextI1"/>
                  <w:rFonts w:asciiTheme="minorHAnsi" w:hAnsiTheme="minorHAnsi" w:cstheme="minorHAnsi"/>
                  <w:i/>
                  <w:color w:val="000000" w:themeColor="text1"/>
                  <w:sz w:val="24"/>
                  <w:szCs w:val="24"/>
                  <w:rPrChange w:id="1053" w:author="Madhura Ramojwar" w:date="2021-04-20T12:37:00Z">
                    <w:rPr>
                      <w:rStyle w:val="BT1BodyTextI1"/>
                      <w:i/>
                      <w:color w:val="000000" w:themeColor="text1"/>
                    </w:rPr>
                  </w:rPrChange>
                </w:rPr>
                <w:t xml:space="preserve"> </w:t>
              </w:r>
              <w:r w:rsidR="00A354CA" w:rsidRPr="00841475">
                <w:rPr>
                  <w:rStyle w:val="BlueItalics"/>
                  <w:rFonts w:asciiTheme="minorHAnsi" w:hAnsiTheme="minorHAnsi" w:cstheme="minorHAnsi"/>
                  <w:i w:val="0"/>
                  <w:color w:val="000000" w:themeColor="text1"/>
                  <w:sz w:val="24"/>
                  <w:szCs w:val="24"/>
                  <w:rPrChange w:id="1054" w:author="Madhura Ramojwar" w:date="2021-04-20T12:37:00Z">
                    <w:rPr>
                      <w:rStyle w:val="BlueItalics"/>
                      <w:i w:val="0"/>
                      <w:color w:val="000000" w:themeColor="text1"/>
                    </w:rPr>
                  </w:rPrChange>
                </w:rPr>
                <w:t xml:space="preserve">The system consists of an IPG </w:t>
              </w:r>
              <w:r w:rsidR="00A354CA" w:rsidRPr="00841475">
                <w:rPr>
                  <w:rStyle w:val="BlueItalics"/>
                  <w:rFonts w:asciiTheme="minorHAnsi" w:hAnsiTheme="minorHAnsi" w:cstheme="minorHAnsi"/>
                  <w:i w:val="0"/>
                  <w:sz w:val="24"/>
                  <w:szCs w:val="24"/>
                  <w:rPrChange w:id="1055" w:author="Madhura Ramojwar" w:date="2021-04-20T12:37:00Z">
                    <w:rPr>
                      <w:rStyle w:val="BlueItalics"/>
                      <w:i w:val="0"/>
                    </w:rPr>
                  </w:rPrChange>
                </w:rPr>
                <w:t>and leads, accessories, programmers, and extensions that are compatible with the system.</w:t>
              </w:r>
            </w:ins>
          </w:p>
        </w:tc>
      </w:tr>
      <w:tr w:rsidR="00764912" w:rsidRPr="00841475" w14:paraId="5820774D" w14:textId="77777777" w:rsidTr="002803BD">
        <w:trPr>
          <w:trHeight w:val="467"/>
          <w:jc w:val="left"/>
        </w:trPr>
        <w:tc>
          <w:tcPr>
            <w:tcW w:w="3412" w:type="dxa"/>
            <w:shd w:val="clear" w:color="auto" w:fill="D9D9D9" w:themeFill="background1" w:themeFillShade="D9"/>
            <w:tcMar>
              <w:top w:w="72" w:type="dxa"/>
              <w:bottom w:w="72" w:type="dxa"/>
            </w:tcMar>
          </w:tcPr>
          <w:p w14:paraId="4EAC0A22"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056" w:author="Madhura Ramojwar" w:date="2021-04-20T12:37:00Z">
                  <w:rPr>
                    <w:rFonts w:eastAsiaTheme="majorEastAsia" w:cs="Arial"/>
                    <w:b/>
                  </w:rPr>
                </w:rPrChange>
              </w:rPr>
            </w:pPr>
            <w:r w:rsidRPr="00841475">
              <w:rPr>
                <w:rFonts w:asciiTheme="minorHAnsi" w:hAnsiTheme="minorHAnsi" w:cstheme="minorHAnsi"/>
                <w:b/>
                <w:sz w:val="24"/>
                <w:szCs w:val="24"/>
                <w:rPrChange w:id="1057" w:author="Madhura Ramojwar" w:date="2021-04-20T12:37:00Z">
                  <w:rPr>
                    <w:rFonts w:cs="Arial"/>
                    <w:b/>
                  </w:rPr>
                </w:rPrChange>
              </w:rPr>
              <w:t>Intended purpose</w:t>
            </w:r>
          </w:p>
        </w:tc>
        <w:tc>
          <w:tcPr>
            <w:tcW w:w="9548" w:type="dxa"/>
            <w:tcMar>
              <w:top w:w="72" w:type="dxa"/>
              <w:bottom w:w="72" w:type="dxa"/>
            </w:tcMar>
          </w:tcPr>
          <w:p w14:paraId="390D8E7F" w14:textId="68365D54" w:rsidR="00E935F8" w:rsidRPr="00841475" w:rsidRDefault="00E935F8" w:rsidP="001F5737">
            <w:pPr>
              <w:pStyle w:val="TableEntry"/>
              <w:spacing w:before="0" w:after="0"/>
              <w:rPr>
                <w:rStyle w:val="BlueItalics"/>
                <w:rFonts w:asciiTheme="minorHAnsi" w:hAnsiTheme="minorHAnsi" w:cstheme="minorHAnsi"/>
                <w:i w:val="0"/>
                <w:color w:val="auto"/>
                <w:sz w:val="24"/>
                <w:szCs w:val="24"/>
                <w:rPrChange w:id="1058" w:author="Madhura Ramojwar" w:date="2021-04-20T12:37:00Z">
                  <w:rPr>
                    <w:rStyle w:val="BlueItalics"/>
                    <w:rFonts w:cs="Arial"/>
                  </w:rPr>
                </w:rPrChange>
              </w:rPr>
            </w:pPr>
            <w:ins w:id="1059" w:author="Madhura Ramojwar" w:date="2021-03-16T14:33:00Z">
              <w:r w:rsidRPr="00841475">
                <w:rPr>
                  <w:rFonts w:asciiTheme="minorHAnsi" w:hAnsiTheme="minorHAnsi" w:cstheme="minorHAnsi"/>
                  <w:sz w:val="24"/>
                  <w:szCs w:val="24"/>
                  <w:rPrChange w:id="1060" w:author="Madhura Ramojwar" w:date="2021-04-20T12:37:00Z">
                    <w:rPr/>
                  </w:rPrChange>
                </w:rPr>
                <w:t>This Axium Neurostimulator System is designed to deliver low-intensity electrical impulses to nerve structures. The Axium Neurostimulator System is intended to treat chronic intractable pain that has been unresponsive to other methods</w:t>
              </w:r>
            </w:ins>
            <w:del w:id="1061" w:author="Madhura Ramojwar" w:date="2021-03-16T14:33:00Z">
              <w:r w:rsidR="00764912" w:rsidRPr="00841475" w:rsidDel="00E935F8">
                <w:rPr>
                  <w:rStyle w:val="BlueItalics"/>
                  <w:rFonts w:asciiTheme="minorHAnsi" w:hAnsiTheme="minorHAnsi" w:cstheme="minorHAnsi"/>
                  <w:sz w:val="24"/>
                  <w:szCs w:val="24"/>
                  <w:rPrChange w:id="1062" w:author="Madhura Ramojwar" w:date="2021-04-20T12:37:00Z">
                    <w:rPr>
                      <w:rStyle w:val="BlueItalics"/>
                      <w:rFonts w:cs="Arial"/>
                    </w:rPr>
                  </w:rPrChange>
                </w:rPr>
                <w:delText xml:space="preserve">Intended purpose means the use for which a device is intended according to the data supplied by the manufacturer on the label in the instructions for use or in promotional or sales materials or statements and as specified by the manufacturer in the clinical evaluation (MDR, Article 2(12)). </w:delText>
              </w:r>
            </w:del>
          </w:p>
        </w:tc>
      </w:tr>
      <w:tr w:rsidR="00764912" w:rsidRPr="00841475" w14:paraId="69EA11A8" w14:textId="77777777" w:rsidTr="002803BD">
        <w:trPr>
          <w:trHeight w:val="22"/>
          <w:jc w:val="left"/>
        </w:trPr>
        <w:tc>
          <w:tcPr>
            <w:tcW w:w="3412" w:type="dxa"/>
            <w:shd w:val="clear" w:color="auto" w:fill="D9D9D9" w:themeFill="background1" w:themeFillShade="D9"/>
            <w:tcMar>
              <w:top w:w="72" w:type="dxa"/>
              <w:bottom w:w="72" w:type="dxa"/>
            </w:tcMar>
          </w:tcPr>
          <w:p w14:paraId="708DA4A7"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063" w:author="Madhura Ramojwar" w:date="2021-04-20T12:37:00Z">
                  <w:rPr>
                    <w:rFonts w:eastAsiaTheme="majorEastAsia" w:cs="Arial"/>
                    <w:b/>
                  </w:rPr>
                </w:rPrChange>
              </w:rPr>
            </w:pPr>
            <w:r w:rsidRPr="00841475">
              <w:rPr>
                <w:rFonts w:asciiTheme="minorHAnsi" w:hAnsiTheme="minorHAnsi" w:cstheme="minorHAnsi"/>
                <w:b/>
                <w:sz w:val="24"/>
                <w:szCs w:val="24"/>
                <w:rPrChange w:id="1064" w:author="Madhura Ramojwar" w:date="2021-04-20T12:37:00Z">
                  <w:rPr>
                    <w:rFonts w:cs="Arial"/>
                    <w:b/>
                  </w:rPr>
                </w:rPrChange>
              </w:rPr>
              <w:t>Intended users</w:t>
            </w:r>
          </w:p>
        </w:tc>
        <w:tc>
          <w:tcPr>
            <w:tcW w:w="9548" w:type="dxa"/>
            <w:tcMar>
              <w:top w:w="72" w:type="dxa"/>
              <w:bottom w:w="72" w:type="dxa"/>
            </w:tcMar>
          </w:tcPr>
          <w:p w14:paraId="7F4CCF46" w14:textId="77777777" w:rsidR="00A354CA" w:rsidRPr="00841475" w:rsidRDefault="00A354CA" w:rsidP="00A354CA">
            <w:pPr>
              <w:pStyle w:val="BT1BodyTextI1"/>
              <w:jc w:val="left"/>
              <w:rPr>
                <w:ins w:id="1065" w:author="Madhura Ramojwar" w:date="2021-04-20T11:42:00Z"/>
                <w:rFonts w:asciiTheme="minorHAnsi" w:hAnsiTheme="minorHAnsi" w:cstheme="minorHAnsi"/>
                <w:rPrChange w:id="1066" w:author="Madhura Ramojwar" w:date="2021-04-20T12:37:00Z">
                  <w:rPr>
                    <w:ins w:id="1067" w:author="Madhura Ramojwar" w:date="2021-04-20T11:42:00Z"/>
                    <w:rFonts w:cs="Arial"/>
                  </w:rPr>
                </w:rPrChange>
              </w:rPr>
            </w:pPr>
            <w:ins w:id="1068" w:author="Madhura Ramojwar" w:date="2021-04-20T11:42:00Z">
              <w:r w:rsidRPr="00841475">
                <w:rPr>
                  <w:rFonts w:asciiTheme="minorHAnsi" w:hAnsiTheme="minorHAnsi" w:cstheme="minorHAnsi"/>
                  <w:rPrChange w:id="1069" w:author="Madhura Ramojwar" w:date="2021-04-20T12:37:00Z">
                    <w:rPr>
                      <w:rFonts w:cs="Arial"/>
                    </w:rPr>
                  </w:rPrChange>
                </w:rPr>
                <w:t>Implanting physicians should be experienced in the diagnosis and treatment of chronic pain syndromes and have undergone surgical and device implantation training.</w:t>
              </w:r>
            </w:ins>
          </w:p>
          <w:p w14:paraId="04F29927" w14:textId="77777777" w:rsidR="00764912" w:rsidRPr="00841475" w:rsidRDefault="00764912" w:rsidP="001F5737">
            <w:pPr>
              <w:pStyle w:val="TableEntry"/>
              <w:spacing w:before="0" w:after="0"/>
              <w:rPr>
                <w:rFonts w:asciiTheme="minorHAnsi" w:hAnsiTheme="minorHAnsi" w:cstheme="minorHAnsi"/>
                <w:sz w:val="24"/>
                <w:szCs w:val="24"/>
                <w:rPrChange w:id="1070" w:author="Madhura Ramojwar" w:date="2021-04-20T12:37:00Z">
                  <w:rPr>
                    <w:rFonts w:cs="Arial"/>
                  </w:rPr>
                </w:rPrChange>
              </w:rPr>
            </w:pPr>
          </w:p>
        </w:tc>
      </w:tr>
      <w:tr w:rsidR="00764912" w:rsidRPr="00841475" w14:paraId="61A11E45" w14:textId="77777777" w:rsidTr="002803BD">
        <w:trPr>
          <w:trHeight w:val="22"/>
          <w:jc w:val="left"/>
        </w:trPr>
        <w:tc>
          <w:tcPr>
            <w:tcW w:w="3412" w:type="dxa"/>
            <w:shd w:val="clear" w:color="auto" w:fill="D9D9D9" w:themeFill="background1" w:themeFillShade="D9"/>
            <w:tcMar>
              <w:top w:w="72" w:type="dxa"/>
              <w:bottom w:w="72" w:type="dxa"/>
            </w:tcMar>
          </w:tcPr>
          <w:p w14:paraId="53B4457A"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071" w:author="Madhura Ramojwar" w:date="2021-04-20T12:37:00Z">
                  <w:rPr>
                    <w:rFonts w:eastAsiaTheme="majorEastAsia" w:cs="Arial"/>
                    <w:b/>
                  </w:rPr>
                </w:rPrChange>
              </w:rPr>
            </w:pPr>
            <w:r w:rsidRPr="00841475">
              <w:rPr>
                <w:rFonts w:asciiTheme="minorHAnsi" w:hAnsiTheme="minorHAnsi" w:cstheme="minorHAnsi"/>
                <w:b/>
                <w:sz w:val="24"/>
                <w:szCs w:val="24"/>
                <w:rPrChange w:id="1072" w:author="Madhura Ramojwar" w:date="2021-04-20T12:37:00Z">
                  <w:rPr>
                    <w:rFonts w:cs="Arial"/>
                    <w:b/>
                  </w:rPr>
                </w:rPrChange>
              </w:rPr>
              <w:lastRenderedPageBreak/>
              <w:t>Basic UDI-DI</w:t>
            </w:r>
          </w:p>
        </w:tc>
        <w:tc>
          <w:tcPr>
            <w:tcW w:w="9548" w:type="dxa"/>
            <w:tcMar>
              <w:top w:w="72" w:type="dxa"/>
              <w:bottom w:w="72" w:type="dxa"/>
            </w:tcMar>
          </w:tcPr>
          <w:p w14:paraId="45DA454B" w14:textId="01F397B2" w:rsidR="00764912" w:rsidRPr="00841475" w:rsidRDefault="00A354CA" w:rsidP="001F5737">
            <w:pPr>
              <w:pStyle w:val="TableEntry"/>
              <w:spacing w:before="0" w:after="0"/>
              <w:rPr>
                <w:rFonts w:asciiTheme="minorHAnsi" w:hAnsiTheme="minorHAnsi" w:cstheme="minorHAnsi"/>
                <w:sz w:val="24"/>
                <w:szCs w:val="24"/>
                <w:rPrChange w:id="1073" w:author="Madhura Ramojwar" w:date="2021-04-20T12:37:00Z">
                  <w:rPr>
                    <w:rFonts w:cs="Arial"/>
                  </w:rPr>
                </w:rPrChange>
              </w:rPr>
            </w:pPr>
            <w:ins w:id="1074" w:author="Madhura Ramojwar" w:date="2021-04-20T11:42:00Z">
              <w:r w:rsidRPr="00841475">
                <w:rPr>
                  <w:rFonts w:asciiTheme="minorHAnsi" w:hAnsiTheme="minorHAnsi" w:cstheme="minorHAnsi"/>
                  <w:sz w:val="24"/>
                  <w:szCs w:val="24"/>
                  <w:rPrChange w:id="1075" w:author="Madhura Ramojwar" w:date="2021-04-20T12:37:00Z">
                    <w:rPr>
                      <w:rFonts w:cs="Arial"/>
                    </w:rPr>
                  </w:rPrChange>
                </w:rPr>
                <w:t>N/A</w:t>
              </w:r>
            </w:ins>
          </w:p>
        </w:tc>
      </w:tr>
      <w:tr w:rsidR="00764912" w:rsidRPr="00841475" w14:paraId="07B9299F" w14:textId="77777777" w:rsidTr="00DC3FF7">
        <w:trPr>
          <w:trHeight w:val="288"/>
          <w:jc w:val="left"/>
        </w:trPr>
        <w:tc>
          <w:tcPr>
            <w:tcW w:w="3412" w:type="dxa"/>
            <w:shd w:val="clear" w:color="auto" w:fill="D9D9D9" w:themeFill="background1" w:themeFillShade="D9"/>
            <w:tcMar>
              <w:top w:w="72" w:type="dxa"/>
              <w:bottom w:w="72" w:type="dxa"/>
            </w:tcMar>
          </w:tcPr>
          <w:p w14:paraId="7D13169A"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076" w:author="Madhura Ramojwar" w:date="2021-04-20T12:37:00Z">
                  <w:rPr>
                    <w:rFonts w:eastAsiaTheme="majorEastAsia" w:cs="Arial"/>
                    <w:b/>
                  </w:rPr>
                </w:rPrChange>
              </w:rPr>
            </w:pPr>
            <w:r w:rsidRPr="00841475">
              <w:rPr>
                <w:rFonts w:asciiTheme="minorHAnsi" w:hAnsiTheme="minorHAnsi" w:cstheme="minorHAnsi"/>
                <w:b/>
                <w:sz w:val="24"/>
                <w:szCs w:val="24"/>
                <w:rPrChange w:id="1077" w:author="Madhura Ramojwar" w:date="2021-04-20T12:37:00Z">
                  <w:rPr>
                    <w:rFonts w:cs="Arial"/>
                    <w:b/>
                  </w:rPr>
                </w:rPrChange>
              </w:rPr>
              <w:t>Intended patient population</w:t>
            </w:r>
          </w:p>
        </w:tc>
        <w:tc>
          <w:tcPr>
            <w:tcW w:w="9548" w:type="dxa"/>
            <w:tcMar>
              <w:top w:w="72" w:type="dxa"/>
              <w:bottom w:w="72" w:type="dxa"/>
            </w:tcMar>
          </w:tcPr>
          <w:p w14:paraId="60571478" w14:textId="23AE1D82" w:rsidR="00764912" w:rsidRPr="00841475" w:rsidRDefault="00A354CA" w:rsidP="001F5737">
            <w:pPr>
              <w:pStyle w:val="TableEntry"/>
              <w:spacing w:before="0" w:after="0"/>
              <w:rPr>
                <w:rFonts w:asciiTheme="minorHAnsi" w:hAnsiTheme="minorHAnsi" w:cstheme="minorHAnsi"/>
                <w:sz w:val="24"/>
                <w:szCs w:val="24"/>
                <w:rPrChange w:id="1078" w:author="Madhura Ramojwar" w:date="2021-04-20T12:37:00Z">
                  <w:rPr>
                    <w:rFonts w:cs="Arial"/>
                  </w:rPr>
                </w:rPrChange>
              </w:rPr>
            </w:pPr>
            <w:ins w:id="1079" w:author="Madhura Ramojwar" w:date="2021-04-20T11:43:00Z">
              <w:r w:rsidRPr="00841475">
                <w:rPr>
                  <w:rFonts w:asciiTheme="minorHAnsi" w:hAnsiTheme="minorHAnsi" w:cstheme="minorHAnsi"/>
                  <w:sz w:val="24"/>
                  <w:szCs w:val="24"/>
                  <w:rPrChange w:id="1080" w:author="Madhura Ramojwar" w:date="2021-04-20T12:37:00Z">
                    <w:rPr/>
                  </w:rPrChange>
                </w:rPr>
                <w:t>The intended target population for the system are individuals with chronic, intractable pain or complex regional pain syndrome (Type 1 and Type 2), leading to moderate to severe chronic intractable pain of the lower limbs.</w:t>
              </w:r>
            </w:ins>
          </w:p>
        </w:tc>
      </w:tr>
      <w:tr w:rsidR="00764912" w:rsidRPr="00841475" w14:paraId="0B8A1E92" w14:textId="77777777" w:rsidTr="002803BD">
        <w:trPr>
          <w:trHeight w:val="22"/>
          <w:jc w:val="left"/>
        </w:trPr>
        <w:tc>
          <w:tcPr>
            <w:tcW w:w="3412" w:type="dxa"/>
            <w:shd w:val="clear" w:color="auto" w:fill="D9D9D9" w:themeFill="background1" w:themeFillShade="D9"/>
            <w:tcMar>
              <w:top w:w="72" w:type="dxa"/>
              <w:bottom w:w="72" w:type="dxa"/>
            </w:tcMar>
          </w:tcPr>
          <w:p w14:paraId="657E6D0F"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081" w:author="Madhura Ramojwar" w:date="2021-04-20T12:37:00Z">
                  <w:rPr>
                    <w:rFonts w:eastAsiaTheme="majorEastAsia" w:cs="Arial"/>
                    <w:b/>
                  </w:rPr>
                </w:rPrChange>
              </w:rPr>
            </w:pPr>
            <w:r w:rsidRPr="00841475">
              <w:rPr>
                <w:rFonts w:asciiTheme="minorHAnsi" w:hAnsiTheme="minorHAnsi" w:cstheme="minorHAnsi"/>
                <w:b/>
                <w:sz w:val="24"/>
                <w:szCs w:val="24"/>
                <w:rPrChange w:id="1082" w:author="Madhura Ramojwar" w:date="2021-04-20T12:37:00Z">
                  <w:rPr>
                    <w:rFonts w:cs="Arial"/>
                    <w:b/>
                  </w:rPr>
                </w:rPrChange>
              </w:rPr>
              <w:t>Medical condition(s)</w:t>
            </w:r>
          </w:p>
        </w:tc>
        <w:tc>
          <w:tcPr>
            <w:tcW w:w="9548" w:type="dxa"/>
            <w:tcMar>
              <w:top w:w="72" w:type="dxa"/>
              <w:bottom w:w="72" w:type="dxa"/>
            </w:tcMar>
          </w:tcPr>
          <w:p w14:paraId="3E2AD069" w14:textId="4513F7D8" w:rsidR="00764912" w:rsidRPr="00841475" w:rsidRDefault="00A354CA" w:rsidP="001F5737">
            <w:pPr>
              <w:pStyle w:val="TableEntry"/>
              <w:spacing w:before="0" w:after="0"/>
              <w:rPr>
                <w:rStyle w:val="BlueItalics"/>
                <w:rFonts w:asciiTheme="minorHAnsi" w:hAnsiTheme="minorHAnsi" w:cstheme="minorHAnsi"/>
                <w:sz w:val="24"/>
                <w:szCs w:val="24"/>
                <w:rPrChange w:id="1083" w:author="Madhura Ramojwar" w:date="2021-04-20T12:37:00Z">
                  <w:rPr>
                    <w:rStyle w:val="BlueItalics"/>
                    <w:rFonts w:cs="Arial"/>
                  </w:rPr>
                </w:rPrChange>
              </w:rPr>
            </w:pPr>
            <w:ins w:id="1084" w:author="Madhura Ramojwar" w:date="2021-04-20T11:43:00Z">
              <w:r w:rsidRPr="00841475">
                <w:rPr>
                  <w:rStyle w:val="BlueItalics"/>
                  <w:rFonts w:asciiTheme="minorHAnsi" w:hAnsiTheme="minorHAnsi" w:cstheme="minorHAnsi"/>
                  <w:sz w:val="24"/>
                  <w:szCs w:val="24"/>
                  <w:rPrChange w:id="1085" w:author="Madhura Ramojwar" w:date="2021-04-20T12:37:00Z">
                    <w:rPr>
                      <w:rStyle w:val="BlueItalics"/>
                      <w:rFonts w:cs="Arial"/>
                    </w:rPr>
                  </w:rPrChange>
                </w:rPr>
                <w:t>C</w:t>
              </w:r>
              <w:r w:rsidRPr="00841475">
                <w:rPr>
                  <w:rStyle w:val="BlueItalics"/>
                  <w:rFonts w:asciiTheme="minorHAnsi" w:hAnsiTheme="minorHAnsi" w:cstheme="minorHAnsi"/>
                  <w:sz w:val="24"/>
                  <w:szCs w:val="24"/>
                  <w:rPrChange w:id="1086" w:author="Madhura Ramojwar" w:date="2021-04-20T12:37:00Z">
                    <w:rPr>
                      <w:rStyle w:val="BlueItalics"/>
                    </w:rPr>
                  </w:rPrChange>
                </w:rPr>
                <w:t xml:space="preserve">hronic intractable pain </w:t>
              </w:r>
            </w:ins>
            <w:del w:id="1087" w:author="Madhura Ramojwar" w:date="2021-04-20T11:43:00Z">
              <w:r w:rsidR="00764912" w:rsidRPr="00841475" w:rsidDel="00A354CA">
                <w:rPr>
                  <w:rStyle w:val="BlueItalics"/>
                  <w:rFonts w:asciiTheme="minorHAnsi" w:hAnsiTheme="minorHAnsi" w:cstheme="minorHAnsi"/>
                  <w:sz w:val="24"/>
                  <w:szCs w:val="24"/>
                  <w:rPrChange w:id="1088" w:author="Madhura Ramojwar" w:date="2021-04-20T12:37:00Z">
                    <w:rPr>
                      <w:rStyle w:val="BlueItalics"/>
                      <w:rFonts w:cs="Arial"/>
                    </w:rPr>
                  </w:rPrChange>
                </w:rPr>
                <w:delText>Medical conditions refer to the clinical condition that is to be diagnosed, prevented, monitored, treated, alleviated, compensated for, replaced, modified or controlled by the medical device.</w:delText>
              </w:r>
            </w:del>
          </w:p>
        </w:tc>
      </w:tr>
      <w:tr w:rsidR="00764912" w:rsidRPr="00841475" w14:paraId="55BDD572" w14:textId="77777777" w:rsidTr="002803BD">
        <w:trPr>
          <w:trHeight w:val="62"/>
          <w:jc w:val="left"/>
        </w:trPr>
        <w:tc>
          <w:tcPr>
            <w:tcW w:w="3412" w:type="dxa"/>
            <w:shd w:val="clear" w:color="auto" w:fill="D9D9D9" w:themeFill="background1" w:themeFillShade="D9"/>
            <w:tcMar>
              <w:top w:w="72" w:type="dxa"/>
              <w:bottom w:w="72" w:type="dxa"/>
            </w:tcMar>
          </w:tcPr>
          <w:p w14:paraId="4CC37306"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089" w:author="Madhura Ramojwar" w:date="2021-04-20T12:37:00Z">
                  <w:rPr>
                    <w:rFonts w:eastAsiaTheme="majorEastAsia" w:cs="Arial"/>
                    <w:b/>
                  </w:rPr>
                </w:rPrChange>
              </w:rPr>
            </w:pPr>
            <w:r w:rsidRPr="00841475">
              <w:rPr>
                <w:rFonts w:asciiTheme="minorHAnsi" w:hAnsiTheme="minorHAnsi" w:cstheme="minorHAnsi"/>
                <w:b/>
                <w:sz w:val="24"/>
                <w:szCs w:val="24"/>
                <w:rPrChange w:id="1090" w:author="Madhura Ramojwar" w:date="2021-04-20T12:37:00Z">
                  <w:rPr>
                    <w:rFonts w:cs="Arial"/>
                    <w:b/>
                  </w:rPr>
                </w:rPrChange>
              </w:rPr>
              <w:t>Indications</w:t>
            </w:r>
          </w:p>
        </w:tc>
        <w:tc>
          <w:tcPr>
            <w:tcW w:w="9548" w:type="dxa"/>
            <w:tcMar>
              <w:top w:w="72" w:type="dxa"/>
              <w:bottom w:w="72" w:type="dxa"/>
            </w:tcMar>
          </w:tcPr>
          <w:p w14:paraId="01207890" w14:textId="50DF0171" w:rsidR="00764912" w:rsidRPr="00841475" w:rsidRDefault="00E935F8">
            <w:pPr>
              <w:pStyle w:val="BT1BodyTextI1"/>
              <w:jc w:val="left"/>
              <w:rPr>
                <w:rFonts w:asciiTheme="minorHAnsi" w:hAnsiTheme="minorHAnsi" w:cstheme="minorHAnsi"/>
                <w:rPrChange w:id="1091" w:author="Madhura Ramojwar" w:date="2021-04-20T12:37:00Z">
                  <w:rPr/>
                </w:rPrChange>
              </w:rPr>
              <w:pPrChange w:id="1092" w:author="Madhura Ramojwar" w:date="2021-03-16T15:51:00Z">
                <w:pPr>
                  <w:pStyle w:val="TableEntry"/>
                  <w:spacing w:before="0" w:after="0"/>
                </w:pPr>
              </w:pPrChange>
            </w:pPr>
            <w:ins w:id="1093" w:author="Madhura Ramojwar" w:date="2021-03-16T14:34:00Z">
              <w:r w:rsidRPr="00841475">
                <w:rPr>
                  <w:rFonts w:asciiTheme="minorHAnsi" w:hAnsiTheme="minorHAnsi" w:cstheme="minorHAnsi"/>
                  <w:rPrChange w:id="1094" w:author="Madhura Ramojwar" w:date="2021-04-20T12:37:00Z">
                    <w:rPr/>
                  </w:rPrChange>
                </w:rPr>
                <w:t>The Axium Neurostimulator System is indicated for the management of chronic intractable pain.</w:t>
              </w:r>
            </w:ins>
          </w:p>
        </w:tc>
      </w:tr>
      <w:tr w:rsidR="00764912" w:rsidRPr="00841475" w14:paraId="7FCAFAC6" w14:textId="77777777" w:rsidTr="00DC3FF7">
        <w:trPr>
          <w:trHeight w:val="288"/>
          <w:jc w:val="left"/>
        </w:trPr>
        <w:tc>
          <w:tcPr>
            <w:tcW w:w="3412" w:type="dxa"/>
            <w:shd w:val="clear" w:color="auto" w:fill="D9D9D9" w:themeFill="background1" w:themeFillShade="D9"/>
            <w:tcMar>
              <w:top w:w="72" w:type="dxa"/>
              <w:bottom w:w="72" w:type="dxa"/>
            </w:tcMar>
          </w:tcPr>
          <w:p w14:paraId="6EB26BE6"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095" w:author="Madhura Ramojwar" w:date="2021-04-20T12:37:00Z">
                  <w:rPr>
                    <w:rFonts w:eastAsiaTheme="majorEastAsia" w:cs="Arial"/>
                    <w:b/>
                  </w:rPr>
                </w:rPrChange>
              </w:rPr>
            </w:pPr>
            <w:r w:rsidRPr="00841475">
              <w:rPr>
                <w:rFonts w:asciiTheme="minorHAnsi" w:hAnsiTheme="minorHAnsi" w:cstheme="minorHAnsi"/>
                <w:b/>
                <w:sz w:val="24"/>
                <w:szCs w:val="24"/>
                <w:rPrChange w:id="1096" w:author="Madhura Ramojwar" w:date="2021-04-20T12:37:00Z">
                  <w:rPr>
                    <w:rFonts w:cs="Arial"/>
                    <w:b/>
                  </w:rPr>
                </w:rPrChange>
              </w:rPr>
              <w:t>Contraindications</w:t>
            </w:r>
          </w:p>
        </w:tc>
        <w:tc>
          <w:tcPr>
            <w:tcW w:w="9548" w:type="dxa"/>
            <w:tcMar>
              <w:top w:w="72" w:type="dxa"/>
              <w:bottom w:w="72" w:type="dxa"/>
            </w:tcMar>
          </w:tcPr>
          <w:p w14:paraId="0CE0B31E" w14:textId="6B0D1CA4" w:rsidR="00E935F8" w:rsidRPr="00841475" w:rsidRDefault="00E935F8">
            <w:pPr>
              <w:pStyle w:val="BT1BodyTextI1"/>
              <w:jc w:val="left"/>
              <w:rPr>
                <w:ins w:id="1097" w:author="Madhura Ramojwar" w:date="2021-03-16T14:35:00Z"/>
                <w:rFonts w:asciiTheme="minorHAnsi" w:hAnsiTheme="minorHAnsi" w:cstheme="minorHAnsi"/>
                <w:rPrChange w:id="1098" w:author="Madhura Ramojwar" w:date="2021-04-20T12:37:00Z">
                  <w:rPr>
                    <w:ins w:id="1099" w:author="Madhura Ramojwar" w:date="2021-03-16T14:35:00Z"/>
                    <w:sz w:val="22"/>
                  </w:rPr>
                </w:rPrChange>
              </w:rPr>
              <w:pPrChange w:id="1100" w:author="Madhura Ramojwar" w:date="2021-03-16T15:51:00Z">
                <w:pPr>
                  <w:pStyle w:val="BT1BodyTextI1"/>
                </w:pPr>
              </w:pPrChange>
            </w:pPr>
            <w:ins w:id="1101" w:author="Madhura Ramojwar" w:date="2021-03-16T14:35:00Z">
              <w:r w:rsidRPr="00841475">
                <w:rPr>
                  <w:rFonts w:asciiTheme="minorHAnsi" w:hAnsiTheme="minorHAnsi" w:cstheme="minorHAnsi"/>
                  <w:rPrChange w:id="1102" w:author="Madhura Ramojwar" w:date="2021-04-20T12:37:00Z">
                    <w:rPr/>
                  </w:rPrChange>
                </w:rPr>
                <w:t>Patients contraindicated for the Axium Neurostimulator System are those who:</w:t>
              </w:r>
            </w:ins>
          </w:p>
          <w:p w14:paraId="234439D3" w14:textId="0C67FA84" w:rsidR="00E935F8" w:rsidRPr="00841475" w:rsidRDefault="00E935F8" w:rsidP="00B570CF">
            <w:pPr>
              <w:pStyle w:val="BT1BodyTextI1"/>
              <w:numPr>
                <w:ilvl w:val="0"/>
                <w:numId w:val="34"/>
              </w:numPr>
              <w:ind w:right="518"/>
              <w:jc w:val="left"/>
              <w:rPr>
                <w:ins w:id="1103" w:author="Madhura Ramojwar" w:date="2021-03-16T14:35:00Z"/>
                <w:rFonts w:asciiTheme="minorHAnsi" w:hAnsiTheme="minorHAnsi" w:cstheme="minorHAnsi"/>
                <w:rPrChange w:id="1104" w:author="Madhura Ramojwar" w:date="2021-04-20T12:37:00Z">
                  <w:rPr>
                    <w:ins w:id="1105" w:author="Madhura Ramojwar" w:date="2021-03-16T14:35:00Z"/>
                  </w:rPr>
                </w:rPrChange>
              </w:rPr>
            </w:pPr>
            <w:ins w:id="1106" w:author="Madhura Ramojwar" w:date="2021-03-16T14:35:00Z">
              <w:r w:rsidRPr="00841475">
                <w:rPr>
                  <w:rFonts w:asciiTheme="minorHAnsi" w:hAnsiTheme="minorHAnsi" w:cstheme="minorHAnsi"/>
                  <w:rPrChange w:id="1107" w:author="Madhura Ramojwar" w:date="2021-04-20T12:37:00Z">
                    <w:rPr/>
                  </w:rPrChange>
                </w:rPr>
                <w:t xml:space="preserve">Have an active implantable medical device including but not limited to cardiac pacemakers and cardiac </w:t>
              </w:r>
            </w:ins>
            <w:ins w:id="1108" w:author="Madhura Ramojwar" w:date="2021-03-16T14:36:00Z">
              <w:r w:rsidR="009813AA" w:rsidRPr="00841475">
                <w:rPr>
                  <w:rFonts w:asciiTheme="minorHAnsi" w:hAnsiTheme="minorHAnsi" w:cstheme="minorHAnsi"/>
                  <w:rPrChange w:id="1109" w:author="Madhura Ramojwar" w:date="2021-04-20T12:37:00Z">
                    <w:rPr/>
                  </w:rPrChange>
                </w:rPr>
                <w:t>defibrillators.</w:t>
              </w:r>
            </w:ins>
          </w:p>
          <w:p w14:paraId="0B6B28C6" w14:textId="24DE47E8" w:rsidR="00E935F8" w:rsidRPr="00841475" w:rsidRDefault="00E935F8" w:rsidP="001F5737">
            <w:pPr>
              <w:pStyle w:val="BT1BodyTextI1"/>
              <w:numPr>
                <w:ilvl w:val="0"/>
                <w:numId w:val="34"/>
              </w:numPr>
              <w:ind w:right="518"/>
              <w:jc w:val="left"/>
              <w:rPr>
                <w:ins w:id="1110" w:author="Madhura Ramojwar" w:date="2021-03-16T14:35:00Z"/>
                <w:rFonts w:asciiTheme="minorHAnsi" w:hAnsiTheme="minorHAnsi" w:cstheme="minorHAnsi"/>
                <w:rPrChange w:id="1111" w:author="Madhura Ramojwar" w:date="2021-04-20T12:37:00Z">
                  <w:rPr>
                    <w:ins w:id="1112" w:author="Madhura Ramojwar" w:date="2021-03-16T14:35:00Z"/>
                  </w:rPr>
                </w:rPrChange>
              </w:rPr>
            </w:pPr>
            <w:ins w:id="1113" w:author="Madhura Ramojwar" w:date="2021-03-16T14:35:00Z">
              <w:r w:rsidRPr="00841475">
                <w:rPr>
                  <w:rFonts w:asciiTheme="minorHAnsi" w:hAnsiTheme="minorHAnsi" w:cstheme="minorHAnsi"/>
                  <w:rPrChange w:id="1114" w:author="Madhura Ramojwar" w:date="2021-04-20T12:37:00Z">
                    <w:rPr/>
                  </w:rPrChange>
                </w:rPr>
                <w:t xml:space="preserve">Are unable to operate the </w:t>
              </w:r>
            </w:ins>
            <w:ins w:id="1115" w:author="Madhura Ramojwar" w:date="2021-03-16T14:36:00Z">
              <w:r w:rsidR="009813AA" w:rsidRPr="00841475">
                <w:rPr>
                  <w:rFonts w:asciiTheme="minorHAnsi" w:hAnsiTheme="minorHAnsi" w:cstheme="minorHAnsi"/>
                  <w:rPrChange w:id="1116" w:author="Madhura Ramojwar" w:date="2021-04-20T12:37:00Z">
                    <w:rPr/>
                  </w:rPrChange>
                </w:rPr>
                <w:t>system.</w:t>
              </w:r>
            </w:ins>
          </w:p>
          <w:p w14:paraId="2907F498" w14:textId="3742BC84" w:rsidR="00E935F8" w:rsidRPr="00841475" w:rsidRDefault="00E935F8">
            <w:pPr>
              <w:pStyle w:val="BT1BodyTextI1"/>
              <w:numPr>
                <w:ilvl w:val="0"/>
                <w:numId w:val="34"/>
              </w:numPr>
              <w:ind w:right="518"/>
              <w:jc w:val="left"/>
              <w:rPr>
                <w:ins w:id="1117" w:author="Madhura Ramojwar" w:date="2021-03-16T14:35:00Z"/>
                <w:rFonts w:asciiTheme="minorHAnsi" w:hAnsiTheme="minorHAnsi" w:cstheme="minorHAnsi"/>
                <w:rPrChange w:id="1118" w:author="Madhura Ramojwar" w:date="2021-04-20T12:37:00Z">
                  <w:rPr>
                    <w:ins w:id="1119" w:author="Madhura Ramojwar" w:date="2021-03-16T14:35:00Z"/>
                  </w:rPr>
                </w:rPrChange>
              </w:rPr>
            </w:pPr>
            <w:ins w:id="1120" w:author="Madhura Ramojwar" w:date="2021-03-16T14:35:00Z">
              <w:r w:rsidRPr="00841475">
                <w:rPr>
                  <w:rFonts w:asciiTheme="minorHAnsi" w:hAnsiTheme="minorHAnsi" w:cstheme="minorHAnsi"/>
                  <w:rPrChange w:id="1121" w:author="Madhura Ramojwar" w:date="2021-04-20T12:37:00Z">
                    <w:rPr/>
                  </w:rPrChange>
                </w:rPr>
                <w:t xml:space="preserve">Are poor surgical </w:t>
              </w:r>
            </w:ins>
            <w:ins w:id="1122" w:author="Madhura Ramojwar" w:date="2021-03-16T14:36:00Z">
              <w:r w:rsidR="009813AA" w:rsidRPr="00841475">
                <w:rPr>
                  <w:rFonts w:asciiTheme="minorHAnsi" w:hAnsiTheme="minorHAnsi" w:cstheme="minorHAnsi"/>
                  <w:rPrChange w:id="1123" w:author="Madhura Ramojwar" w:date="2021-04-20T12:37:00Z">
                    <w:rPr/>
                  </w:rPrChange>
                </w:rPr>
                <w:t>risks.</w:t>
              </w:r>
            </w:ins>
          </w:p>
          <w:p w14:paraId="313F3BB1" w14:textId="25F7A957" w:rsidR="00E935F8" w:rsidRPr="00841475" w:rsidRDefault="00E935F8">
            <w:pPr>
              <w:pStyle w:val="BT1BodyTextI1"/>
              <w:numPr>
                <w:ilvl w:val="0"/>
                <w:numId w:val="34"/>
              </w:numPr>
              <w:ind w:right="518"/>
              <w:jc w:val="left"/>
              <w:rPr>
                <w:ins w:id="1124" w:author="Madhura Ramojwar" w:date="2021-03-16T14:35:00Z"/>
                <w:rFonts w:asciiTheme="minorHAnsi" w:hAnsiTheme="minorHAnsi" w:cstheme="minorHAnsi"/>
                <w:rPrChange w:id="1125" w:author="Madhura Ramojwar" w:date="2021-04-20T12:37:00Z">
                  <w:rPr>
                    <w:ins w:id="1126" w:author="Madhura Ramojwar" w:date="2021-03-16T14:35:00Z"/>
                  </w:rPr>
                </w:rPrChange>
              </w:rPr>
            </w:pPr>
            <w:ins w:id="1127" w:author="Madhura Ramojwar" w:date="2021-03-16T14:35:00Z">
              <w:r w:rsidRPr="00841475">
                <w:rPr>
                  <w:rFonts w:asciiTheme="minorHAnsi" w:hAnsiTheme="minorHAnsi" w:cstheme="minorHAnsi"/>
                  <w:rPrChange w:id="1128" w:author="Madhura Ramojwar" w:date="2021-04-20T12:37:00Z">
                    <w:rPr/>
                  </w:rPrChange>
                </w:rPr>
                <w:t xml:space="preserve">Are </w:t>
              </w:r>
            </w:ins>
            <w:ins w:id="1129" w:author="Madhura Ramojwar" w:date="2021-03-16T14:36:00Z">
              <w:r w:rsidR="009813AA" w:rsidRPr="00841475">
                <w:rPr>
                  <w:rFonts w:asciiTheme="minorHAnsi" w:hAnsiTheme="minorHAnsi" w:cstheme="minorHAnsi"/>
                  <w:rPrChange w:id="1130" w:author="Madhura Ramojwar" w:date="2021-04-20T12:37:00Z">
                    <w:rPr/>
                  </w:rPrChange>
                </w:rPr>
                <w:t>pregnant.</w:t>
              </w:r>
            </w:ins>
          </w:p>
          <w:p w14:paraId="61E1D249" w14:textId="06DC4735" w:rsidR="00E935F8" w:rsidRPr="00841475" w:rsidRDefault="00E935F8">
            <w:pPr>
              <w:pStyle w:val="BT1BodyTextI1"/>
              <w:numPr>
                <w:ilvl w:val="0"/>
                <w:numId w:val="34"/>
              </w:numPr>
              <w:ind w:right="518"/>
              <w:jc w:val="left"/>
              <w:rPr>
                <w:ins w:id="1131" w:author="Madhura Ramojwar" w:date="2021-03-16T14:35:00Z"/>
                <w:rFonts w:asciiTheme="minorHAnsi" w:hAnsiTheme="minorHAnsi" w:cstheme="minorHAnsi"/>
                <w:rPrChange w:id="1132" w:author="Madhura Ramojwar" w:date="2021-04-20T12:37:00Z">
                  <w:rPr>
                    <w:ins w:id="1133" w:author="Madhura Ramojwar" w:date="2021-03-16T14:35:00Z"/>
                  </w:rPr>
                </w:rPrChange>
              </w:rPr>
            </w:pPr>
            <w:ins w:id="1134" w:author="Madhura Ramojwar" w:date="2021-03-16T14:35:00Z">
              <w:r w:rsidRPr="00841475">
                <w:rPr>
                  <w:rFonts w:asciiTheme="minorHAnsi" w:hAnsiTheme="minorHAnsi" w:cstheme="minorHAnsi"/>
                  <w:rPrChange w:id="1135" w:author="Madhura Ramojwar" w:date="2021-04-20T12:37:00Z">
                    <w:rPr/>
                  </w:rPrChange>
                </w:rPr>
                <w:t xml:space="preserve">Are under the age of </w:t>
              </w:r>
            </w:ins>
            <w:ins w:id="1136" w:author="Madhura Ramojwar" w:date="2021-03-16T14:36:00Z">
              <w:r w:rsidR="009813AA" w:rsidRPr="00841475">
                <w:rPr>
                  <w:rFonts w:asciiTheme="minorHAnsi" w:hAnsiTheme="minorHAnsi" w:cstheme="minorHAnsi"/>
                  <w:rPrChange w:id="1137" w:author="Madhura Ramojwar" w:date="2021-04-20T12:37:00Z">
                    <w:rPr/>
                  </w:rPrChange>
                </w:rPr>
                <w:t>18.</w:t>
              </w:r>
            </w:ins>
          </w:p>
          <w:p w14:paraId="4DE25B07" w14:textId="77777777" w:rsidR="00764912" w:rsidRPr="00841475" w:rsidRDefault="00764912">
            <w:pPr>
              <w:pStyle w:val="TableEntry"/>
              <w:spacing w:before="0" w:after="0"/>
              <w:rPr>
                <w:rFonts w:asciiTheme="minorHAnsi" w:hAnsiTheme="minorHAnsi" w:cstheme="minorHAnsi"/>
                <w:sz w:val="24"/>
                <w:szCs w:val="24"/>
                <w:rPrChange w:id="1138" w:author="Madhura Ramojwar" w:date="2021-04-20T12:37:00Z">
                  <w:rPr>
                    <w:rFonts w:cs="Arial"/>
                  </w:rPr>
                </w:rPrChange>
              </w:rPr>
            </w:pPr>
          </w:p>
        </w:tc>
      </w:tr>
      <w:tr w:rsidR="00764912" w:rsidRPr="00841475" w14:paraId="2A1AE4DB" w14:textId="77777777" w:rsidTr="002803BD">
        <w:trPr>
          <w:trHeight w:val="22"/>
          <w:jc w:val="left"/>
        </w:trPr>
        <w:tc>
          <w:tcPr>
            <w:tcW w:w="3412" w:type="dxa"/>
            <w:shd w:val="clear" w:color="auto" w:fill="D9D9D9" w:themeFill="background1" w:themeFillShade="D9"/>
            <w:tcMar>
              <w:top w:w="72" w:type="dxa"/>
              <w:bottom w:w="72" w:type="dxa"/>
            </w:tcMar>
          </w:tcPr>
          <w:p w14:paraId="290378F7"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139" w:author="Madhura Ramojwar" w:date="2021-04-20T12:37:00Z">
                  <w:rPr>
                    <w:rFonts w:eastAsiaTheme="majorEastAsia" w:cs="Arial"/>
                    <w:b/>
                  </w:rPr>
                </w:rPrChange>
              </w:rPr>
            </w:pPr>
            <w:r w:rsidRPr="00841475">
              <w:rPr>
                <w:rFonts w:asciiTheme="minorHAnsi" w:hAnsiTheme="minorHAnsi" w:cstheme="minorHAnsi"/>
                <w:b/>
                <w:sz w:val="24"/>
                <w:szCs w:val="24"/>
                <w:rPrChange w:id="1140" w:author="Madhura Ramojwar" w:date="2021-04-20T12:37:00Z">
                  <w:rPr>
                    <w:rFonts w:cs="Arial"/>
                    <w:b/>
                  </w:rPr>
                </w:rPrChange>
              </w:rPr>
              <w:t>Warnings</w:t>
            </w:r>
          </w:p>
        </w:tc>
        <w:tc>
          <w:tcPr>
            <w:tcW w:w="9548" w:type="dxa"/>
            <w:tcMar>
              <w:top w:w="72" w:type="dxa"/>
              <w:bottom w:w="72" w:type="dxa"/>
            </w:tcMar>
          </w:tcPr>
          <w:p w14:paraId="0544591A" w14:textId="77777777" w:rsidR="00764912" w:rsidRPr="00841475" w:rsidRDefault="00764912" w:rsidP="001F5737">
            <w:pPr>
              <w:pStyle w:val="TableEntry"/>
              <w:spacing w:before="0" w:after="0"/>
              <w:rPr>
                <w:rFonts w:asciiTheme="minorHAnsi" w:hAnsiTheme="minorHAnsi" w:cstheme="minorHAnsi"/>
                <w:sz w:val="24"/>
                <w:szCs w:val="24"/>
                <w:rPrChange w:id="1141" w:author="Madhura Ramojwar" w:date="2021-04-20T12:37:00Z">
                  <w:rPr>
                    <w:rFonts w:cs="Arial"/>
                  </w:rPr>
                </w:rPrChange>
              </w:rPr>
            </w:pPr>
          </w:p>
        </w:tc>
      </w:tr>
      <w:tr w:rsidR="00764912" w:rsidRPr="00841475" w14:paraId="4D0658AD" w14:textId="77777777" w:rsidTr="002803BD">
        <w:trPr>
          <w:trHeight w:val="593"/>
          <w:jc w:val="left"/>
        </w:trPr>
        <w:tc>
          <w:tcPr>
            <w:tcW w:w="3412" w:type="dxa"/>
            <w:shd w:val="clear" w:color="auto" w:fill="D9D9D9" w:themeFill="background1" w:themeFillShade="D9"/>
            <w:tcMar>
              <w:top w:w="72" w:type="dxa"/>
              <w:bottom w:w="72" w:type="dxa"/>
            </w:tcMar>
          </w:tcPr>
          <w:p w14:paraId="64CA780D" w14:textId="1FA4D29D" w:rsidR="00764912" w:rsidRPr="00841475" w:rsidRDefault="00764912" w:rsidP="00B570CF">
            <w:pPr>
              <w:pStyle w:val="TableEntry"/>
              <w:spacing w:before="0" w:after="0"/>
              <w:rPr>
                <w:rFonts w:asciiTheme="minorHAnsi" w:eastAsiaTheme="majorEastAsia" w:hAnsiTheme="minorHAnsi" w:cstheme="minorHAnsi"/>
                <w:b/>
                <w:sz w:val="24"/>
                <w:szCs w:val="24"/>
                <w:rPrChange w:id="1142" w:author="Madhura Ramojwar" w:date="2021-04-20T12:37:00Z">
                  <w:rPr>
                    <w:rFonts w:eastAsiaTheme="majorEastAsia" w:cs="Arial"/>
                    <w:b/>
                  </w:rPr>
                </w:rPrChange>
              </w:rPr>
            </w:pPr>
            <w:r w:rsidRPr="00841475">
              <w:rPr>
                <w:rFonts w:asciiTheme="minorHAnsi" w:hAnsiTheme="minorHAnsi" w:cstheme="minorHAnsi"/>
                <w:b/>
                <w:sz w:val="24"/>
                <w:szCs w:val="24"/>
                <w:rPrChange w:id="1143" w:author="Madhura Ramojwar" w:date="2021-04-20T12:37:00Z">
                  <w:rPr>
                    <w:rFonts w:cs="Arial"/>
                    <w:b/>
                  </w:rPr>
                </w:rPrChange>
              </w:rPr>
              <w:lastRenderedPageBreak/>
              <w:t>List and description of any variants and</w:t>
            </w:r>
            <w:r w:rsidR="00FC2188" w:rsidRPr="00841475">
              <w:rPr>
                <w:rFonts w:asciiTheme="minorHAnsi" w:hAnsiTheme="minorHAnsi" w:cstheme="minorHAnsi"/>
                <w:b/>
                <w:sz w:val="24"/>
                <w:szCs w:val="24"/>
                <w:rPrChange w:id="1144" w:author="Madhura Ramojwar" w:date="2021-04-20T12:37:00Z">
                  <w:rPr>
                    <w:rFonts w:cs="Arial"/>
                    <w:b/>
                  </w:rPr>
                </w:rPrChange>
              </w:rPr>
              <w:t xml:space="preserve"> </w:t>
            </w:r>
            <w:r w:rsidRPr="00841475">
              <w:rPr>
                <w:rFonts w:asciiTheme="minorHAnsi" w:hAnsiTheme="minorHAnsi" w:cstheme="minorHAnsi"/>
                <w:b/>
                <w:sz w:val="24"/>
                <w:szCs w:val="24"/>
                <w:rPrChange w:id="1145" w:author="Madhura Ramojwar" w:date="2021-04-20T12:37:00Z">
                  <w:rPr>
                    <w:rFonts w:cs="Arial"/>
                    <w:b/>
                  </w:rPr>
                </w:rPrChange>
              </w:rPr>
              <w:t>/</w:t>
            </w:r>
            <w:r w:rsidR="00FC2188" w:rsidRPr="00841475">
              <w:rPr>
                <w:rFonts w:asciiTheme="minorHAnsi" w:hAnsiTheme="minorHAnsi" w:cstheme="minorHAnsi"/>
                <w:b/>
                <w:sz w:val="24"/>
                <w:szCs w:val="24"/>
                <w:rPrChange w:id="1146" w:author="Madhura Ramojwar" w:date="2021-04-20T12:37:00Z">
                  <w:rPr>
                    <w:rFonts w:cs="Arial"/>
                    <w:b/>
                  </w:rPr>
                </w:rPrChange>
              </w:rPr>
              <w:t xml:space="preserve"> </w:t>
            </w:r>
            <w:r w:rsidRPr="00841475">
              <w:rPr>
                <w:rFonts w:asciiTheme="minorHAnsi" w:hAnsiTheme="minorHAnsi" w:cstheme="minorHAnsi"/>
                <w:b/>
                <w:sz w:val="24"/>
                <w:szCs w:val="24"/>
                <w:rPrChange w:id="1147" w:author="Madhura Ramojwar" w:date="2021-04-20T12:37:00Z">
                  <w:rPr>
                    <w:rFonts w:cs="Arial"/>
                    <w:b/>
                  </w:rPr>
                </w:rPrChange>
              </w:rPr>
              <w:t>or configurations covered by this plan</w:t>
            </w:r>
          </w:p>
        </w:tc>
        <w:tc>
          <w:tcPr>
            <w:tcW w:w="9548" w:type="dxa"/>
            <w:tcMar>
              <w:top w:w="72" w:type="dxa"/>
              <w:bottom w:w="72" w:type="dxa"/>
            </w:tcMar>
          </w:tcPr>
          <w:p w14:paraId="466C8A67" w14:textId="77777777" w:rsidR="00764912" w:rsidRPr="00841475" w:rsidRDefault="00764912" w:rsidP="001F5737">
            <w:pPr>
              <w:pStyle w:val="TableEntry"/>
              <w:spacing w:before="0" w:after="0"/>
              <w:rPr>
                <w:rFonts w:asciiTheme="minorHAnsi" w:hAnsiTheme="minorHAnsi" w:cstheme="minorHAnsi"/>
                <w:sz w:val="24"/>
                <w:szCs w:val="24"/>
                <w:rPrChange w:id="1148" w:author="Madhura Ramojwar" w:date="2021-04-20T12:37:00Z">
                  <w:rPr>
                    <w:rFonts w:cs="Arial"/>
                  </w:rPr>
                </w:rPrChange>
              </w:rPr>
            </w:pPr>
          </w:p>
        </w:tc>
      </w:tr>
      <w:tr w:rsidR="00764912" w:rsidRPr="00841475" w14:paraId="2891319B" w14:textId="77777777" w:rsidTr="00DC3FF7">
        <w:trPr>
          <w:trHeight w:val="288"/>
          <w:jc w:val="left"/>
        </w:trPr>
        <w:tc>
          <w:tcPr>
            <w:tcW w:w="3412" w:type="dxa"/>
            <w:shd w:val="clear" w:color="auto" w:fill="D9D9D9" w:themeFill="background1" w:themeFillShade="D9"/>
            <w:tcMar>
              <w:top w:w="72" w:type="dxa"/>
              <w:bottom w:w="72" w:type="dxa"/>
            </w:tcMar>
          </w:tcPr>
          <w:p w14:paraId="0784B4BA"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149" w:author="Madhura Ramojwar" w:date="2021-04-20T12:37:00Z">
                  <w:rPr>
                    <w:rFonts w:eastAsiaTheme="majorEastAsia" w:cs="Arial"/>
                    <w:b/>
                  </w:rPr>
                </w:rPrChange>
              </w:rPr>
            </w:pPr>
            <w:r w:rsidRPr="00841475">
              <w:rPr>
                <w:rFonts w:asciiTheme="minorHAnsi" w:hAnsiTheme="minorHAnsi" w:cstheme="minorHAnsi"/>
                <w:b/>
                <w:sz w:val="24"/>
                <w:szCs w:val="24"/>
                <w:rPrChange w:id="1150" w:author="Madhura Ramojwar" w:date="2021-04-20T12:37:00Z">
                  <w:rPr>
                    <w:rFonts w:cs="Arial"/>
                    <w:b/>
                  </w:rPr>
                </w:rPrChange>
              </w:rPr>
              <w:t>List of any accessories covered by this plan</w:t>
            </w:r>
          </w:p>
        </w:tc>
        <w:tc>
          <w:tcPr>
            <w:tcW w:w="9548" w:type="dxa"/>
            <w:tcMar>
              <w:top w:w="72" w:type="dxa"/>
              <w:bottom w:w="72" w:type="dxa"/>
            </w:tcMar>
          </w:tcPr>
          <w:p w14:paraId="1B52F69C" w14:textId="77777777" w:rsidR="00DA1475" w:rsidRPr="00841475" w:rsidRDefault="00DA1475" w:rsidP="00DA1475">
            <w:pPr>
              <w:pStyle w:val="TableEntry"/>
              <w:numPr>
                <w:ilvl w:val="0"/>
                <w:numId w:val="35"/>
              </w:numPr>
              <w:rPr>
                <w:ins w:id="1151" w:author="Madhura Ramojwar" w:date="2021-04-20T12:14:00Z"/>
                <w:rFonts w:asciiTheme="minorHAnsi" w:hAnsiTheme="minorHAnsi" w:cstheme="minorHAnsi"/>
                <w:sz w:val="24"/>
                <w:szCs w:val="24"/>
                <w:rPrChange w:id="1152" w:author="Madhura Ramojwar" w:date="2021-04-20T12:37:00Z">
                  <w:rPr>
                    <w:ins w:id="1153" w:author="Madhura Ramojwar" w:date="2021-04-20T12:14:00Z"/>
                    <w:highlight w:val="yellow"/>
                  </w:rPr>
                </w:rPrChange>
              </w:rPr>
            </w:pPr>
            <w:ins w:id="1154" w:author="Madhura Ramojwar" w:date="2021-04-20T12:14:00Z">
              <w:r w:rsidRPr="00841475">
                <w:rPr>
                  <w:rFonts w:asciiTheme="minorHAnsi" w:hAnsiTheme="minorHAnsi" w:cstheme="minorHAnsi"/>
                  <w:sz w:val="24"/>
                  <w:szCs w:val="24"/>
                  <w:rPrChange w:id="1155" w:author="Madhura Ramojwar" w:date="2021-04-20T12:37:00Z">
                    <w:rPr>
                      <w:highlight w:val="yellow"/>
                    </w:rPr>
                  </w:rPrChange>
                </w:rPr>
                <w:t>Lead Accessories Kit (MN12050)</w:t>
              </w:r>
            </w:ins>
          </w:p>
          <w:p w14:paraId="69F518B5" w14:textId="77777777" w:rsidR="00DA1475" w:rsidRPr="00841475" w:rsidRDefault="00DA1475" w:rsidP="00DA1475">
            <w:pPr>
              <w:pStyle w:val="TableEntry"/>
              <w:numPr>
                <w:ilvl w:val="0"/>
                <w:numId w:val="35"/>
              </w:numPr>
              <w:rPr>
                <w:ins w:id="1156" w:author="Madhura Ramojwar" w:date="2021-04-20T12:14:00Z"/>
                <w:rFonts w:asciiTheme="minorHAnsi" w:hAnsiTheme="minorHAnsi" w:cstheme="minorHAnsi"/>
                <w:sz w:val="24"/>
                <w:szCs w:val="24"/>
                <w:rPrChange w:id="1157" w:author="Madhura Ramojwar" w:date="2021-04-20T12:37:00Z">
                  <w:rPr>
                    <w:ins w:id="1158" w:author="Madhura Ramojwar" w:date="2021-04-20T12:14:00Z"/>
                    <w:rFonts w:cs="Arial"/>
                  </w:rPr>
                </w:rPrChange>
              </w:rPr>
            </w:pPr>
            <w:ins w:id="1159" w:author="Madhura Ramojwar" w:date="2021-04-20T12:14:00Z">
              <w:r w:rsidRPr="00841475">
                <w:rPr>
                  <w:rFonts w:asciiTheme="minorHAnsi" w:hAnsiTheme="minorHAnsi" w:cstheme="minorHAnsi"/>
                  <w:sz w:val="24"/>
                  <w:szCs w:val="24"/>
                  <w:rPrChange w:id="1160" w:author="Madhura Ramojwar" w:date="2021-04-20T12:37:00Z">
                    <w:rPr>
                      <w:highlight w:val="yellow"/>
                    </w:rPr>
                  </w:rPrChange>
                </w:rPr>
                <w:t>Tunneling Tool Kit (MN11900)</w:t>
              </w:r>
            </w:ins>
          </w:p>
          <w:p w14:paraId="0915E8D0" w14:textId="44401868" w:rsidR="00764912" w:rsidRPr="00841475" w:rsidRDefault="00DA1475" w:rsidP="00DA1475">
            <w:pPr>
              <w:pStyle w:val="TableEntry"/>
              <w:numPr>
                <w:ilvl w:val="0"/>
                <w:numId w:val="35"/>
              </w:numPr>
              <w:rPr>
                <w:rFonts w:asciiTheme="minorHAnsi" w:hAnsiTheme="minorHAnsi" w:cstheme="minorHAnsi"/>
                <w:sz w:val="24"/>
                <w:szCs w:val="24"/>
                <w:rPrChange w:id="1161" w:author="Madhura Ramojwar" w:date="2021-04-20T12:37:00Z">
                  <w:rPr>
                    <w:rFonts w:cs="Arial"/>
                  </w:rPr>
                </w:rPrChange>
              </w:rPr>
              <w:pPrChange w:id="1162" w:author="Madhura Ramojwar" w:date="2021-04-20T12:14:00Z">
                <w:pPr>
                  <w:pStyle w:val="TableEntry"/>
                  <w:spacing w:before="0" w:after="0"/>
                </w:pPr>
              </w:pPrChange>
            </w:pPr>
            <w:ins w:id="1163" w:author="Madhura Ramojwar" w:date="2021-04-20T12:14:00Z">
              <w:r w:rsidRPr="00841475">
                <w:rPr>
                  <w:rFonts w:asciiTheme="minorHAnsi" w:hAnsiTheme="minorHAnsi" w:cstheme="minorHAnsi"/>
                  <w:sz w:val="24"/>
                  <w:szCs w:val="24"/>
                  <w:rPrChange w:id="1164" w:author="Madhura Ramojwar" w:date="2021-04-20T12:37:00Z">
                    <w:rPr>
                      <w:highlight w:val="yellow"/>
                    </w:rPr>
                  </w:rPrChange>
                </w:rPr>
                <w:t>Tunneling Tool (Model MN15000)</w:t>
              </w:r>
            </w:ins>
          </w:p>
        </w:tc>
      </w:tr>
      <w:tr w:rsidR="00764912" w:rsidRPr="00841475" w14:paraId="7DC8FB62" w14:textId="77777777" w:rsidTr="002803BD">
        <w:trPr>
          <w:trHeight w:val="22"/>
          <w:jc w:val="left"/>
        </w:trPr>
        <w:tc>
          <w:tcPr>
            <w:tcW w:w="3412" w:type="dxa"/>
            <w:shd w:val="clear" w:color="auto" w:fill="D9D9D9" w:themeFill="background1" w:themeFillShade="D9"/>
            <w:tcMar>
              <w:top w:w="72" w:type="dxa"/>
              <w:bottom w:w="72" w:type="dxa"/>
            </w:tcMar>
          </w:tcPr>
          <w:p w14:paraId="6528CA11" w14:textId="7110A301" w:rsidR="00764912" w:rsidRPr="00841475" w:rsidRDefault="00764912" w:rsidP="00B570CF">
            <w:pPr>
              <w:pStyle w:val="TableEntry"/>
              <w:spacing w:before="0" w:after="0"/>
              <w:rPr>
                <w:rFonts w:asciiTheme="minorHAnsi" w:eastAsiaTheme="majorEastAsia" w:hAnsiTheme="minorHAnsi" w:cstheme="minorHAnsi"/>
                <w:b/>
                <w:sz w:val="24"/>
                <w:szCs w:val="24"/>
                <w:rPrChange w:id="1165" w:author="Madhura Ramojwar" w:date="2021-04-20T12:37:00Z">
                  <w:rPr>
                    <w:rFonts w:eastAsiaTheme="majorEastAsia" w:cs="Arial"/>
                    <w:b/>
                  </w:rPr>
                </w:rPrChange>
              </w:rPr>
            </w:pPr>
            <w:r w:rsidRPr="00841475">
              <w:rPr>
                <w:rFonts w:asciiTheme="minorHAnsi" w:hAnsiTheme="minorHAnsi" w:cstheme="minorHAnsi"/>
                <w:b/>
                <w:sz w:val="24"/>
                <w:szCs w:val="24"/>
                <w:rPrChange w:id="1166" w:author="Madhura Ramojwar" w:date="2021-04-20T12:37:00Z">
                  <w:rPr>
                    <w:rFonts w:cs="Arial"/>
                    <w:b/>
                  </w:rPr>
                </w:rPrChange>
              </w:rPr>
              <w:t>Certificate number</w:t>
            </w:r>
          </w:p>
        </w:tc>
        <w:tc>
          <w:tcPr>
            <w:tcW w:w="9548" w:type="dxa"/>
            <w:tcMar>
              <w:top w:w="72" w:type="dxa"/>
              <w:bottom w:w="72" w:type="dxa"/>
            </w:tcMar>
          </w:tcPr>
          <w:p w14:paraId="68DCE84F" w14:textId="77777777" w:rsidR="00764912" w:rsidRPr="00841475" w:rsidRDefault="00764912" w:rsidP="001F5737">
            <w:pPr>
              <w:pStyle w:val="TableEntry"/>
              <w:spacing w:before="0" w:after="0"/>
              <w:rPr>
                <w:rFonts w:asciiTheme="minorHAnsi" w:hAnsiTheme="minorHAnsi" w:cstheme="minorHAnsi"/>
                <w:sz w:val="24"/>
                <w:szCs w:val="24"/>
                <w:rPrChange w:id="1167" w:author="Madhura Ramojwar" w:date="2021-04-20T12:37:00Z">
                  <w:rPr>
                    <w:rFonts w:cs="Arial"/>
                  </w:rPr>
                </w:rPrChange>
              </w:rPr>
            </w:pPr>
          </w:p>
        </w:tc>
      </w:tr>
      <w:tr w:rsidR="00764912" w:rsidRPr="00841475" w14:paraId="1C57CE01" w14:textId="77777777" w:rsidTr="002803BD">
        <w:trPr>
          <w:trHeight w:val="22"/>
          <w:jc w:val="left"/>
        </w:trPr>
        <w:tc>
          <w:tcPr>
            <w:tcW w:w="3412" w:type="dxa"/>
            <w:shd w:val="clear" w:color="auto" w:fill="D9D9D9" w:themeFill="background1" w:themeFillShade="D9"/>
            <w:tcMar>
              <w:top w:w="72" w:type="dxa"/>
              <w:bottom w:w="72" w:type="dxa"/>
            </w:tcMar>
          </w:tcPr>
          <w:p w14:paraId="2260D2E4"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168" w:author="Madhura Ramojwar" w:date="2021-04-20T12:37:00Z">
                  <w:rPr>
                    <w:rFonts w:eastAsiaTheme="majorEastAsia" w:cs="Arial"/>
                    <w:b/>
                  </w:rPr>
                </w:rPrChange>
              </w:rPr>
            </w:pPr>
            <w:r w:rsidRPr="00841475">
              <w:rPr>
                <w:rFonts w:asciiTheme="minorHAnsi" w:hAnsiTheme="minorHAnsi" w:cstheme="minorHAnsi"/>
                <w:b/>
                <w:sz w:val="24"/>
                <w:szCs w:val="24"/>
                <w:rPrChange w:id="1169" w:author="Madhura Ramojwar" w:date="2021-04-20T12:37:00Z">
                  <w:rPr>
                    <w:rFonts w:cs="Arial"/>
                    <w:b/>
                  </w:rPr>
                </w:rPrChange>
              </w:rPr>
              <w:t>CND code(s)</w:t>
            </w:r>
          </w:p>
        </w:tc>
        <w:tc>
          <w:tcPr>
            <w:tcW w:w="9548" w:type="dxa"/>
            <w:tcMar>
              <w:top w:w="72" w:type="dxa"/>
              <w:bottom w:w="72" w:type="dxa"/>
            </w:tcMar>
          </w:tcPr>
          <w:p w14:paraId="77874B11" w14:textId="48C8F5E4" w:rsidR="00764912" w:rsidRPr="00841475" w:rsidRDefault="00764912" w:rsidP="001F5737">
            <w:pPr>
              <w:pStyle w:val="TableEntry"/>
              <w:spacing w:before="0" w:after="0"/>
              <w:rPr>
                <w:rStyle w:val="BlueItalics"/>
                <w:rFonts w:asciiTheme="minorHAnsi" w:hAnsiTheme="minorHAnsi" w:cstheme="minorHAnsi"/>
                <w:sz w:val="24"/>
                <w:szCs w:val="24"/>
                <w:rPrChange w:id="1170" w:author="Madhura Ramojwar" w:date="2021-04-20T12:37:00Z">
                  <w:rPr>
                    <w:rStyle w:val="BlueItalics"/>
                    <w:rFonts w:cs="Arial"/>
                  </w:rPr>
                </w:rPrChange>
              </w:rPr>
            </w:pPr>
            <w:del w:id="1171" w:author="Madhura Ramojwar" w:date="2021-04-20T12:15:00Z">
              <w:r w:rsidRPr="00841475" w:rsidDel="00DA1475">
                <w:rPr>
                  <w:rStyle w:val="BlueItalics"/>
                  <w:rFonts w:asciiTheme="minorHAnsi" w:hAnsiTheme="minorHAnsi" w:cstheme="minorHAnsi"/>
                  <w:sz w:val="24"/>
                  <w:szCs w:val="24"/>
                  <w:rPrChange w:id="1172" w:author="Madhura Ramojwar" w:date="2021-04-20T12:37:00Z">
                    <w:rPr>
                      <w:rStyle w:val="BlueItalics"/>
                      <w:rFonts w:cs="Arial"/>
                    </w:rPr>
                  </w:rPrChange>
                </w:rPr>
                <w:delText>Per Article 26 of MDR.</w:delText>
              </w:r>
            </w:del>
          </w:p>
        </w:tc>
      </w:tr>
      <w:tr w:rsidR="00764912" w:rsidRPr="00841475" w14:paraId="77B6C785" w14:textId="77777777" w:rsidTr="002803BD">
        <w:trPr>
          <w:trHeight w:val="22"/>
          <w:jc w:val="left"/>
        </w:trPr>
        <w:tc>
          <w:tcPr>
            <w:tcW w:w="3412" w:type="dxa"/>
            <w:shd w:val="clear" w:color="auto" w:fill="D9D9D9" w:themeFill="background1" w:themeFillShade="D9"/>
            <w:tcMar>
              <w:top w:w="72" w:type="dxa"/>
              <w:bottom w:w="72" w:type="dxa"/>
            </w:tcMar>
          </w:tcPr>
          <w:p w14:paraId="6F86B588"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173" w:author="Madhura Ramojwar" w:date="2021-04-20T12:37:00Z">
                  <w:rPr>
                    <w:rFonts w:eastAsiaTheme="majorEastAsia" w:cs="Arial"/>
                    <w:b/>
                  </w:rPr>
                </w:rPrChange>
              </w:rPr>
            </w:pPr>
            <w:r w:rsidRPr="00841475">
              <w:rPr>
                <w:rFonts w:asciiTheme="minorHAnsi" w:hAnsiTheme="minorHAnsi" w:cstheme="minorHAnsi"/>
                <w:b/>
                <w:sz w:val="24"/>
                <w:szCs w:val="24"/>
                <w:rPrChange w:id="1174" w:author="Madhura Ramojwar" w:date="2021-04-20T12:37:00Z">
                  <w:rPr>
                    <w:rFonts w:cs="Arial"/>
                    <w:b/>
                  </w:rPr>
                </w:rPrChange>
              </w:rPr>
              <w:t>Class</w:t>
            </w:r>
          </w:p>
        </w:tc>
        <w:tc>
          <w:tcPr>
            <w:tcW w:w="9548" w:type="dxa"/>
            <w:tcMar>
              <w:top w:w="72" w:type="dxa"/>
              <w:bottom w:w="72" w:type="dxa"/>
            </w:tcMar>
          </w:tcPr>
          <w:p w14:paraId="1DEF12F3" w14:textId="77777777" w:rsidR="00764912" w:rsidRPr="00841475" w:rsidRDefault="00764912" w:rsidP="001F5737">
            <w:pPr>
              <w:pStyle w:val="TableEntry"/>
              <w:spacing w:before="0" w:after="0"/>
              <w:rPr>
                <w:rFonts w:asciiTheme="minorHAnsi" w:hAnsiTheme="minorHAnsi" w:cstheme="minorHAnsi"/>
                <w:sz w:val="24"/>
                <w:szCs w:val="24"/>
                <w:rPrChange w:id="1175" w:author="Madhura Ramojwar" w:date="2021-04-20T12:37:00Z">
                  <w:rPr>
                    <w:rFonts w:cs="Arial"/>
                  </w:rPr>
                </w:rPrChange>
              </w:rPr>
            </w:pPr>
          </w:p>
        </w:tc>
      </w:tr>
      <w:tr w:rsidR="00764912" w:rsidRPr="00841475" w14:paraId="264AE016" w14:textId="77777777" w:rsidTr="002803BD">
        <w:trPr>
          <w:trHeight w:val="22"/>
          <w:jc w:val="left"/>
        </w:trPr>
        <w:tc>
          <w:tcPr>
            <w:tcW w:w="3412" w:type="dxa"/>
            <w:shd w:val="clear" w:color="auto" w:fill="D9D9D9" w:themeFill="background1" w:themeFillShade="D9"/>
            <w:tcMar>
              <w:top w:w="72" w:type="dxa"/>
              <w:bottom w:w="72" w:type="dxa"/>
            </w:tcMar>
          </w:tcPr>
          <w:p w14:paraId="3A1131F4"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176" w:author="Madhura Ramojwar" w:date="2021-04-20T12:37:00Z">
                  <w:rPr>
                    <w:rFonts w:eastAsiaTheme="majorEastAsia" w:cs="Arial"/>
                    <w:b/>
                  </w:rPr>
                </w:rPrChange>
              </w:rPr>
            </w:pPr>
            <w:r w:rsidRPr="00841475">
              <w:rPr>
                <w:rFonts w:asciiTheme="minorHAnsi" w:hAnsiTheme="minorHAnsi" w:cstheme="minorHAnsi"/>
                <w:b/>
                <w:sz w:val="24"/>
                <w:szCs w:val="24"/>
                <w:rPrChange w:id="1177" w:author="Madhura Ramojwar" w:date="2021-04-20T12:37:00Z">
                  <w:rPr>
                    <w:rFonts w:cs="Arial"/>
                    <w:b/>
                  </w:rPr>
                </w:rPrChange>
              </w:rPr>
              <w:t>Classification rule</w:t>
            </w:r>
          </w:p>
        </w:tc>
        <w:tc>
          <w:tcPr>
            <w:tcW w:w="9548" w:type="dxa"/>
            <w:tcMar>
              <w:top w:w="72" w:type="dxa"/>
              <w:bottom w:w="72" w:type="dxa"/>
            </w:tcMar>
          </w:tcPr>
          <w:p w14:paraId="40B62233" w14:textId="77777777" w:rsidR="00764912" w:rsidRPr="00841475" w:rsidRDefault="00764912" w:rsidP="00B570CF">
            <w:pPr>
              <w:pStyle w:val="TableEntry"/>
              <w:spacing w:before="0" w:after="0"/>
              <w:rPr>
                <w:rFonts w:asciiTheme="minorHAnsi" w:hAnsiTheme="minorHAnsi" w:cstheme="minorHAnsi"/>
                <w:sz w:val="24"/>
                <w:szCs w:val="24"/>
                <w:rPrChange w:id="1178" w:author="Madhura Ramojwar" w:date="2021-04-20T12:37:00Z">
                  <w:rPr>
                    <w:rFonts w:cs="Arial"/>
                  </w:rPr>
                </w:rPrChange>
              </w:rPr>
            </w:pPr>
          </w:p>
        </w:tc>
      </w:tr>
      <w:tr w:rsidR="00764912" w:rsidRPr="00841475" w14:paraId="1FDB2A53" w14:textId="77777777" w:rsidTr="002803BD">
        <w:trPr>
          <w:trHeight w:val="179"/>
          <w:jc w:val="left"/>
        </w:trPr>
        <w:tc>
          <w:tcPr>
            <w:tcW w:w="3412" w:type="dxa"/>
            <w:shd w:val="clear" w:color="auto" w:fill="D9D9D9" w:themeFill="background1" w:themeFillShade="D9"/>
            <w:tcMar>
              <w:top w:w="72" w:type="dxa"/>
              <w:bottom w:w="72" w:type="dxa"/>
            </w:tcMar>
          </w:tcPr>
          <w:p w14:paraId="21837280"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179" w:author="Madhura Ramojwar" w:date="2021-04-20T12:37:00Z">
                  <w:rPr>
                    <w:rFonts w:eastAsiaTheme="majorEastAsia" w:cs="Arial"/>
                    <w:b/>
                  </w:rPr>
                </w:rPrChange>
              </w:rPr>
            </w:pPr>
            <w:r w:rsidRPr="00841475">
              <w:rPr>
                <w:rFonts w:asciiTheme="minorHAnsi" w:hAnsiTheme="minorHAnsi" w:cstheme="minorHAnsi"/>
                <w:b/>
                <w:sz w:val="24"/>
                <w:szCs w:val="24"/>
                <w:rPrChange w:id="1180" w:author="Madhura Ramojwar" w:date="2021-04-20T12:37:00Z">
                  <w:rPr>
                    <w:rFonts w:cs="Arial"/>
                    <w:b/>
                  </w:rPr>
                </w:rPrChange>
              </w:rPr>
              <w:t>Expected lifetime</w:t>
            </w:r>
          </w:p>
        </w:tc>
        <w:tc>
          <w:tcPr>
            <w:tcW w:w="9548" w:type="dxa"/>
            <w:tcMar>
              <w:top w:w="72" w:type="dxa"/>
              <w:bottom w:w="72" w:type="dxa"/>
            </w:tcMar>
          </w:tcPr>
          <w:p w14:paraId="4ACC6F6B" w14:textId="7AA5E180" w:rsidR="00764912" w:rsidRPr="00841475" w:rsidRDefault="00764912" w:rsidP="001F5737">
            <w:pPr>
              <w:pStyle w:val="TableEntry"/>
              <w:spacing w:before="0" w:after="0"/>
              <w:rPr>
                <w:rStyle w:val="BlueItalics"/>
                <w:rFonts w:asciiTheme="minorHAnsi" w:hAnsiTheme="minorHAnsi" w:cstheme="minorHAnsi"/>
                <w:sz w:val="24"/>
                <w:szCs w:val="24"/>
                <w:rPrChange w:id="1181" w:author="Madhura Ramojwar" w:date="2021-04-20T12:37:00Z">
                  <w:rPr>
                    <w:rStyle w:val="BlueItalics"/>
                    <w:rFonts w:cs="Arial"/>
                  </w:rPr>
                </w:rPrChange>
              </w:rPr>
            </w:pPr>
            <w:del w:id="1182" w:author="Madhura Ramojwar" w:date="2021-04-20T12:15:00Z">
              <w:r w:rsidRPr="00841475" w:rsidDel="00DA1475">
                <w:rPr>
                  <w:rStyle w:val="BlueItalics"/>
                  <w:rFonts w:asciiTheme="minorHAnsi" w:hAnsiTheme="minorHAnsi" w:cstheme="minorHAnsi"/>
                  <w:sz w:val="24"/>
                  <w:szCs w:val="24"/>
                  <w:rPrChange w:id="1183" w:author="Madhura Ramojwar" w:date="2021-04-20T12:37:00Z">
                    <w:rPr>
                      <w:rStyle w:val="BlueItalics"/>
                      <w:rFonts w:cs="Arial"/>
                    </w:rPr>
                  </w:rPrChange>
                </w:rPr>
                <w:delText>The expected lifetime is to be defined during the design input phase by considering the current state of the art for a specific intended use and indication of a device.</w:delText>
              </w:r>
            </w:del>
          </w:p>
        </w:tc>
      </w:tr>
      <w:tr w:rsidR="00764912" w:rsidRPr="00841475" w14:paraId="0F1DD956" w14:textId="77777777" w:rsidTr="002803BD">
        <w:trPr>
          <w:trHeight w:val="22"/>
          <w:jc w:val="left"/>
        </w:trPr>
        <w:tc>
          <w:tcPr>
            <w:tcW w:w="3412" w:type="dxa"/>
            <w:shd w:val="clear" w:color="auto" w:fill="D9D9D9" w:themeFill="background1" w:themeFillShade="D9"/>
            <w:tcMar>
              <w:top w:w="72" w:type="dxa"/>
              <w:bottom w:w="72" w:type="dxa"/>
            </w:tcMar>
          </w:tcPr>
          <w:p w14:paraId="35F36C73"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184" w:author="Madhura Ramojwar" w:date="2021-04-20T12:37:00Z">
                  <w:rPr>
                    <w:rFonts w:eastAsiaTheme="majorEastAsia" w:cs="Arial"/>
                    <w:b/>
                  </w:rPr>
                </w:rPrChange>
              </w:rPr>
            </w:pPr>
            <w:r w:rsidRPr="00841475">
              <w:rPr>
                <w:rFonts w:asciiTheme="minorHAnsi" w:hAnsiTheme="minorHAnsi" w:cstheme="minorHAnsi"/>
                <w:b/>
                <w:sz w:val="24"/>
                <w:szCs w:val="24"/>
                <w:rPrChange w:id="1185" w:author="Madhura Ramojwar" w:date="2021-04-20T12:37:00Z">
                  <w:rPr>
                    <w:rFonts w:cs="Arial"/>
                    <w:b/>
                  </w:rPr>
                </w:rPrChange>
              </w:rPr>
              <w:t>Novel product</w:t>
            </w:r>
          </w:p>
        </w:tc>
        <w:tc>
          <w:tcPr>
            <w:tcW w:w="9548" w:type="dxa"/>
            <w:tcMar>
              <w:top w:w="72" w:type="dxa"/>
              <w:bottom w:w="72" w:type="dxa"/>
            </w:tcMar>
          </w:tcPr>
          <w:p w14:paraId="56943764" w14:textId="7F6B6C3B" w:rsidR="00764912" w:rsidRPr="00841475" w:rsidRDefault="00AF1B13" w:rsidP="001F5737">
            <w:pPr>
              <w:pStyle w:val="TableEntry"/>
              <w:spacing w:before="0" w:after="0"/>
              <w:rPr>
                <w:rFonts w:asciiTheme="minorHAnsi" w:hAnsiTheme="minorHAnsi" w:cstheme="minorHAnsi"/>
                <w:sz w:val="24"/>
                <w:szCs w:val="24"/>
                <w:rPrChange w:id="1186" w:author="Madhura Ramojwar" w:date="2021-04-20T12:37:00Z">
                  <w:rPr>
                    <w:rFonts w:cs="Arial"/>
                  </w:rPr>
                </w:rPrChange>
              </w:rPr>
            </w:pPr>
            <w:sdt>
              <w:sdtPr>
                <w:rPr>
                  <w:rFonts w:asciiTheme="minorHAnsi" w:hAnsiTheme="minorHAnsi" w:cstheme="minorHAnsi"/>
                  <w:sz w:val="24"/>
                  <w:szCs w:val="24"/>
                  <w:rPrChange w:id="1187" w:author="Madhura Ramojwar" w:date="2021-04-20T12:37:00Z">
                    <w:rPr>
                      <w:rFonts w:asciiTheme="minorHAnsi" w:hAnsiTheme="minorHAnsi" w:cstheme="minorHAnsi"/>
                    </w:rPr>
                  </w:rPrChange>
                </w:rPr>
                <w:id w:val="1516809899"/>
                <w14:checkbox>
                  <w14:checked w14:val="0"/>
                  <w14:checkedState w14:val="2612" w14:font="MS Gothic"/>
                  <w14:uncheckedState w14:val="2610" w14:font="MS Gothic"/>
                </w14:checkbox>
              </w:sdtPr>
              <w:sdtContent>
                <w:r w:rsidR="00764912" w:rsidRPr="00841475">
                  <w:rPr>
                    <w:rFonts w:ascii="Segoe UI Symbol" w:hAnsi="Segoe UI Symbol" w:cs="Segoe UI Symbol"/>
                    <w:sz w:val="24"/>
                    <w:szCs w:val="24"/>
                    <w:rPrChange w:id="1188" w:author="Madhura Ramojwar" w:date="2021-04-20T12:37:00Z">
                      <w:rPr>
                        <w:rFonts w:ascii="Segoe UI Symbol" w:hAnsi="Segoe UI Symbol" w:cs="Segoe UI Symbol"/>
                      </w:rPr>
                    </w:rPrChange>
                  </w:rPr>
                  <w:t>☐</w:t>
                </w:r>
              </w:sdtContent>
            </w:sdt>
            <w:r w:rsidR="00764912" w:rsidRPr="00841475">
              <w:rPr>
                <w:rFonts w:asciiTheme="minorHAnsi" w:hAnsiTheme="minorHAnsi" w:cstheme="minorHAnsi"/>
                <w:sz w:val="24"/>
                <w:szCs w:val="24"/>
                <w:rPrChange w:id="1189" w:author="Madhura Ramojwar" w:date="2021-04-20T12:37:00Z">
                  <w:rPr>
                    <w:rFonts w:cs="Arial"/>
                  </w:rPr>
                </w:rPrChange>
              </w:rPr>
              <w:t xml:space="preserve"> yes  </w:t>
            </w:r>
            <w:sdt>
              <w:sdtPr>
                <w:rPr>
                  <w:rFonts w:asciiTheme="minorHAnsi" w:hAnsiTheme="minorHAnsi" w:cstheme="minorHAnsi"/>
                  <w:sz w:val="24"/>
                  <w:szCs w:val="24"/>
                  <w:rPrChange w:id="1190" w:author="Madhura Ramojwar" w:date="2021-04-20T12:37:00Z">
                    <w:rPr>
                      <w:rFonts w:cs="Arial"/>
                    </w:rPr>
                  </w:rPrChange>
                </w:rPr>
                <w:id w:val="1265506295"/>
                <w14:checkbox>
                  <w14:checked w14:val="0"/>
                  <w14:checkedState w14:val="2612" w14:font="MS Gothic"/>
                  <w14:uncheckedState w14:val="2610" w14:font="MS Gothic"/>
                </w14:checkbox>
              </w:sdtPr>
              <w:sdtContent>
                <w:r w:rsidRPr="00841475">
                  <w:rPr>
                    <w:rFonts w:ascii="Segoe UI Symbol" w:eastAsia="MS Gothic" w:hAnsi="Segoe UI Symbol" w:cs="Segoe UI Symbol"/>
                    <w:sz w:val="24"/>
                    <w:szCs w:val="24"/>
                    <w:rPrChange w:id="1191" w:author="Madhura Ramojwar" w:date="2021-04-20T12:37:00Z">
                      <w:rPr>
                        <w:rFonts w:ascii="MS Gothic" w:eastAsia="MS Gothic" w:hAnsi="MS Gothic" w:cs="Arial" w:hint="eastAsia"/>
                      </w:rPr>
                    </w:rPrChange>
                  </w:rPr>
                  <w:t>☐</w:t>
                </w:r>
              </w:sdtContent>
            </w:sdt>
            <w:r w:rsidR="00764912" w:rsidRPr="00841475">
              <w:rPr>
                <w:rFonts w:asciiTheme="minorHAnsi" w:hAnsiTheme="minorHAnsi" w:cstheme="minorHAnsi"/>
                <w:sz w:val="24"/>
                <w:szCs w:val="24"/>
                <w:rPrChange w:id="1192" w:author="Madhura Ramojwar" w:date="2021-04-20T12:37:00Z">
                  <w:rPr>
                    <w:rFonts w:cs="Arial"/>
                  </w:rPr>
                </w:rPrChange>
              </w:rPr>
              <w:t xml:space="preserve"> no</w:t>
            </w:r>
          </w:p>
        </w:tc>
      </w:tr>
      <w:tr w:rsidR="00764912" w:rsidRPr="00841475" w14:paraId="3F1B0F8B" w14:textId="77777777" w:rsidTr="002803BD">
        <w:trPr>
          <w:trHeight w:val="251"/>
          <w:jc w:val="left"/>
        </w:trPr>
        <w:tc>
          <w:tcPr>
            <w:tcW w:w="3412" w:type="dxa"/>
            <w:shd w:val="clear" w:color="auto" w:fill="D9D9D9" w:themeFill="background1" w:themeFillShade="D9"/>
            <w:tcMar>
              <w:top w:w="72" w:type="dxa"/>
              <w:bottom w:w="72" w:type="dxa"/>
            </w:tcMar>
          </w:tcPr>
          <w:p w14:paraId="07278233" w14:textId="264A5F11" w:rsidR="00764912" w:rsidRPr="00841475" w:rsidRDefault="00764912" w:rsidP="00B570CF">
            <w:pPr>
              <w:pStyle w:val="TableEntry"/>
              <w:spacing w:before="0" w:after="0"/>
              <w:rPr>
                <w:rFonts w:asciiTheme="minorHAnsi" w:eastAsiaTheme="majorEastAsia" w:hAnsiTheme="minorHAnsi" w:cstheme="minorHAnsi"/>
                <w:b/>
                <w:sz w:val="24"/>
                <w:szCs w:val="24"/>
                <w:rPrChange w:id="1193" w:author="Madhura Ramojwar" w:date="2021-04-20T12:37:00Z">
                  <w:rPr>
                    <w:rFonts w:eastAsiaTheme="majorEastAsia" w:cs="Arial"/>
                    <w:b/>
                  </w:rPr>
                </w:rPrChange>
              </w:rPr>
            </w:pPr>
            <w:r w:rsidRPr="00841475">
              <w:rPr>
                <w:rFonts w:asciiTheme="minorHAnsi" w:hAnsiTheme="minorHAnsi" w:cstheme="minorHAnsi"/>
                <w:b/>
                <w:sz w:val="24"/>
                <w:szCs w:val="24"/>
                <w:rPrChange w:id="1194" w:author="Madhura Ramojwar" w:date="2021-04-20T12:37:00Z">
                  <w:rPr>
                    <w:rFonts w:cs="Arial"/>
                    <w:b/>
                  </w:rPr>
                </w:rPrChange>
              </w:rPr>
              <w:t>Novel related clinical procedure</w:t>
            </w:r>
          </w:p>
        </w:tc>
        <w:tc>
          <w:tcPr>
            <w:tcW w:w="9548" w:type="dxa"/>
            <w:tcMar>
              <w:top w:w="72" w:type="dxa"/>
              <w:bottom w:w="72" w:type="dxa"/>
            </w:tcMar>
          </w:tcPr>
          <w:p w14:paraId="11BA9CB9" w14:textId="065507B3" w:rsidR="00764912" w:rsidRPr="00841475" w:rsidRDefault="00AF1B13" w:rsidP="001F5737">
            <w:pPr>
              <w:pStyle w:val="TableEntry"/>
              <w:spacing w:before="0" w:after="0"/>
              <w:rPr>
                <w:rFonts w:asciiTheme="minorHAnsi" w:hAnsiTheme="minorHAnsi" w:cstheme="minorHAnsi"/>
                <w:sz w:val="24"/>
                <w:szCs w:val="24"/>
                <w:rPrChange w:id="1195" w:author="Madhura Ramojwar" w:date="2021-04-20T12:37:00Z">
                  <w:rPr>
                    <w:rFonts w:cs="Arial"/>
                  </w:rPr>
                </w:rPrChange>
              </w:rPr>
            </w:pPr>
            <w:sdt>
              <w:sdtPr>
                <w:rPr>
                  <w:rFonts w:asciiTheme="minorHAnsi" w:hAnsiTheme="minorHAnsi" w:cstheme="minorHAnsi"/>
                  <w:sz w:val="24"/>
                  <w:szCs w:val="24"/>
                  <w:rPrChange w:id="1196" w:author="Madhura Ramojwar" w:date="2021-04-20T12:37:00Z">
                    <w:rPr>
                      <w:rFonts w:asciiTheme="minorHAnsi" w:hAnsiTheme="minorHAnsi" w:cstheme="minorHAnsi"/>
                    </w:rPr>
                  </w:rPrChange>
                </w:rPr>
                <w:id w:val="1963542269"/>
                <w14:checkbox>
                  <w14:checked w14:val="0"/>
                  <w14:checkedState w14:val="2612" w14:font="MS Gothic"/>
                  <w14:uncheckedState w14:val="2610" w14:font="MS Gothic"/>
                </w14:checkbox>
              </w:sdtPr>
              <w:sdtContent>
                <w:r w:rsidR="00764912" w:rsidRPr="00841475">
                  <w:rPr>
                    <w:rFonts w:ascii="Segoe UI Symbol" w:hAnsi="Segoe UI Symbol" w:cs="Segoe UI Symbol"/>
                    <w:sz w:val="24"/>
                    <w:szCs w:val="24"/>
                    <w:rPrChange w:id="1197" w:author="Madhura Ramojwar" w:date="2021-04-20T12:37:00Z">
                      <w:rPr>
                        <w:rFonts w:ascii="Segoe UI Symbol" w:hAnsi="Segoe UI Symbol" w:cs="Segoe UI Symbol"/>
                      </w:rPr>
                    </w:rPrChange>
                  </w:rPr>
                  <w:t>☐</w:t>
                </w:r>
              </w:sdtContent>
            </w:sdt>
            <w:r w:rsidR="00764912" w:rsidRPr="00841475">
              <w:rPr>
                <w:rFonts w:asciiTheme="minorHAnsi" w:hAnsiTheme="minorHAnsi" w:cstheme="minorHAnsi"/>
                <w:sz w:val="24"/>
                <w:szCs w:val="24"/>
                <w:rPrChange w:id="1198" w:author="Madhura Ramojwar" w:date="2021-04-20T12:37:00Z">
                  <w:rPr>
                    <w:rFonts w:cs="Arial"/>
                  </w:rPr>
                </w:rPrChange>
              </w:rPr>
              <w:t xml:space="preserve"> yes  </w:t>
            </w:r>
            <w:sdt>
              <w:sdtPr>
                <w:rPr>
                  <w:rFonts w:asciiTheme="minorHAnsi" w:hAnsiTheme="minorHAnsi" w:cstheme="minorHAnsi"/>
                  <w:sz w:val="24"/>
                  <w:szCs w:val="24"/>
                  <w:rPrChange w:id="1199" w:author="Madhura Ramojwar" w:date="2021-04-20T12:37:00Z">
                    <w:rPr>
                      <w:rFonts w:cs="Arial"/>
                    </w:rPr>
                  </w:rPrChange>
                </w:rPr>
                <w:id w:val="-871767280"/>
                <w14:checkbox>
                  <w14:checked w14:val="0"/>
                  <w14:checkedState w14:val="2612" w14:font="MS Gothic"/>
                  <w14:uncheckedState w14:val="2610" w14:font="MS Gothic"/>
                </w14:checkbox>
              </w:sdtPr>
              <w:sdtContent>
                <w:r w:rsidRPr="00841475">
                  <w:rPr>
                    <w:rFonts w:ascii="Segoe UI Symbol" w:eastAsia="MS Gothic" w:hAnsi="Segoe UI Symbol" w:cs="Segoe UI Symbol"/>
                    <w:sz w:val="24"/>
                    <w:szCs w:val="24"/>
                    <w:rPrChange w:id="1200" w:author="Madhura Ramojwar" w:date="2021-04-20T12:37:00Z">
                      <w:rPr>
                        <w:rFonts w:ascii="MS Gothic" w:eastAsia="MS Gothic" w:hAnsi="MS Gothic" w:cs="Arial" w:hint="eastAsia"/>
                      </w:rPr>
                    </w:rPrChange>
                  </w:rPr>
                  <w:t>☐</w:t>
                </w:r>
              </w:sdtContent>
            </w:sdt>
            <w:r w:rsidR="00764912" w:rsidRPr="00841475">
              <w:rPr>
                <w:rFonts w:asciiTheme="minorHAnsi" w:hAnsiTheme="minorHAnsi" w:cstheme="minorHAnsi"/>
                <w:sz w:val="24"/>
                <w:szCs w:val="24"/>
                <w:rPrChange w:id="1201" w:author="Madhura Ramojwar" w:date="2021-04-20T12:37:00Z">
                  <w:rPr>
                    <w:rFonts w:cs="Arial"/>
                  </w:rPr>
                </w:rPrChange>
              </w:rPr>
              <w:t xml:space="preserve"> no</w:t>
            </w:r>
          </w:p>
        </w:tc>
      </w:tr>
      <w:tr w:rsidR="00764912" w:rsidRPr="00841475" w14:paraId="36DC3648" w14:textId="77777777" w:rsidTr="00DC3FF7">
        <w:trPr>
          <w:trHeight w:val="288"/>
          <w:jc w:val="left"/>
        </w:trPr>
        <w:tc>
          <w:tcPr>
            <w:tcW w:w="3412" w:type="dxa"/>
            <w:shd w:val="clear" w:color="auto" w:fill="D9D9D9" w:themeFill="background1" w:themeFillShade="D9"/>
            <w:tcMar>
              <w:top w:w="72" w:type="dxa"/>
              <w:bottom w:w="72" w:type="dxa"/>
            </w:tcMar>
          </w:tcPr>
          <w:p w14:paraId="0C301307" w14:textId="77777777" w:rsidR="00764912" w:rsidRPr="00841475" w:rsidRDefault="00764912" w:rsidP="00B570CF">
            <w:pPr>
              <w:pStyle w:val="TableEntry"/>
              <w:spacing w:before="0" w:after="0"/>
              <w:rPr>
                <w:rFonts w:asciiTheme="minorHAnsi" w:eastAsiaTheme="majorEastAsia" w:hAnsiTheme="minorHAnsi" w:cstheme="minorHAnsi"/>
                <w:b/>
                <w:sz w:val="24"/>
                <w:szCs w:val="24"/>
                <w:rPrChange w:id="1202" w:author="Madhura Ramojwar" w:date="2021-04-20T12:37:00Z">
                  <w:rPr>
                    <w:rFonts w:eastAsiaTheme="majorEastAsia" w:cs="Arial"/>
                    <w:b/>
                  </w:rPr>
                </w:rPrChange>
              </w:rPr>
            </w:pPr>
            <w:r w:rsidRPr="00841475">
              <w:rPr>
                <w:rFonts w:asciiTheme="minorHAnsi" w:hAnsiTheme="minorHAnsi" w:cstheme="minorHAnsi"/>
                <w:b/>
                <w:sz w:val="24"/>
                <w:szCs w:val="24"/>
                <w:rPrChange w:id="1203" w:author="Madhura Ramojwar" w:date="2021-04-20T12:37:00Z">
                  <w:rPr>
                    <w:rFonts w:cs="Arial"/>
                    <w:b/>
                  </w:rPr>
                </w:rPrChange>
              </w:rPr>
              <w:t>Explanation of any novel features</w:t>
            </w:r>
          </w:p>
        </w:tc>
        <w:tc>
          <w:tcPr>
            <w:tcW w:w="9548" w:type="dxa"/>
            <w:tcMar>
              <w:top w:w="72" w:type="dxa"/>
              <w:bottom w:w="72" w:type="dxa"/>
            </w:tcMar>
          </w:tcPr>
          <w:p w14:paraId="2B56AA9E" w14:textId="77777777" w:rsidR="00764912" w:rsidRPr="00841475" w:rsidRDefault="00764912" w:rsidP="001F5737">
            <w:pPr>
              <w:pStyle w:val="TableEntry"/>
              <w:spacing w:before="0" w:after="0"/>
              <w:rPr>
                <w:rFonts w:asciiTheme="minorHAnsi" w:hAnsiTheme="minorHAnsi" w:cstheme="minorHAnsi"/>
                <w:sz w:val="24"/>
                <w:szCs w:val="24"/>
                <w:rPrChange w:id="1204" w:author="Madhura Ramojwar" w:date="2021-04-20T12:37:00Z">
                  <w:rPr>
                    <w:rFonts w:cs="Arial"/>
                  </w:rPr>
                </w:rPrChange>
              </w:rPr>
            </w:pPr>
          </w:p>
        </w:tc>
      </w:tr>
    </w:tbl>
    <w:p w14:paraId="391B3B8D" w14:textId="77777777" w:rsidR="00764912" w:rsidRPr="00841475" w:rsidRDefault="00764912">
      <w:pPr>
        <w:pStyle w:val="BT1BodyTextI1"/>
        <w:jc w:val="left"/>
        <w:rPr>
          <w:rFonts w:asciiTheme="minorHAnsi" w:hAnsiTheme="minorHAnsi" w:cstheme="minorHAnsi"/>
          <w:rPrChange w:id="1205" w:author="Madhura Ramojwar" w:date="2021-04-20T12:37:00Z">
            <w:rPr/>
          </w:rPrChange>
        </w:rPr>
        <w:pPrChange w:id="1206" w:author="Madhura Ramojwar" w:date="2021-03-16T15:51:00Z">
          <w:pPr>
            <w:pStyle w:val="BT1BodyTextI1"/>
          </w:pPr>
        </w:pPrChange>
      </w:pPr>
    </w:p>
    <w:p w14:paraId="754F1493" w14:textId="5213E35B" w:rsidR="001B49E2" w:rsidRPr="00841475" w:rsidRDefault="001B49E2">
      <w:pPr>
        <w:pStyle w:val="BT1BodyTextI1"/>
        <w:jc w:val="left"/>
        <w:rPr>
          <w:rFonts w:asciiTheme="minorHAnsi" w:hAnsiTheme="minorHAnsi" w:cstheme="minorHAnsi"/>
          <w:rPrChange w:id="1207" w:author="Madhura Ramojwar" w:date="2021-04-20T12:37:00Z">
            <w:rPr/>
          </w:rPrChange>
        </w:rPr>
        <w:pPrChange w:id="1208" w:author="Madhura Ramojwar" w:date="2021-03-16T15:51:00Z">
          <w:pPr>
            <w:pStyle w:val="BT1BodyTextI1"/>
          </w:pPr>
        </w:pPrChange>
      </w:pPr>
    </w:p>
    <w:p w14:paraId="6005FEFC" w14:textId="4F753983" w:rsidR="00764912" w:rsidRPr="00841475" w:rsidRDefault="00764912">
      <w:pPr>
        <w:pStyle w:val="BT1BodyTextI1"/>
        <w:jc w:val="left"/>
        <w:rPr>
          <w:rFonts w:asciiTheme="minorHAnsi" w:hAnsiTheme="minorHAnsi" w:cstheme="minorHAnsi"/>
          <w:rPrChange w:id="1209" w:author="Madhura Ramojwar" w:date="2021-04-20T12:37:00Z">
            <w:rPr/>
          </w:rPrChange>
        </w:rPr>
        <w:pPrChange w:id="1210" w:author="Madhura Ramojwar" w:date="2021-03-16T15:51:00Z">
          <w:pPr>
            <w:pStyle w:val="BT1BodyTextI1"/>
          </w:pPr>
        </w:pPrChange>
      </w:pPr>
    </w:p>
    <w:p w14:paraId="1E9DD460" w14:textId="47123EF8" w:rsidR="001B49E2" w:rsidRPr="00841475" w:rsidRDefault="001B49E2" w:rsidP="00B570CF">
      <w:pPr>
        <w:pStyle w:val="Heading1"/>
        <w:numPr>
          <w:ilvl w:val="0"/>
          <w:numId w:val="23"/>
        </w:numPr>
        <w:pBdr>
          <w:top w:val="single" w:sz="4" w:space="10" w:color="auto"/>
          <w:left w:val="single" w:sz="4" w:space="6" w:color="auto"/>
          <w:bottom w:val="single" w:sz="4" w:space="10" w:color="auto"/>
          <w:right w:val="single" w:sz="4" w:space="6" w:color="auto"/>
        </w:pBdr>
        <w:shd w:val="solid" w:color="auto" w:fill="auto"/>
        <w:ind w:left="720" w:right="171" w:hanging="585"/>
        <w:rPr>
          <w:rFonts w:asciiTheme="minorHAnsi" w:eastAsiaTheme="majorEastAsia" w:hAnsiTheme="minorHAnsi" w:cstheme="minorHAnsi"/>
          <w:szCs w:val="24"/>
          <w:rPrChange w:id="1211" w:author="Madhura Ramojwar" w:date="2021-04-20T12:37:00Z">
            <w:rPr>
              <w:rFonts w:eastAsiaTheme="majorEastAsia"/>
            </w:rPr>
          </w:rPrChange>
        </w:rPr>
      </w:pPr>
      <w:bookmarkStart w:id="1212" w:name="_Toc49160027"/>
      <w:r w:rsidRPr="00841475">
        <w:rPr>
          <w:rFonts w:asciiTheme="minorHAnsi" w:eastAsiaTheme="majorEastAsia" w:hAnsiTheme="minorHAnsi" w:cstheme="minorHAnsi"/>
          <w:szCs w:val="24"/>
          <w:rPrChange w:id="1213" w:author="Madhura Ramojwar" w:date="2021-04-20T12:37:00Z">
            <w:rPr>
              <w:rFonts w:eastAsiaTheme="majorEastAsia"/>
            </w:rPr>
          </w:rPrChange>
        </w:rPr>
        <w:lastRenderedPageBreak/>
        <w:t xml:space="preserve">Activities Related to PMCF:  </w:t>
      </w:r>
      <w:r w:rsidR="003507AA" w:rsidRPr="00841475">
        <w:rPr>
          <w:rFonts w:asciiTheme="minorHAnsi" w:eastAsiaTheme="majorEastAsia" w:hAnsiTheme="minorHAnsi" w:cstheme="minorHAnsi"/>
          <w:szCs w:val="24"/>
          <w:rPrChange w:id="1214" w:author="Madhura Ramojwar" w:date="2021-04-20T12:37:00Z">
            <w:rPr>
              <w:rFonts w:eastAsiaTheme="majorEastAsia"/>
            </w:rPr>
          </w:rPrChange>
        </w:rPr>
        <w:t>General and Specific Methods and Procedures</w:t>
      </w:r>
      <w:bookmarkEnd w:id="1212"/>
    </w:p>
    <w:p w14:paraId="1D67C030" w14:textId="77777777" w:rsidR="003507AA" w:rsidRPr="00841475" w:rsidRDefault="003507AA">
      <w:pPr>
        <w:pStyle w:val="BT1BodyTextI1"/>
        <w:jc w:val="left"/>
        <w:rPr>
          <w:rStyle w:val="BlueItalics"/>
          <w:rFonts w:asciiTheme="minorHAnsi" w:hAnsiTheme="minorHAnsi" w:cstheme="minorHAnsi"/>
          <w:b/>
          <w:bCs/>
          <w:caps/>
          <w:color w:val="00B050"/>
          <w:kern w:val="32"/>
          <w:rPrChange w:id="1215" w:author="Madhura Ramojwar" w:date="2021-04-20T12:37:00Z">
            <w:rPr>
              <w:rStyle w:val="BlueItalics"/>
              <w:rFonts w:ascii="Arial Bold" w:hAnsi="Arial Bold" w:cs="Arial"/>
              <w:b/>
              <w:bCs/>
              <w:caps/>
              <w:color w:val="00B050"/>
              <w:kern w:val="32"/>
              <w:szCs w:val="26"/>
            </w:rPr>
          </w:rPrChange>
        </w:rPr>
        <w:pPrChange w:id="1216" w:author="Madhura Ramojwar" w:date="2021-03-16T15:51:00Z">
          <w:pPr>
            <w:pStyle w:val="BT1BodyTextI1"/>
          </w:pPr>
        </w:pPrChange>
      </w:pPr>
      <w:r w:rsidRPr="00841475">
        <w:rPr>
          <w:rStyle w:val="BlueItalics"/>
          <w:rFonts w:asciiTheme="minorHAnsi" w:hAnsiTheme="minorHAnsi" w:cstheme="minorHAnsi"/>
          <w:color w:val="00B050"/>
          <w:rPrChange w:id="1217" w:author="Madhura Ramojwar" w:date="2021-04-20T12:37:00Z">
            <w:rPr>
              <w:rStyle w:val="BlueItalics"/>
              <w:color w:val="00B050"/>
            </w:rPr>
          </w:rPrChange>
        </w:rPr>
        <w:t>A summary table of the different PMCF activities foreseen by the manufacturer is provided below:</w:t>
      </w:r>
    </w:p>
    <w:tbl>
      <w:tblPr>
        <w:tblW w:w="12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5"/>
        <w:gridCol w:w="2330"/>
        <w:gridCol w:w="3093"/>
        <w:gridCol w:w="3095"/>
        <w:gridCol w:w="2377"/>
        <w:tblGridChange w:id="1218">
          <w:tblGrid>
            <w:gridCol w:w="2065"/>
            <w:gridCol w:w="2330"/>
            <w:gridCol w:w="3093"/>
            <w:gridCol w:w="3095"/>
            <w:gridCol w:w="2377"/>
          </w:tblGrid>
        </w:tblGridChange>
      </w:tblGrid>
      <w:tr w:rsidR="003507AA" w:rsidRPr="00841475" w14:paraId="1E999382" w14:textId="77777777" w:rsidTr="00DC3FF7">
        <w:trPr>
          <w:trHeight w:hRule="exact" w:val="651"/>
          <w:jc w:val="center"/>
        </w:trPr>
        <w:tc>
          <w:tcPr>
            <w:tcW w:w="2065" w:type="dxa"/>
            <w:shd w:val="clear" w:color="auto" w:fill="D9D9D9" w:themeFill="background1" w:themeFillShade="D9"/>
            <w:vAlign w:val="center"/>
          </w:tcPr>
          <w:p w14:paraId="3044ADD5" w14:textId="77777777" w:rsidR="003507AA" w:rsidRPr="00841475" w:rsidRDefault="003507AA">
            <w:pPr>
              <w:pStyle w:val="TableEntry"/>
              <w:rPr>
                <w:rStyle w:val="BlueItalics"/>
                <w:rFonts w:asciiTheme="minorHAnsi" w:hAnsiTheme="minorHAnsi" w:cstheme="minorHAnsi"/>
                <w:b/>
                <w:i w:val="0"/>
                <w:color w:val="auto"/>
                <w:sz w:val="24"/>
                <w:szCs w:val="24"/>
                <w:rPrChange w:id="1219" w:author="Madhura Ramojwar" w:date="2021-04-20T12:37:00Z">
                  <w:rPr>
                    <w:rStyle w:val="BlueItalics"/>
                    <w:b/>
                    <w:i w:val="0"/>
                    <w:color w:val="auto"/>
                    <w:sz w:val="24"/>
                    <w:szCs w:val="24"/>
                  </w:rPr>
                </w:rPrChange>
              </w:rPr>
              <w:pPrChange w:id="1220" w:author="Madhura Ramojwar" w:date="2021-03-16T15:51:00Z">
                <w:pPr>
                  <w:pStyle w:val="TableEntry"/>
                  <w:jc w:val="center"/>
                </w:pPr>
              </w:pPrChange>
            </w:pPr>
            <w:r w:rsidRPr="00841475">
              <w:rPr>
                <w:rStyle w:val="BlueItalics"/>
                <w:rFonts w:asciiTheme="minorHAnsi" w:hAnsiTheme="minorHAnsi" w:cstheme="minorHAnsi"/>
                <w:b/>
                <w:i w:val="0"/>
                <w:color w:val="auto"/>
                <w:sz w:val="24"/>
                <w:szCs w:val="24"/>
                <w:rPrChange w:id="1221" w:author="Madhura Ramojwar" w:date="2021-04-20T12:37:00Z">
                  <w:rPr>
                    <w:rStyle w:val="BlueItalics"/>
                    <w:b/>
                    <w:i w:val="0"/>
                    <w:color w:val="auto"/>
                  </w:rPr>
                </w:rPrChange>
              </w:rPr>
              <w:t>Number</w:t>
            </w:r>
          </w:p>
        </w:tc>
        <w:tc>
          <w:tcPr>
            <w:tcW w:w="2330" w:type="dxa"/>
            <w:shd w:val="clear" w:color="auto" w:fill="D9D9D9" w:themeFill="background1" w:themeFillShade="D9"/>
            <w:vAlign w:val="center"/>
          </w:tcPr>
          <w:p w14:paraId="55CD874A" w14:textId="77777777" w:rsidR="003507AA" w:rsidRPr="00841475" w:rsidRDefault="003507AA">
            <w:pPr>
              <w:pStyle w:val="TableEntry"/>
              <w:rPr>
                <w:rStyle w:val="BlueItalics"/>
                <w:rFonts w:asciiTheme="minorHAnsi" w:hAnsiTheme="minorHAnsi" w:cstheme="minorHAnsi"/>
                <w:b/>
                <w:i w:val="0"/>
                <w:color w:val="auto"/>
                <w:sz w:val="24"/>
                <w:szCs w:val="24"/>
                <w:rPrChange w:id="1222" w:author="Madhura Ramojwar" w:date="2021-04-20T12:37:00Z">
                  <w:rPr>
                    <w:rStyle w:val="BlueItalics"/>
                    <w:b/>
                    <w:i w:val="0"/>
                    <w:color w:val="auto"/>
                  </w:rPr>
                </w:rPrChange>
              </w:rPr>
              <w:pPrChange w:id="1223" w:author="Madhura Ramojwar" w:date="2021-03-16T15:51:00Z">
                <w:pPr>
                  <w:pStyle w:val="TableEntry"/>
                  <w:jc w:val="center"/>
                </w:pPr>
              </w:pPrChange>
            </w:pPr>
            <w:r w:rsidRPr="00841475">
              <w:rPr>
                <w:rStyle w:val="BlueItalics"/>
                <w:rFonts w:asciiTheme="minorHAnsi" w:hAnsiTheme="minorHAnsi" w:cstheme="minorHAnsi"/>
                <w:b/>
                <w:i w:val="0"/>
                <w:color w:val="auto"/>
                <w:sz w:val="24"/>
                <w:szCs w:val="24"/>
                <w:rPrChange w:id="1224" w:author="Madhura Ramojwar" w:date="2021-04-20T12:37:00Z">
                  <w:rPr>
                    <w:rStyle w:val="BlueItalics"/>
                    <w:b/>
                    <w:i w:val="0"/>
                    <w:color w:val="auto"/>
                  </w:rPr>
                </w:rPrChange>
              </w:rPr>
              <w:t>Description</w:t>
            </w:r>
          </w:p>
        </w:tc>
        <w:tc>
          <w:tcPr>
            <w:tcW w:w="3093" w:type="dxa"/>
            <w:shd w:val="clear" w:color="auto" w:fill="D9D9D9" w:themeFill="background1" w:themeFillShade="D9"/>
            <w:vAlign w:val="center"/>
          </w:tcPr>
          <w:p w14:paraId="48CC0397" w14:textId="77777777" w:rsidR="003507AA" w:rsidRPr="00841475" w:rsidRDefault="003507AA">
            <w:pPr>
              <w:pStyle w:val="TableEntry"/>
              <w:rPr>
                <w:rStyle w:val="BlueItalics"/>
                <w:rFonts w:asciiTheme="minorHAnsi" w:hAnsiTheme="minorHAnsi" w:cstheme="minorHAnsi"/>
                <w:b/>
                <w:i w:val="0"/>
                <w:color w:val="auto"/>
                <w:sz w:val="24"/>
                <w:szCs w:val="24"/>
                <w:rPrChange w:id="1225" w:author="Madhura Ramojwar" w:date="2021-04-20T12:37:00Z">
                  <w:rPr>
                    <w:rStyle w:val="BlueItalics"/>
                    <w:b/>
                    <w:i w:val="0"/>
                    <w:color w:val="auto"/>
                  </w:rPr>
                </w:rPrChange>
              </w:rPr>
              <w:pPrChange w:id="1226" w:author="Madhura Ramojwar" w:date="2021-03-16T15:51:00Z">
                <w:pPr>
                  <w:pStyle w:val="TableEntry"/>
                  <w:jc w:val="center"/>
                </w:pPr>
              </w:pPrChange>
            </w:pPr>
            <w:r w:rsidRPr="00841475">
              <w:rPr>
                <w:rStyle w:val="BlueItalics"/>
                <w:rFonts w:asciiTheme="minorHAnsi" w:hAnsiTheme="minorHAnsi" w:cstheme="minorHAnsi"/>
                <w:b/>
                <w:i w:val="0"/>
                <w:color w:val="auto"/>
                <w:sz w:val="24"/>
                <w:szCs w:val="24"/>
                <w:rPrChange w:id="1227" w:author="Madhura Ramojwar" w:date="2021-04-20T12:37:00Z">
                  <w:rPr>
                    <w:rStyle w:val="BlueItalics"/>
                    <w:b/>
                    <w:i w:val="0"/>
                    <w:color w:val="auto"/>
                  </w:rPr>
                </w:rPrChange>
              </w:rPr>
              <w:t>Aim</w:t>
            </w:r>
          </w:p>
        </w:tc>
        <w:tc>
          <w:tcPr>
            <w:tcW w:w="3095" w:type="dxa"/>
            <w:shd w:val="clear" w:color="auto" w:fill="D9D9D9" w:themeFill="background1" w:themeFillShade="D9"/>
            <w:vAlign w:val="center"/>
          </w:tcPr>
          <w:p w14:paraId="55B28C4C" w14:textId="77777777" w:rsidR="003507AA" w:rsidRPr="00841475" w:rsidRDefault="003507AA">
            <w:pPr>
              <w:pStyle w:val="TableEntry"/>
              <w:rPr>
                <w:rStyle w:val="BlueItalics"/>
                <w:rFonts w:asciiTheme="minorHAnsi" w:hAnsiTheme="minorHAnsi" w:cstheme="minorHAnsi"/>
                <w:b/>
                <w:i w:val="0"/>
                <w:color w:val="auto"/>
                <w:sz w:val="24"/>
                <w:szCs w:val="24"/>
                <w:rPrChange w:id="1228" w:author="Madhura Ramojwar" w:date="2021-04-20T12:37:00Z">
                  <w:rPr>
                    <w:rStyle w:val="BlueItalics"/>
                    <w:b/>
                    <w:i w:val="0"/>
                    <w:color w:val="auto"/>
                  </w:rPr>
                </w:rPrChange>
              </w:rPr>
              <w:pPrChange w:id="1229" w:author="Madhura Ramojwar" w:date="2021-03-16T15:51:00Z">
                <w:pPr>
                  <w:pStyle w:val="TableEntry"/>
                  <w:jc w:val="center"/>
                </w:pPr>
              </w:pPrChange>
            </w:pPr>
            <w:r w:rsidRPr="00841475">
              <w:rPr>
                <w:rStyle w:val="BlueItalics"/>
                <w:rFonts w:asciiTheme="minorHAnsi" w:hAnsiTheme="minorHAnsi" w:cstheme="minorHAnsi"/>
                <w:b/>
                <w:i w:val="0"/>
                <w:color w:val="auto"/>
                <w:sz w:val="24"/>
                <w:szCs w:val="24"/>
                <w:rPrChange w:id="1230" w:author="Madhura Ramojwar" w:date="2021-04-20T12:37:00Z">
                  <w:rPr>
                    <w:rStyle w:val="BlueItalics"/>
                    <w:b/>
                    <w:i w:val="0"/>
                    <w:color w:val="auto"/>
                  </w:rPr>
                </w:rPrChange>
              </w:rPr>
              <w:t>Rationale and known limitations</w:t>
            </w:r>
          </w:p>
        </w:tc>
        <w:tc>
          <w:tcPr>
            <w:tcW w:w="2377" w:type="dxa"/>
            <w:shd w:val="clear" w:color="auto" w:fill="D9D9D9" w:themeFill="background1" w:themeFillShade="D9"/>
            <w:vAlign w:val="center"/>
          </w:tcPr>
          <w:p w14:paraId="3DBD34A6" w14:textId="77777777" w:rsidR="003507AA" w:rsidRPr="00841475" w:rsidRDefault="003507AA">
            <w:pPr>
              <w:pStyle w:val="TableEntry"/>
              <w:rPr>
                <w:rStyle w:val="BlueItalics"/>
                <w:rFonts w:asciiTheme="minorHAnsi" w:hAnsiTheme="minorHAnsi" w:cstheme="minorHAnsi"/>
                <w:b/>
                <w:i w:val="0"/>
                <w:color w:val="auto"/>
                <w:sz w:val="24"/>
                <w:szCs w:val="24"/>
                <w:rPrChange w:id="1231" w:author="Madhura Ramojwar" w:date="2021-04-20T12:37:00Z">
                  <w:rPr>
                    <w:rStyle w:val="BlueItalics"/>
                    <w:b/>
                    <w:i w:val="0"/>
                    <w:color w:val="auto"/>
                  </w:rPr>
                </w:rPrChange>
              </w:rPr>
              <w:pPrChange w:id="1232" w:author="Madhura Ramojwar" w:date="2021-03-16T15:51:00Z">
                <w:pPr>
                  <w:pStyle w:val="TableEntry"/>
                  <w:jc w:val="center"/>
                </w:pPr>
              </w:pPrChange>
            </w:pPr>
            <w:r w:rsidRPr="00841475">
              <w:rPr>
                <w:rStyle w:val="BlueItalics"/>
                <w:rFonts w:asciiTheme="minorHAnsi" w:hAnsiTheme="minorHAnsi" w:cstheme="minorHAnsi"/>
                <w:b/>
                <w:i w:val="0"/>
                <w:color w:val="auto"/>
                <w:sz w:val="24"/>
                <w:szCs w:val="24"/>
                <w:rPrChange w:id="1233" w:author="Madhura Ramojwar" w:date="2021-04-20T12:37:00Z">
                  <w:rPr>
                    <w:rStyle w:val="BlueItalics"/>
                    <w:b/>
                    <w:i w:val="0"/>
                    <w:color w:val="auto"/>
                  </w:rPr>
                </w:rPrChange>
              </w:rPr>
              <w:t>Timelines</w:t>
            </w:r>
          </w:p>
        </w:tc>
      </w:tr>
      <w:tr w:rsidR="003507AA" w:rsidRPr="00841475" w14:paraId="5907F3ED" w14:textId="77777777" w:rsidTr="00DC3FF7">
        <w:trPr>
          <w:trHeight w:hRule="exact" w:val="487"/>
          <w:jc w:val="center"/>
        </w:trPr>
        <w:tc>
          <w:tcPr>
            <w:tcW w:w="2065" w:type="dxa"/>
          </w:tcPr>
          <w:p w14:paraId="04BC957B" w14:textId="327C887D" w:rsidR="003507AA" w:rsidRPr="00841475" w:rsidRDefault="003507AA" w:rsidP="00B570CF">
            <w:pPr>
              <w:pStyle w:val="TableEntry"/>
              <w:rPr>
                <w:rStyle w:val="BlueItalics"/>
                <w:rFonts w:asciiTheme="minorHAnsi" w:hAnsiTheme="minorHAnsi" w:cstheme="minorHAnsi"/>
                <w:sz w:val="24"/>
                <w:szCs w:val="24"/>
                <w:rPrChange w:id="1234" w:author="Madhura Ramojwar" w:date="2021-04-20T12:37:00Z">
                  <w:rPr>
                    <w:rStyle w:val="BlueItalics"/>
                    <w:sz w:val="16"/>
                  </w:rPr>
                </w:rPrChange>
              </w:rPr>
            </w:pPr>
            <w:del w:id="1235" w:author="Madhura Ramojwar" w:date="2021-04-19T12:17:00Z">
              <w:r w:rsidRPr="00841475" w:rsidDel="00BE0AD1">
                <w:rPr>
                  <w:rStyle w:val="BlueItalics"/>
                  <w:rFonts w:asciiTheme="minorHAnsi" w:hAnsiTheme="minorHAnsi" w:cstheme="minorHAnsi"/>
                  <w:sz w:val="24"/>
                  <w:szCs w:val="24"/>
                  <w:rPrChange w:id="1236" w:author="Madhura Ramojwar" w:date="2021-04-20T12:37:00Z">
                    <w:rPr>
                      <w:rStyle w:val="BlueItalics"/>
                      <w:sz w:val="16"/>
                    </w:rPr>
                  </w:rPrChange>
                </w:rPr>
                <w:delText>e.g., section numbers below or name of the activity</w:delText>
              </w:r>
            </w:del>
          </w:p>
        </w:tc>
        <w:tc>
          <w:tcPr>
            <w:tcW w:w="2330" w:type="dxa"/>
          </w:tcPr>
          <w:p w14:paraId="51BF4C73" w14:textId="77777777" w:rsidR="003507AA" w:rsidRPr="00841475" w:rsidRDefault="003507AA" w:rsidP="001F5737">
            <w:pPr>
              <w:pStyle w:val="TableEntry"/>
              <w:rPr>
                <w:rStyle w:val="BlueItalics"/>
                <w:rFonts w:asciiTheme="minorHAnsi" w:hAnsiTheme="minorHAnsi" w:cstheme="minorHAnsi"/>
                <w:i w:val="0"/>
                <w:color w:val="auto"/>
                <w:sz w:val="24"/>
                <w:szCs w:val="24"/>
                <w:rPrChange w:id="1237" w:author="Madhura Ramojwar" w:date="2021-04-20T12:37:00Z">
                  <w:rPr>
                    <w:rStyle w:val="BlueItalics"/>
                    <w:i w:val="0"/>
                    <w:color w:val="auto"/>
                  </w:rPr>
                </w:rPrChange>
              </w:rPr>
            </w:pPr>
          </w:p>
        </w:tc>
        <w:tc>
          <w:tcPr>
            <w:tcW w:w="3093" w:type="dxa"/>
          </w:tcPr>
          <w:p w14:paraId="32E4BD88" w14:textId="77777777" w:rsidR="003507AA" w:rsidRPr="00841475" w:rsidRDefault="003507AA">
            <w:pPr>
              <w:pStyle w:val="TableEntry"/>
              <w:rPr>
                <w:rStyle w:val="BlueItalics"/>
                <w:rFonts w:asciiTheme="minorHAnsi" w:hAnsiTheme="minorHAnsi" w:cstheme="minorHAnsi"/>
                <w:i w:val="0"/>
                <w:color w:val="auto"/>
                <w:sz w:val="24"/>
                <w:szCs w:val="24"/>
                <w:rPrChange w:id="1238" w:author="Madhura Ramojwar" w:date="2021-04-20T12:37:00Z">
                  <w:rPr>
                    <w:rStyle w:val="BlueItalics"/>
                    <w:i w:val="0"/>
                    <w:color w:val="auto"/>
                  </w:rPr>
                </w:rPrChange>
              </w:rPr>
            </w:pPr>
          </w:p>
        </w:tc>
        <w:tc>
          <w:tcPr>
            <w:tcW w:w="3095" w:type="dxa"/>
          </w:tcPr>
          <w:p w14:paraId="0C47D783" w14:textId="77777777" w:rsidR="003507AA" w:rsidRPr="00841475" w:rsidRDefault="003507AA">
            <w:pPr>
              <w:pStyle w:val="TableEntry"/>
              <w:rPr>
                <w:rStyle w:val="BlueItalics"/>
                <w:rFonts w:asciiTheme="minorHAnsi" w:hAnsiTheme="minorHAnsi" w:cstheme="minorHAnsi"/>
                <w:i w:val="0"/>
                <w:color w:val="auto"/>
                <w:sz w:val="24"/>
                <w:szCs w:val="24"/>
                <w:rPrChange w:id="1239" w:author="Madhura Ramojwar" w:date="2021-04-20T12:37:00Z">
                  <w:rPr>
                    <w:rStyle w:val="BlueItalics"/>
                    <w:i w:val="0"/>
                    <w:color w:val="auto"/>
                  </w:rPr>
                </w:rPrChange>
              </w:rPr>
            </w:pPr>
          </w:p>
        </w:tc>
        <w:tc>
          <w:tcPr>
            <w:tcW w:w="2377" w:type="dxa"/>
          </w:tcPr>
          <w:p w14:paraId="3B236C8B" w14:textId="77777777" w:rsidR="003507AA" w:rsidRPr="00841475" w:rsidRDefault="003507AA">
            <w:pPr>
              <w:pStyle w:val="TableEntry"/>
              <w:rPr>
                <w:rStyle w:val="BlueItalics"/>
                <w:rFonts w:asciiTheme="minorHAnsi" w:hAnsiTheme="minorHAnsi" w:cstheme="minorHAnsi"/>
                <w:i w:val="0"/>
                <w:color w:val="auto"/>
                <w:sz w:val="24"/>
                <w:szCs w:val="24"/>
                <w:rPrChange w:id="1240" w:author="Madhura Ramojwar" w:date="2021-04-20T12:37:00Z">
                  <w:rPr>
                    <w:rStyle w:val="BlueItalics"/>
                    <w:i w:val="0"/>
                    <w:color w:val="auto"/>
                  </w:rPr>
                </w:rPrChange>
              </w:rPr>
            </w:pPr>
          </w:p>
        </w:tc>
      </w:tr>
      <w:tr w:rsidR="003507AA" w:rsidRPr="00841475" w14:paraId="1D0CDE6B" w14:textId="77777777" w:rsidTr="00DA1475">
        <w:tblPrEx>
          <w:tblW w:w="12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241" w:author="Madhura Ramojwar" w:date="2021-04-20T12:24:00Z">
            <w:tblPrEx>
              <w:tblW w:w="12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hRule="exact" w:val="4240"/>
          <w:jc w:val="center"/>
          <w:trPrChange w:id="1242" w:author="Madhura Ramojwar" w:date="2021-04-20T12:24:00Z">
            <w:trPr>
              <w:trHeight w:hRule="exact" w:val="487"/>
              <w:jc w:val="center"/>
            </w:trPr>
          </w:trPrChange>
        </w:trPr>
        <w:tc>
          <w:tcPr>
            <w:tcW w:w="2065" w:type="dxa"/>
            <w:tcPrChange w:id="1243" w:author="Madhura Ramojwar" w:date="2021-04-20T12:24:00Z">
              <w:tcPr>
                <w:tcW w:w="2065" w:type="dxa"/>
              </w:tcPr>
            </w:tcPrChange>
          </w:tcPr>
          <w:p w14:paraId="2125A65D" w14:textId="4650A234" w:rsidR="003507AA" w:rsidRPr="00841475" w:rsidRDefault="00DA1475" w:rsidP="00B570CF">
            <w:pPr>
              <w:pStyle w:val="TableEntry"/>
              <w:rPr>
                <w:rStyle w:val="BlueItalics"/>
                <w:rFonts w:asciiTheme="minorHAnsi" w:hAnsiTheme="minorHAnsi" w:cstheme="minorHAnsi"/>
                <w:sz w:val="24"/>
                <w:szCs w:val="24"/>
                <w:rPrChange w:id="1244" w:author="Madhura Ramojwar" w:date="2021-04-20T12:37:00Z">
                  <w:rPr>
                    <w:rStyle w:val="BlueItalics"/>
                    <w:sz w:val="16"/>
                  </w:rPr>
                </w:rPrChange>
              </w:rPr>
            </w:pPr>
            <w:ins w:id="1245" w:author="Madhura Ramojwar" w:date="2021-04-20T12:23:00Z">
              <w:r w:rsidRPr="00841475">
                <w:rPr>
                  <w:rStyle w:val="BlueItalics"/>
                  <w:rFonts w:asciiTheme="minorHAnsi" w:hAnsiTheme="minorHAnsi" w:cstheme="minorHAnsi"/>
                  <w:sz w:val="24"/>
                  <w:szCs w:val="24"/>
                  <w:rPrChange w:id="1246" w:author="Madhura Ramojwar" w:date="2021-04-20T12:37:00Z">
                    <w:rPr>
                      <w:rStyle w:val="BlueItalics"/>
                      <w:sz w:val="16"/>
                    </w:rPr>
                  </w:rPrChange>
                </w:rPr>
                <w:t>C1</w:t>
              </w:r>
            </w:ins>
          </w:p>
        </w:tc>
        <w:tc>
          <w:tcPr>
            <w:tcW w:w="2330" w:type="dxa"/>
            <w:tcPrChange w:id="1247" w:author="Madhura Ramojwar" w:date="2021-04-20T12:24:00Z">
              <w:tcPr>
                <w:tcW w:w="2330" w:type="dxa"/>
              </w:tcPr>
            </w:tcPrChange>
          </w:tcPr>
          <w:p w14:paraId="3C6BFA67" w14:textId="77777777" w:rsidR="003507AA" w:rsidRPr="00841475" w:rsidRDefault="003507AA" w:rsidP="001F5737">
            <w:pPr>
              <w:pStyle w:val="TableEntry"/>
              <w:rPr>
                <w:rStyle w:val="BlueItalics"/>
                <w:rFonts w:asciiTheme="minorHAnsi" w:hAnsiTheme="minorHAnsi" w:cstheme="minorHAnsi"/>
                <w:i w:val="0"/>
                <w:color w:val="auto"/>
                <w:sz w:val="24"/>
                <w:szCs w:val="24"/>
                <w:rPrChange w:id="1248" w:author="Madhura Ramojwar" w:date="2021-04-20T12:37:00Z">
                  <w:rPr>
                    <w:rStyle w:val="BlueItalics"/>
                    <w:i w:val="0"/>
                    <w:color w:val="auto"/>
                  </w:rPr>
                </w:rPrChange>
              </w:rPr>
            </w:pPr>
          </w:p>
        </w:tc>
        <w:tc>
          <w:tcPr>
            <w:tcW w:w="3093" w:type="dxa"/>
            <w:tcPrChange w:id="1249" w:author="Madhura Ramojwar" w:date="2021-04-20T12:24:00Z">
              <w:tcPr>
                <w:tcW w:w="3093" w:type="dxa"/>
              </w:tcPr>
            </w:tcPrChange>
          </w:tcPr>
          <w:p w14:paraId="1572193D" w14:textId="3A67DA87" w:rsidR="003507AA" w:rsidRPr="00841475" w:rsidRDefault="00DA1475">
            <w:pPr>
              <w:pStyle w:val="TableEntry"/>
              <w:rPr>
                <w:rStyle w:val="BlueItalics"/>
                <w:rFonts w:asciiTheme="minorHAnsi" w:hAnsiTheme="minorHAnsi" w:cstheme="minorHAnsi"/>
                <w:i w:val="0"/>
                <w:color w:val="auto"/>
                <w:sz w:val="24"/>
                <w:szCs w:val="24"/>
                <w:rPrChange w:id="1250" w:author="Madhura Ramojwar" w:date="2021-04-20T12:37:00Z">
                  <w:rPr>
                    <w:rStyle w:val="BlueItalics"/>
                    <w:i w:val="0"/>
                    <w:color w:val="auto"/>
                  </w:rPr>
                </w:rPrChange>
              </w:rPr>
            </w:pPr>
            <w:ins w:id="1251" w:author="Madhura Ramojwar" w:date="2021-04-20T12:24:00Z">
              <w:r w:rsidRPr="00841475">
                <w:rPr>
                  <w:rFonts w:asciiTheme="minorHAnsi" w:hAnsiTheme="minorHAnsi" w:cstheme="minorHAnsi"/>
                  <w:sz w:val="24"/>
                  <w:szCs w:val="24"/>
                  <w:rPrChange w:id="1252" w:author="Madhura Ramojwar" w:date="2021-04-20T12:37:00Z">
                    <w:rPr/>
                  </w:rPrChange>
                </w:rPr>
                <w:t>The primary objective of this study is to demonstrate that the proportion of serious adverse effects at 12 months for subjects who receive the permanent Implantable Pulse Generator (IPG) is lower than a pre-specified performance goal.</w:t>
              </w:r>
            </w:ins>
          </w:p>
        </w:tc>
        <w:tc>
          <w:tcPr>
            <w:tcW w:w="3095" w:type="dxa"/>
            <w:tcPrChange w:id="1253" w:author="Madhura Ramojwar" w:date="2021-04-20T12:24:00Z">
              <w:tcPr>
                <w:tcW w:w="3095" w:type="dxa"/>
              </w:tcPr>
            </w:tcPrChange>
          </w:tcPr>
          <w:p w14:paraId="553EE824" w14:textId="77777777" w:rsidR="003507AA" w:rsidRPr="00841475" w:rsidRDefault="003507AA">
            <w:pPr>
              <w:pStyle w:val="TableEntry"/>
              <w:rPr>
                <w:rStyle w:val="BlueItalics"/>
                <w:rFonts w:asciiTheme="minorHAnsi" w:hAnsiTheme="minorHAnsi" w:cstheme="minorHAnsi"/>
                <w:i w:val="0"/>
                <w:color w:val="auto"/>
                <w:sz w:val="24"/>
                <w:szCs w:val="24"/>
                <w:rPrChange w:id="1254" w:author="Madhura Ramojwar" w:date="2021-04-20T12:37:00Z">
                  <w:rPr>
                    <w:rStyle w:val="BlueItalics"/>
                    <w:i w:val="0"/>
                    <w:color w:val="auto"/>
                  </w:rPr>
                </w:rPrChange>
              </w:rPr>
            </w:pPr>
          </w:p>
        </w:tc>
        <w:tc>
          <w:tcPr>
            <w:tcW w:w="2377" w:type="dxa"/>
            <w:tcPrChange w:id="1255" w:author="Madhura Ramojwar" w:date="2021-04-20T12:24:00Z">
              <w:tcPr>
                <w:tcW w:w="2377" w:type="dxa"/>
              </w:tcPr>
            </w:tcPrChange>
          </w:tcPr>
          <w:p w14:paraId="695C82A5" w14:textId="582251EF" w:rsidR="003507AA" w:rsidRPr="00841475" w:rsidRDefault="00DA1475">
            <w:pPr>
              <w:pStyle w:val="TableEntry"/>
              <w:rPr>
                <w:rStyle w:val="BlueItalics"/>
                <w:rFonts w:asciiTheme="minorHAnsi" w:hAnsiTheme="minorHAnsi" w:cstheme="minorHAnsi"/>
                <w:i w:val="0"/>
                <w:color w:val="auto"/>
                <w:sz w:val="24"/>
                <w:szCs w:val="24"/>
                <w:rPrChange w:id="1256" w:author="Madhura Ramojwar" w:date="2021-04-20T12:37:00Z">
                  <w:rPr>
                    <w:rStyle w:val="BlueItalics"/>
                    <w:i w:val="0"/>
                    <w:color w:val="auto"/>
                  </w:rPr>
                </w:rPrChange>
              </w:rPr>
            </w:pPr>
            <w:ins w:id="1257" w:author="Madhura Ramojwar" w:date="2021-04-20T12:26:00Z">
              <w:r w:rsidRPr="00841475">
                <w:rPr>
                  <w:rStyle w:val="BlueItalics"/>
                  <w:rFonts w:asciiTheme="minorHAnsi" w:hAnsiTheme="minorHAnsi" w:cstheme="minorHAnsi"/>
                  <w:i w:val="0"/>
                  <w:color w:val="auto"/>
                  <w:sz w:val="24"/>
                  <w:szCs w:val="24"/>
                  <w:rPrChange w:id="1258" w:author="Madhura Ramojwar" w:date="2021-04-20T12:37:00Z">
                    <w:rPr>
                      <w:rStyle w:val="BlueItalics"/>
                      <w:i w:val="0"/>
                      <w:color w:val="auto"/>
                    </w:rPr>
                  </w:rPrChange>
                </w:rPr>
                <w:t>70 Month</w:t>
              </w:r>
            </w:ins>
          </w:p>
        </w:tc>
      </w:tr>
      <w:tr w:rsidR="003507AA" w:rsidRPr="00841475" w14:paraId="6E2C4310" w14:textId="77777777" w:rsidTr="00DC3FF7">
        <w:trPr>
          <w:trHeight w:hRule="exact" w:val="487"/>
          <w:jc w:val="center"/>
        </w:trPr>
        <w:tc>
          <w:tcPr>
            <w:tcW w:w="2065" w:type="dxa"/>
          </w:tcPr>
          <w:p w14:paraId="11BD669F" w14:textId="77777777" w:rsidR="003507AA" w:rsidRPr="00841475" w:rsidRDefault="003507AA" w:rsidP="00B570CF">
            <w:pPr>
              <w:pStyle w:val="TableEntry"/>
              <w:rPr>
                <w:rStyle w:val="BlueItalics"/>
                <w:rFonts w:asciiTheme="minorHAnsi" w:hAnsiTheme="minorHAnsi" w:cstheme="minorHAnsi"/>
                <w:i w:val="0"/>
                <w:color w:val="auto"/>
                <w:sz w:val="24"/>
                <w:szCs w:val="24"/>
                <w:rPrChange w:id="1259" w:author="Madhura Ramojwar" w:date="2021-04-20T12:37:00Z">
                  <w:rPr>
                    <w:rStyle w:val="BlueItalics"/>
                    <w:i w:val="0"/>
                    <w:color w:val="auto"/>
                  </w:rPr>
                </w:rPrChange>
              </w:rPr>
            </w:pPr>
          </w:p>
        </w:tc>
        <w:tc>
          <w:tcPr>
            <w:tcW w:w="2330" w:type="dxa"/>
          </w:tcPr>
          <w:p w14:paraId="2A169AA2" w14:textId="77777777" w:rsidR="003507AA" w:rsidRPr="00841475" w:rsidRDefault="003507AA" w:rsidP="001F5737">
            <w:pPr>
              <w:pStyle w:val="TableEntry"/>
              <w:rPr>
                <w:rStyle w:val="BlueItalics"/>
                <w:rFonts w:asciiTheme="minorHAnsi" w:hAnsiTheme="minorHAnsi" w:cstheme="minorHAnsi"/>
                <w:i w:val="0"/>
                <w:color w:val="auto"/>
                <w:sz w:val="24"/>
                <w:szCs w:val="24"/>
                <w:rPrChange w:id="1260" w:author="Madhura Ramojwar" w:date="2021-04-20T12:37:00Z">
                  <w:rPr>
                    <w:rStyle w:val="BlueItalics"/>
                    <w:i w:val="0"/>
                    <w:color w:val="auto"/>
                  </w:rPr>
                </w:rPrChange>
              </w:rPr>
            </w:pPr>
          </w:p>
        </w:tc>
        <w:tc>
          <w:tcPr>
            <w:tcW w:w="3093" w:type="dxa"/>
          </w:tcPr>
          <w:p w14:paraId="40370D85" w14:textId="77777777" w:rsidR="003507AA" w:rsidRPr="00841475" w:rsidRDefault="003507AA">
            <w:pPr>
              <w:pStyle w:val="TableEntry"/>
              <w:rPr>
                <w:rStyle w:val="BlueItalics"/>
                <w:rFonts w:asciiTheme="minorHAnsi" w:hAnsiTheme="minorHAnsi" w:cstheme="minorHAnsi"/>
                <w:i w:val="0"/>
                <w:color w:val="auto"/>
                <w:sz w:val="24"/>
                <w:szCs w:val="24"/>
                <w:rPrChange w:id="1261" w:author="Madhura Ramojwar" w:date="2021-04-20T12:37:00Z">
                  <w:rPr>
                    <w:rStyle w:val="BlueItalics"/>
                    <w:i w:val="0"/>
                    <w:color w:val="auto"/>
                  </w:rPr>
                </w:rPrChange>
              </w:rPr>
            </w:pPr>
          </w:p>
        </w:tc>
        <w:tc>
          <w:tcPr>
            <w:tcW w:w="3095" w:type="dxa"/>
          </w:tcPr>
          <w:p w14:paraId="1B0E8AE6" w14:textId="77777777" w:rsidR="003507AA" w:rsidRPr="00841475" w:rsidRDefault="003507AA">
            <w:pPr>
              <w:pStyle w:val="TableEntry"/>
              <w:rPr>
                <w:rStyle w:val="BlueItalics"/>
                <w:rFonts w:asciiTheme="minorHAnsi" w:hAnsiTheme="minorHAnsi" w:cstheme="minorHAnsi"/>
                <w:i w:val="0"/>
                <w:color w:val="auto"/>
                <w:sz w:val="24"/>
                <w:szCs w:val="24"/>
                <w:rPrChange w:id="1262" w:author="Madhura Ramojwar" w:date="2021-04-20T12:37:00Z">
                  <w:rPr>
                    <w:rStyle w:val="BlueItalics"/>
                    <w:i w:val="0"/>
                    <w:color w:val="auto"/>
                  </w:rPr>
                </w:rPrChange>
              </w:rPr>
            </w:pPr>
          </w:p>
        </w:tc>
        <w:tc>
          <w:tcPr>
            <w:tcW w:w="2377" w:type="dxa"/>
          </w:tcPr>
          <w:p w14:paraId="17F35C65" w14:textId="77777777" w:rsidR="003507AA" w:rsidRPr="00841475" w:rsidRDefault="003507AA">
            <w:pPr>
              <w:pStyle w:val="TableEntry"/>
              <w:rPr>
                <w:rStyle w:val="BlueItalics"/>
                <w:rFonts w:asciiTheme="minorHAnsi" w:hAnsiTheme="minorHAnsi" w:cstheme="minorHAnsi"/>
                <w:i w:val="0"/>
                <w:color w:val="auto"/>
                <w:sz w:val="24"/>
                <w:szCs w:val="24"/>
                <w:rPrChange w:id="1263" w:author="Madhura Ramojwar" w:date="2021-04-20T12:37:00Z">
                  <w:rPr>
                    <w:rStyle w:val="BlueItalics"/>
                    <w:i w:val="0"/>
                    <w:color w:val="auto"/>
                  </w:rPr>
                </w:rPrChange>
              </w:rPr>
            </w:pPr>
          </w:p>
        </w:tc>
      </w:tr>
    </w:tbl>
    <w:p w14:paraId="3315BBBE" w14:textId="77777777" w:rsidR="003507AA" w:rsidRPr="00841475" w:rsidRDefault="003507AA">
      <w:pPr>
        <w:pStyle w:val="BT1BodyTextI1"/>
        <w:jc w:val="left"/>
        <w:rPr>
          <w:rFonts w:asciiTheme="minorHAnsi" w:eastAsiaTheme="majorEastAsia" w:hAnsiTheme="minorHAnsi" w:cstheme="minorHAnsi"/>
          <w:rPrChange w:id="1264" w:author="Madhura Ramojwar" w:date="2021-04-20T12:37:00Z">
            <w:rPr>
              <w:rFonts w:eastAsiaTheme="majorEastAsia" w:cs="Arial"/>
            </w:rPr>
          </w:rPrChange>
        </w:rPr>
        <w:pPrChange w:id="1265" w:author="Madhura Ramojwar" w:date="2021-03-16T15:51:00Z">
          <w:pPr>
            <w:pStyle w:val="BT1BodyTextI1"/>
          </w:pPr>
        </w:pPrChange>
      </w:pPr>
    </w:p>
    <w:p w14:paraId="63D03679" w14:textId="4937A949" w:rsidR="003507AA" w:rsidRPr="00841475" w:rsidDel="00BE0AD1" w:rsidRDefault="003507AA">
      <w:pPr>
        <w:pStyle w:val="BT1BodyTextI1"/>
        <w:jc w:val="left"/>
        <w:rPr>
          <w:del w:id="1266" w:author="Madhura Ramojwar" w:date="2021-04-19T12:28:00Z"/>
          <w:rStyle w:val="BlueItalics"/>
          <w:rFonts w:asciiTheme="minorHAnsi" w:eastAsiaTheme="majorEastAsia" w:hAnsiTheme="minorHAnsi" w:cstheme="minorHAnsi"/>
          <w:rPrChange w:id="1267" w:author="Madhura Ramojwar" w:date="2021-04-20T12:37:00Z">
            <w:rPr>
              <w:del w:id="1268" w:author="Madhura Ramojwar" w:date="2021-04-19T12:28:00Z"/>
              <w:rStyle w:val="BlueItalics"/>
              <w:rFonts w:eastAsiaTheme="majorEastAsia"/>
            </w:rPr>
          </w:rPrChange>
        </w:rPr>
        <w:pPrChange w:id="1269" w:author="Madhura Ramojwar" w:date="2021-03-16T15:51:00Z">
          <w:pPr>
            <w:pStyle w:val="BT1BodyTextI1"/>
          </w:pPr>
        </w:pPrChange>
      </w:pPr>
      <w:del w:id="1270" w:author="Madhura Ramojwar" w:date="2021-04-19T12:28:00Z">
        <w:r w:rsidRPr="00841475" w:rsidDel="00BE0AD1">
          <w:rPr>
            <w:rStyle w:val="BlueItalics"/>
            <w:rFonts w:asciiTheme="minorHAnsi" w:eastAsiaTheme="majorEastAsia" w:hAnsiTheme="minorHAnsi" w:cstheme="minorHAnsi"/>
            <w:rPrChange w:id="1271" w:author="Madhura Ramojwar" w:date="2021-04-20T12:37:00Z">
              <w:rPr>
                <w:rStyle w:val="BlueItalics"/>
                <w:rFonts w:eastAsiaTheme="majorEastAsia"/>
              </w:rPr>
            </w:rPrChange>
          </w:rPr>
          <w:lastRenderedPageBreak/>
          <w:delText xml:space="preserve">For each activity in the table above, elaborate </w:delText>
        </w:r>
        <w:r w:rsidR="0033045C" w:rsidRPr="00841475" w:rsidDel="00BE0AD1">
          <w:rPr>
            <w:rStyle w:val="BlueItalics"/>
            <w:rFonts w:asciiTheme="minorHAnsi" w:eastAsiaTheme="majorEastAsia" w:hAnsiTheme="minorHAnsi" w:cstheme="minorHAnsi"/>
            <w:rPrChange w:id="1272" w:author="Madhura Ramojwar" w:date="2021-04-20T12:37:00Z">
              <w:rPr>
                <w:rStyle w:val="BlueItalics"/>
                <w:rFonts w:eastAsiaTheme="majorEastAsia"/>
              </w:rPr>
            </w:rPrChange>
          </w:rPr>
          <w:delText xml:space="preserve">in below subheadings </w:delText>
        </w:r>
        <w:r w:rsidRPr="00841475" w:rsidDel="00BE0AD1">
          <w:rPr>
            <w:rStyle w:val="BlueItalics"/>
            <w:rFonts w:asciiTheme="minorHAnsi" w:eastAsiaTheme="majorEastAsia" w:hAnsiTheme="minorHAnsi" w:cstheme="minorHAnsi"/>
            <w:rPrChange w:id="1273" w:author="Madhura Ramojwar" w:date="2021-04-20T12:37:00Z">
              <w:rPr>
                <w:rStyle w:val="BlueItalics"/>
                <w:rFonts w:eastAsiaTheme="majorEastAsia"/>
              </w:rPr>
            </w:rPrChange>
          </w:rPr>
          <w:delText xml:space="preserve">on the following (excerpted from MDCG 2020-07, with some points highlighted </w:delText>
        </w:r>
        <w:r w:rsidR="00C525F1" w:rsidRPr="00841475" w:rsidDel="00BE0AD1">
          <w:rPr>
            <w:rStyle w:val="BlueItalics"/>
            <w:rFonts w:asciiTheme="minorHAnsi" w:eastAsiaTheme="majorEastAsia" w:hAnsiTheme="minorHAnsi" w:cstheme="minorHAnsi"/>
            <w:rPrChange w:id="1274" w:author="Madhura Ramojwar" w:date="2021-04-20T12:37:00Z">
              <w:rPr>
                <w:rStyle w:val="BlueItalics"/>
                <w:rFonts w:eastAsiaTheme="majorEastAsia"/>
              </w:rPr>
            </w:rPrChange>
          </w:rPr>
          <w:delText xml:space="preserve">here </w:delText>
        </w:r>
        <w:r w:rsidRPr="00841475" w:rsidDel="00BE0AD1">
          <w:rPr>
            <w:rStyle w:val="BlueItalics"/>
            <w:rFonts w:asciiTheme="minorHAnsi" w:eastAsiaTheme="majorEastAsia" w:hAnsiTheme="minorHAnsi" w:cstheme="minorHAnsi"/>
            <w:rPrChange w:id="1275" w:author="Madhura Ramojwar" w:date="2021-04-20T12:37:00Z">
              <w:rPr>
                <w:rStyle w:val="BlueItalics"/>
                <w:rFonts w:eastAsiaTheme="majorEastAsia"/>
              </w:rPr>
            </w:rPrChange>
          </w:rPr>
          <w:delText>in BOLD):</w:delText>
        </w:r>
      </w:del>
    </w:p>
    <w:p w14:paraId="45C6A09D" w14:textId="35ABBF84" w:rsidR="003507AA" w:rsidRPr="00841475" w:rsidDel="00BE0AD1" w:rsidRDefault="003507AA">
      <w:pPr>
        <w:pStyle w:val="BT1BodyTextI1"/>
        <w:jc w:val="left"/>
        <w:rPr>
          <w:del w:id="1276" w:author="Madhura Ramojwar" w:date="2021-04-19T12:28:00Z"/>
          <w:rStyle w:val="BlueItalics"/>
          <w:rFonts w:asciiTheme="minorHAnsi" w:hAnsiTheme="minorHAnsi" w:cstheme="minorHAnsi"/>
          <w:rPrChange w:id="1277" w:author="Madhura Ramojwar" w:date="2021-04-20T12:37:00Z">
            <w:rPr>
              <w:del w:id="1278" w:author="Madhura Ramojwar" w:date="2021-04-19T12:28:00Z"/>
              <w:rStyle w:val="BlueItalics"/>
              <w:rFonts w:cs="Arial"/>
            </w:rPr>
          </w:rPrChange>
        </w:rPr>
        <w:pPrChange w:id="1279" w:author="Madhura Ramojwar" w:date="2021-03-16T15:51:00Z">
          <w:pPr>
            <w:pStyle w:val="BT1BodyTextI1"/>
          </w:pPr>
        </w:pPrChange>
      </w:pPr>
      <w:del w:id="1280" w:author="Madhura Ramojwar" w:date="2021-04-19T12:28:00Z">
        <w:r w:rsidRPr="00841475" w:rsidDel="00BE0AD1">
          <w:rPr>
            <w:rStyle w:val="BlueItalics"/>
            <w:rFonts w:asciiTheme="minorHAnsi" w:hAnsiTheme="minorHAnsi" w:cstheme="minorHAnsi"/>
            <w:rPrChange w:id="1281" w:author="Madhura Ramojwar" w:date="2021-04-20T12:37:00Z">
              <w:rPr>
                <w:rStyle w:val="BlueItalics"/>
                <w:rFonts w:cs="Arial"/>
              </w:rPr>
            </w:rPrChange>
          </w:rPr>
          <w:delText xml:space="preserve">“In this section it is expected to describe the different activities that will be conducted in post-market, including </w:delText>
        </w:r>
        <w:r w:rsidRPr="00841475" w:rsidDel="00BE0AD1">
          <w:rPr>
            <w:rStyle w:val="BlueItalics"/>
            <w:rFonts w:asciiTheme="minorHAnsi" w:hAnsiTheme="minorHAnsi" w:cstheme="minorHAnsi"/>
            <w:b/>
            <w:rPrChange w:id="1282" w:author="Madhura Ramojwar" w:date="2021-04-20T12:37:00Z">
              <w:rPr>
                <w:rStyle w:val="BlueItalics"/>
                <w:rFonts w:cs="Arial"/>
                <w:b/>
              </w:rPr>
            </w:rPrChange>
          </w:rPr>
          <w:delText>general and specific methods / procedures</w:delText>
        </w:r>
        <w:r w:rsidRPr="00841475" w:rsidDel="00BE0AD1">
          <w:rPr>
            <w:rStyle w:val="BlueItalics"/>
            <w:rFonts w:asciiTheme="minorHAnsi" w:hAnsiTheme="minorHAnsi" w:cstheme="minorHAnsi"/>
            <w:rPrChange w:id="1283" w:author="Madhura Ramojwar" w:date="2021-04-20T12:37:00Z">
              <w:rPr>
                <w:rStyle w:val="BlueItalics"/>
                <w:rFonts w:cs="Arial"/>
              </w:rPr>
            </w:rPrChange>
          </w:rPr>
          <w:delText xml:space="preserve"> to conduct in relation to the product covered by the scope of PMCF, also the </w:delText>
        </w:r>
        <w:r w:rsidRPr="00841475" w:rsidDel="00BE0AD1">
          <w:rPr>
            <w:rStyle w:val="BlueItalics"/>
            <w:rFonts w:asciiTheme="minorHAnsi" w:hAnsiTheme="minorHAnsi" w:cstheme="minorHAnsi"/>
            <w:b/>
            <w:rPrChange w:id="1284" w:author="Madhura Ramojwar" w:date="2021-04-20T12:37:00Z">
              <w:rPr>
                <w:rStyle w:val="BlueItalics"/>
                <w:rFonts w:cs="Arial"/>
                <w:b/>
              </w:rPr>
            </w:rPrChange>
          </w:rPr>
          <w:delText>aim of each activity</w:delText>
        </w:r>
        <w:r w:rsidRPr="00841475" w:rsidDel="00BE0AD1">
          <w:rPr>
            <w:rStyle w:val="BlueItalics"/>
            <w:rFonts w:asciiTheme="minorHAnsi" w:hAnsiTheme="minorHAnsi" w:cstheme="minorHAnsi"/>
            <w:rPrChange w:id="1285" w:author="Madhura Ramojwar" w:date="2021-04-20T12:37:00Z">
              <w:rPr>
                <w:rStyle w:val="BlueItalics"/>
                <w:rFonts w:cs="Arial"/>
              </w:rPr>
            </w:rPrChange>
          </w:rPr>
          <w:delText xml:space="preserve"> described and the </w:delText>
        </w:r>
        <w:r w:rsidRPr="00841475" w:rsidDel="00BE0AD1">
          <w:rPr>
            <w:rStyle w:val="BlueItalics"/>
            <w:rFonts w:asciiTheme="minorHAnsi" w:hAnsiTheme="minorHAnsi" w:cstheme="minorHAnsi"/>
            <w:b/>
            <w:rPrChange w:id="1286" w:author="Madhura Ramojwar" w:date="2021-04-20T12:37:00Z">
              <w:rPr>
                <w:rStyle w:val="BlueItalics"/>
                <w:rFonts w:cs="Arial"/>
                <w:b/>
              </w:rPr>
            </w:rPrChange>
          </w:rPr>
          <w:delText>rationale for the appropriateness</w:delText>
        </w:r>
        <w:r w:rsidRPr="00841475" w:rsidDel="00BE0AD1">
          <w:rPr>
            <w:rStyle w:val="BlueItalics"/>
            <w:rFonts w:asciiTheme="minorHAnsi" w:hAnsiTheme="minorHAnsi" w:cstheme="minorHAnsi"/>
            <w:rPrChange w:id="1287" w:author="Madhura Ramojwar" w:date="2021-04-20T12:37:00Z">
              <w:rPr>
                <w:rStyle w:val="BlueItalics"/>
                <w:rFonts w:cs="Arial"/>
              </w:rPr>
            </w:rPrChange>
          </w:rPr>
          <w:delText xml:space="preserve"> </w:delText>
        </w:r>
        <w:r w:rsidRPr="00841475" w:rsidDel="00BE0AD1">
          <w:rPr>
            <w:rStyle w:val="BlueItalics"/>
            <w:rFonts w:asciiTheme="minorHAnsi" w:hAnsiTheme="minorHAnsi" w:cstheme="minorHAnsi"/>
            <w:b/>
            <w:rPrChange w:id="1288" w:author="Madhura Ramojwar" w:date="2021-04-20T12:37:00Z">
              <w:rPr>
                <w:rStyle w:val="BlueItalics"/>
                <w:rFonts w:cs="Arial"/>
                <w:b/>
              </w:rPr>
            </w:rPrChange>
          </w:rPr>
          <w:delText>of the chosen general and specific methods</w:delText>
        </w:r>
        <w:r w:rsidRPr="00841475" w:rsidDel="00BE0AD1">
          <w:rPr>
            <w:rStyle w:val="BlueItalics"/>
            <w:rFonts w:asciiTheme="minorHAnsi" w:hAnsiTheme="minorHAnsi" w:cstheme="minorHAnsi"/>
            <w:rPrChange w:id="1289" w:author="Madhura Ramojwar" w:date="2021-04-20T12:37:00Z">
              <w:rPr>
                <w:rStyle w:val="BlueItalics"/>
                <w:rFonts w:cs="Arial"/>
              </w:rPr>
            </w:rPrChange>
          </w:rPr>
          <w:delText xml:space="preserve"> to achieve those objectives as well as the known </w:delText>
        </w:r>
        <w:r w:rsidRPr="00841475" w:rsidDel="00BE0AD1">
          <w:rPr>
            <w:rStyle w:val="BlueItalics"/>
            <w:rFonts w:asciiTheme="minorHAnsi" w:hAnsiTheme="minorHAnsi" w:cstheme="minorHAnsi"/>
            <w:b/>
            <w:rPrChange w:id="1290" w:author="Madhura Ramojwar" w:date="2021-04-20T12:37:00Z">
              <w:rPr>
                <w:rStyle w:val="BlueItalics"/>
                <w:rFonts w:cs="Arial"/>
                <w:b/>
              </w:rPr>
            </w:rPrChange>
          </w:rPr>
          <w:delText>limitations of the planned activities</w:delText>
        </w:r>
        <w:r w:rsidRPr="00841475" w:rsidDel="00BE0AD1">
          <w:rPr>
            <w:rStyle w:val="BlueItalics"/>
            <w:rFonts w:asciiTheme="minorHAnsi" w:hAnsiTheme="minorHAnsi" w:cstheme="minorHAnsi"/>
            <w:rPrChange w:id="1291" w:author="Madhura Ramojwar" w:date="2021-04-20T12:37:00Z">
              <w:rPr>
                <w:rStyle w:val="BlueItalics"/>
                <w:rFonts w:cs="Arial"/>
              </w:rPr>
            </w:rPrChange>
          </w:rPr>
          <w:delText xml:space="preserve"> such as for example incomplete follow up, missing data and so on. The </w:delText>
        </w:r>
        <w:r w:rsidRPr="00841475" w:rsidDel="00BE0AD1">
          <w:rPr>
            <w:rStyle w:val="BlueItalics"/>
            <w:rFonts w:asciiTheme="minorHAnsi" w:hAnsiTheme="minorHAnsi" w:cstheme="minorHAnsi"/>
            <w:b/>
            <w:rPrChange w:id="1292" w:author="Madhura Ramojwar" w:date="2021-04-20T12:37:00Z">
              <w:rPr>
                <w:rStyle w:val="BlueItalics"/>
                <w:rFonts w:cs="Arial"/>
                <w:b/>
              </w:rPr>
            </w:rPrChange>
          </w:rPr>
          <w:delText>timelines of those activities</w:delText>
        </w:r>
        <w:r w:rsidRPr="00841475" w:rsidDel="00BE0AD1">
          <w:rPr>
            <w:rStyle w:val="BlueItalics"/>
            <w:rFonts w:asciiTheme="minorHAnsi" w:hAnsiTheme="minorHAnsi" w:cstheme="minorHAnsi"/>
            <w:rPrChange w:id="1293" w:author="Madhura Ramojwar" w:date="2021-04-20T12:37:00Z">
              <w:rPr>
                <w:rStyle w:val="BlueItalics"/>
                <w:rFonts w:cs="Arial"/>
              </w:rPr>
            </w:rPrChange>
          </w:rPr>
          <w:delText xml:space="preserve"> shall be also defined quarterly or at least yearly.”</w:delText>
        </w:r>
      </w:del>
    </w:p>
    <w:p w14:paraId="700C8D03" w14:textId="06540D6F" w:rsidR="003507AA" w:rsidRPr="00841475" w:rsidDel="00BE0AD1" w:rsidRDefault="003507AA">
      <w:pPr>
        <w:pStyle w:val="BT1BodyTextI1"/>
        <w:jc w:val="left"/>
        <w:rPr>
          <w:del w:id="1294" w:author="Madhura Ramojwar" w:date="2021-04-19T12:28:00Z"/>
          <w:rStyle w:val="BlueItalics"/>
          <w:rFonts w:asciiTheme="minorHAnsi" w:hAnsiTheme="minorHAnsi" w:cstheme="minorHAnsi"/>
          <w:rPrChange w:id="1295" w:author="Madhura Ramojwar" w:date="2021-04-20T12:37:00Z">
            <w:rPr>
              <w:del w:id="1296" w:author="Madhura Ramojwar" w:date="2021-04-19T12:28:00Z"/>
              <w:rStyle w:val="BlueItalics"/>
              <w:rFonts w:cs="Arial"/>
            </w:rPr>
          </w:rPrChange>
        </w:rPr>
        <w:pPrChange w:id="1297" w:author="Madhura Ramojwar" w:date="2021-03-16T15:51:00Z">
          <w:pPr>
            <w:pStyle w:val="BT1BodyTextI1"/>
          </w:pPr>
        </w:pPrChange>
      </w:pPr>
      <w:del w:id="1298" w:author="Madhura Ramojwar" w:date="2021-04-19T12:28:00Z">
        <w:r w:rsidRPr="00841475" w:rsidDel="00BE0AD1">
          <w:rPr>
            <w:rStyle w:val="BlueItalics"/>
            <w:rFonts w:asciiTheme="minorHAnsi" w:hAnsiTheme="minorHAnsi" w:cstheme="minorHAnsi"/>
            <w:rPrChange w:id="1299" w:author="Madhura Ramojwar" w:date="2021-04-20T12:37:00Z">
              <w:rPr>
                <w:rStyle w:val="BlueItalics"/>
                <w:rFonts w:cs="Arial"/>
              </w:rPr>
            </w:rPrChange>
          </w:rPr>
          <w:delText>Here are some examples of different activities related to PMCF</w:delText>
        </w:r>
        <w:r w:rsidR="006754C3" w:rsidRPr="00841475" w:rsidDel="00BE0AD1">
          <w:rPr>
            <w:rStyle w:val="BlueItalics"/>
            <w:rFonts w:asciiTheme="minorHAnsi" w:hAnsiTheme="minorHAnsi" w:cstheme="minorHAnsi"/>
            <w:rPrChange w:id="1300" w:author="Madhura Ramojwar" w:date="2021-04-20T12:37:00Z">
              <w:rPr>
                <w:rStyle w:val="BlueItalics"/>
                <w:rFonts w:cs="Arial"/>
              </w:rPr>
            </w:rPrChange>
          </w:rPr>
          <w:delText xml:space="preserve"> named in MDCG 2020</w:delText>
        </w:r>
        <w:r w:rsidR="001E3685" w:rsidRPr="00841475" w:rsidDel="00BE0AD1">
          <w:rPr>
            <w:rStyle w:val="BlueItalics"/>
            <w:rFonts w:asciiTheme="minorHAnsi" w:hAnsiTheme="minorHAnsi" w:cstheme="minorHAnsi"/>
            <w:rPrChange w:id="1301" w:author="Madhura Ramojwar" w:date="2021-04-20T12:37:00Z">
              <w:rPr>
                <w:rStyle w:val="BlueItalics"/>
                <w:rFonts w:cs="Arial"/>
              </w:rPr>
            </w:rPrChange>
          </w:rPr>
          <w:delText xml:space="preserve">-7. </w:delText>
        </w:r>
        <w:r w:rsidR="006754C3" w:rsidRPr="00841475" w:rsidDel="00BE0AD1">
          <w:rPr>
            <w:rStyle w:val="BlueItalics"/>
            <w:rFonts w:asciiTheme="minorHAnsi" w:hAnsiTheme="minorHAnsi" w:cstheme="minorHAnsi"/>
            <w:rPrChange w:id="1302" w:author="Madhura Ramojwar" w:date="2021-04-20T12:37:00Z">
              <w:rPr>
                <w:rStyle w:val="BlueItalics"/>
                <w:rFonts w:cs="Arial"/>
              </w:rPr>
            </w:rPrChange>
          </w:rPr>
          <w:delText xml:space="preserve"> The PMCF Plan may include one or more of </w:delText>
        </w:r>
        <w:r w:rsidR="001E3685" w:rsidRPr="00841475" w:rsidDel="00BE0AD1">
          <w:rPr>
            <w:rStyle w:val="BlueItalics"/>
            <w:rFonts w:asciiTheme="minorHAnsi" w:hAnsiTheme="minorHAnsi" w:cstheme="minorHAnsi"/>
            <w:rPrChange w:id="1303" w:author="Madhura Ramojwar" w:date="2021-04-20T12:37:00Z">
              <w:rPr>
                <w:rStyle w:val="BlueItalics"/>
                <w:rFonts w:cs="Arial"/>
              </w:rPr>
            </w:rPrChange>
          </w:rPr>
          <w:delText xml:space="preserve">these </w:delText>
        </w:r>
        <w:r w:rsidR="006754C3" w:rsidRPr="00841475" w:rsidDel="00BE0AD1">
          <w:rPr>
            <w:rStyle w:val="BlueItalics"/>
            <w:rFonts w:asciiTheme="minorHAnsi" w:hAnsiTheme="minorHAnsi" w:cstheme="minorHAnsi"/>
            <w:rPrChange w:id="1304" w:author="Madhura Ramojwar" w:date="2021-04-20T12:37:00Z">
              <w:rPr>
                <w:rStyle w:val="BlueItalics"/>
                <w:rFonts w:cs="Arial"/>
              </w:rPr>
            </w:rPrChange>
          </w:rPr>
          <w:delText>various types of activities</w:delText>
        </w:r>
        <w:r w:rsidRPr="00841475" w:rsidDel="00BE0AD1">
          <w:rPr>
            <w:rStyle w:val="BlueItalics"/>
            <w:rFonts w:asciiTheme="minorHAnsi" w:hAnsiTheme="minorHAnsi" w:cstheme="minorHAnsi"/>
            <w:rPrChange w:id="1305" w:author="Madhura Ramojwar" w:date="2021-04-20T12:37:00Z">
              <w:rPr>
                <w:rStyle w:val="BlueItalics"/>
                <w:rFonts w:cs="Arial"/>
              </w:rPr>
            </w:rPrChange>
          </w:rPr>
          <w:delText>:</w:delText>
        </w:r>
      </w:del>
    </w:p>
    <w:p w14:paraId="2C8A8E19" w14:textId="06BB2F26" w:rsidR="003507AA" w:rsidRPr="00841475" w:rsidDel="00BE0AD1" w:rsidRDefault="003507AA">
      <w:pPr>
        <w:pStyle w:val="BT1BodyTextI1"/>
        <w:numPr>
          <w:ilvl w:val="0"/>
          <w:numId w:val="27"/>
        </w:numPr>
        <w:jc w:val="left"/>
        <w:rPr>
          <w:del w:id="1306" w:author="Madhura Ramojwar" w:date="2021-04-19T12:28:00Z"/>
          <w:rStyle w:val="BlueItalics"/>
          <w:rFonts w:asciiTheme="minorHAnsi" w:hAnsiTheme="minorHAnsi" w:cstheme="minorHAnsi"/>
          <w:rPrChange w:id="1307" w:author="Madhura Ramojwar" w:date="2021-04-20T12:37:00Z">
            <w:rPr>
              <w:del w:id="1308" w:author="Madhura Ramojwar" w:date="2021-04-19T12:28:00Z"/>
              <w:rStyle w:val="BlueItalics"/>
              <w:rFonts w:cs="Arial"/>
            </w:rPr>
          </w:rPrChange>
        </w:rPr>
        <w:pPrChange w:id="1309" w:author="Madhura Ramojwar" w:date="2021-03-16T15:51:00Z">
          <w:pPr>
            <w:pStyle w:val="BT1BodyTextI1"/>
            <w:numPr>
              <w:numId w:val="27"/>
            </w:numPr>
            <w:ind w:left="720" w:hanging="360"/>
          </w:pPr>
        </w:pPrChange>
      </w:pPr>
      <w:del w:id="1310" w:author="Madhura Ramojwar" w:date="2021-04-19T12:28:00Z">
        <w:r w:rsidRPr="00841475" w:rsidDel="00BE0AD1">
          <w:rPr>
            <w:rStyle w:val="BlueItalics"/>
            <w:rFonts w:asciiTheme="minorHAnsi" w:hAnsiTheme="minorHAnsi" w:cstheme="minorHAnsi"/>
            <w:rPrChange w:id="1311" w:author="Madhura Ramojwar" w:date="2021-04-20T12:37:00Z">
              <w:rPr>
                <w:rStyle w:val="BlueItalics"/>
                <w:rFonts w:cs="Arial"/>
              </w:rPr>
            </w:rPrChange>
          </w:rPr>
          <w:delText>PMCF Studies</w:delText>
        </w:r>
      </w:del>
    </w:p>
    <w:p w14:paraId="5A7A1F09" w14:textId="3A045615" w:rsidR="003507AA" w:rsidRPr="00841475" w:rsidDel="00BE0AD1" w:rsidRDefault="003507AA">
      <w:pPr>
        <w:pStyle w:val="BT1BodyTextI1"/>
        <w:numPr>
          <w:ilvl w:val="0"/>
          <w:numId w:val="27"/>
        </w:numPr>
        <w:jc w:val="left"/>
        <w:rPr>
          <w:del w:id="1312" w:author="Madhura Ramojwar" w:date="2021-04-19T12:28:00Z"/>
          <w:rStyle w:val="BlueItalics"/>
          <w:rFonts w:asciiTheme="minorHAnsi" w:hAnsiTheme="minorHAnsi" w:cstheme="minorHAnsi"/>
          <w:rPrChange w:id="1313" w:author="Madhura Ramojwar" w:date="2021-04-20T12:37:00Z">
            <w:rPr>
              <w:del w:id="1314" w:author="Madhura Ramojwar" w:date="2021-04-19T12:28:00Z"/>
              <w:rStyle w:val="BlueItalics"/>
              <w:rFonts w:cs="Arial"/>
            </w:rPr>
          </w:rPrChange>
        </w:rPr>
        <w:pPrChange w:id="1315" w:author="Madhura Ramojwar" w:date="2021-03-16T15:51:00Z">
          <w:pPr>
            <w:pStyle w:val="BT1BodyTextI1"/>
            <w:numPr>
              <w:numId w:val="27"/>
            </w:numPr>
            <w:ind w:left="720" w:hanging="360"/>
          </w:pPr>
        </w:pPrChange>
      </w:pPr>
      <w:del w:id="1316" w:author="Madhura Ramojwar" w:date="2021-04-19T12:28:00Z">
        <w:r w:rsidRPr="00841475" w:rsidDel="00BE0AD1">
          <w:rPr>
            <w:rStyle w:val="BlueItalics"/>
            <w:rFonts w:asciiTheme="minorHAnsi" w:hAnsiTheme="minorHAnsi" w:cstheme="minorHAnsi"/>
            <w:rPrChange w:id="1317" w:author="Madhura Ramojwar" w:date="2021-04-20T12:37:00Z">
              <w:rPr>
                <w:rStyle w:val="BlueItalics"/>
                <w:rFonts w:cs="Arial"/>
              </w:rPr>
            </w:rPrChange>
          </w:rPr>
          <w:delText>Registries</w:delText>
        </w:r>
      </w:del>
    </w:p>
    <w:p w14:paraId="1A0580D3" w14:textId="3C4BE3A5" w:rsidR="003507AA" w:rsidRPr="00841475" w:rsidDel="00BE0AD1" w:rsidRDefault="003507AA">
      <w:pPr>
        <w:pStyle w:val="BT1BodyTextI1"/>
        <w:numPr>
          <w:ilvl w:val="0"/>
          <w:numId w:val="27"/>
        </w:numPr>
        <w:jc w:val="left"/>
        <w:rPr>
          <w:del w:id="1318" w:author="Madhura Ramojwar" w:date="2021-04-19T12:28:00Z"/>
          <w:rStyle w:val="BlueItalics"/>
          <w:rFonts w:asciiTheme="minorHAnsi" w:hAnsiTheme="minorHAnsi" w:cstheme="minorHAnsi"/>
          <w:rPrChange w:id="1319" w:author="Madhura Ramojwar" w:date="2021-04-20T12:37:00Z">
            <w:rPr>
              <w:del w:id="1320" w:author="Madhura Ramojwar" w:date="2021-04-19T12:28:00Z"/>
              <w:rStyle w:val="BlueItalics"/>
              <w:rFonts w:cs="Arial"/>
            </w:rPr>
          </w:rPrChange>
        </w:rPr>
        <w:pPrChange w:id="1321" w:author="Madhura Ramojwar" w:date="2021-03-16T15:51:00Z">
          <w:pPr>
            <w:pStyle w:val="BT1BodyTextI1"/>
            <w:numPr>
              <w:numId w:val="27"/>
            </w:numPr>
            <w:ind w:left="720" w:hanging="360"/>
          </w:pPr>
        </w:pPrChange>
      </w:pPr>
      <w:del w:id="1322" w:author="Madhura Ramojwar" w:date="2021-04-19T12:28:00Z">
        <w:r w:rsidRPr="00841475" w:rsidDel="00BE0AD1">
          <w:rPr>
            <w:rStyle w:val="BlueItalics"/>
            <w:rFonts w:asciiTheme="minorHAnsi" w:hAnsiTheme="minorHAnsi" w:cstheme="minorHAnsi"/>
            <w:rPrChange w:id="1323" w:author="Madhura Ramojwar" w:date="2021-04-20T12:37:00Z">
              <w:rPr>
                <w:rStyle w:val="BlueItalics"/>
                <w:rFonts w:cs="Arial"/>
              </w:rPr>
            </w:rPrChange>
          </w:rPr>
          <w:delText>Real-world Evidence Analyses</w:delText>
        </w:r>
      </w:del>
    </w:p>
    <w:p w14:paraId="602BEF59" w14:textId="440C4C24" w:rsidR="003507AA" w:rsidRPr="00841475" w:rsidDel="00BE0AD1" w:rsidRDefault="003507AA">
      <w:pPr>
        <w:pStyle w:val="BT1BodyTextI1"/>
        <w:numPr>
          <w:ilvl w:val="0"/>
          <w:numId w:val="27"/>
        </w:numPr>
        <w:jc w:val="left"/>
        <w:rPr>
          <w:del w:id="1324" w:author="Madhura Ramojwar" w:date="2021-04-19T12:28:00Z"/>
          <w:rStyle w:val="BlueItalics"/>
          <w:rFonts w:asciiTheme="minorHAnsi" w:hAnsiTheme="minorHAnsi" w:cstheme="minorHAnsi"/>
          <w:rPrChange w:id="1325" w:author="Madhura Ramojwar" w:date="2021-04-20T12:37:00Z">
            <w:rPr>
              <w:del w:id="1326" w:author="Madhura Ramojwar" w:date="2021-04-19T12:28:00Z"/>
              <w:rStyle w:val="BlueItalics"/>
              <w:rFonts w:cs="Arial"/>
            </w:rPr>
          </w:rPrChange>
        </w:rPr>
        <w:pPrChange w:id="1327" w:author="Madhura Ramojwar" w:date="2021-03-16T15:51:00Z">
          <w:pPr>
            <w:pStyle w:val="BT1BodyTextI1"/>
            <w:numPr>
              <w:numId w:val="27"/>
            </w:numPr>
            <w:ind w:left="720" w:hanging="360"/>
          </w:pPr>
        </w:pPrChange>
      </w:pPr>
      <w:del w:id="1328" w:author="Madhura Ramojwar" w:date="2021-04-19T12:28:00Z">
        <w:r w:rsidRPr="00841475" w:rsidDel="00BE0AD1">
          <w:rPr>
            <w:rStyle w:val="BlueItalics"/>
            <w:rFonts w:asciiTheme="minorHAnsi" w:hAnsiTheme="minorHAnsi" w:cstheme="minorHAnsi"/>
            <w:rPrChange w:id="1329" w:author="Madhura Ramojwar" w:date="2021-04-20T12:37:00Z">
              <w:rPr>
                <w:rStyle w:val="BlueItalics"/>
                <w:rFonts w:cs="Arial"/>
              </w:rPr>
            </w:rPrChange>
          </w:rPr>
          <w:delText>Surveys</w:delText>
        </w:r>
      </w:del>
    </w:p>
    <w:p w14:paraId="108A1B3A" w14:textId="3A31852D" w:rsidR="003507AA" w:rsidRPr="00841475" w:rsidDel="00BE0AD1" w:rsidRDefault="003507AA">
      <w:pPr>
        <w:pStyle w:val="BT1BodyTextI1"/>
        <w:numPr>
          <w:ilvl w:val="0"/>
          <w:numId w:val="27"/>
        </w:numPr>
        <w:jc w:val="left"/>
        <w:rPr>
          <w:del w:id="1330" w:author="Madhura Ramojwar" w:date="2021-04-19T12:28:00Z"/>
          <w:rStyle w:val="BlueItalics"/>
          <w:rFonts w:asciiTheme="minorHAnsi" w:hAnsiTheme="minorHAnsi" w:cstheme="minorHAnsi"/>
          <w:rPrChange w:id="1331" w:author="Madhura Ramojwar" w:date="2021-04-20T12:37:00Z">
            <w:rPr>
              <w:del w:id="1332" w:author="Madhura Ramojwar" w:date="2021-04-19T12:28:00Z"/>
              <w:rStyle w:val="BlueItalics"/>
              <w:rFonts w:cs="Arial"/>
            </w:rPr>
          </w:rPrChange>
        </w:rPr>
        <w:pPrChange w:id="1333" w:author="Madhura Ramojwar" w:date="2021-03-16T15:51:00Z">
          <w:pPr>
            <w:pStyle w:val="BT1BodyTextI1"/>
            <w:numPr>
              <w:numId w:val="27"/>
            </w:numPr>
            <w:ind w:left="720" w:hanging="360"/>
          </w:pPr>
        </w:pPrChange>
      </w:pPr>
      <w:del w:id="1334" w:author="Madhura Ramojwar" w:date="2021-04-19T12:28:00Z">
        <w:r w:rsidRPr="00841475" w:rsidDel="00BE0AD1">
          <w:rPr>
            <w:rStyle w:val="BlueItalics"/>
            <w:rFonts w:asciiTheme="minorHAnsi" w:hAnsiTheme="minorHAnsi" w:cstheme="minorHAnsi"/>
            <w:rPrChange w:id="1335" w:author="Madhura Ramojwar" w:date="2021-04-20T12:37:00Z">
              <w:rPr>
                <w:rStyle w:val="BlueItalics"/>
                <w:rFonts w:cs="Arial"/>
              </w:rPr>
            </w:rPrChange>
          </w:rPr>
          <w:delText>Case Report</w:delText>
        </w:r>
        <w:r w:rsidR="00496E0B" w:rsidRPr="00841475" w:rsidDel="00BE0AD1">
          <w:rPr>
            <w:rStyle w:val="BlueItalics"/>
            <w:rFonts w:asciiTheme="minorHAnsi" w:hAnsiTheme="minorHAnsi" w:cstheme="minorHAnsi"/>
            <w:rPrChange w:id="1336" w:author="Madhura Ramojwar" w:date="2021-04-20T12:37:00Z">
              <w:rPr>
                <w:rStyle w:val="BlueItalics"/>
                <w:rFonts w:cs="Arial"/>
              </w:rPr>
            </w:rPrChange>
          </w:rPr>
          <w:delText>s</w:delText>
        </w:r>
        <w:r w:rsidRPr="00841475" w:rsidDel="00BE0AD1">
          <w:rPr>
            <w:rStyle w:val="BlueItalics"/>
            <w:rFonts w:asciiTheme="minorHAnsi" w:hAnsiTheme="minorHAnsi" w:cstheme="minorHAnsi"/>
            <w:rPrChange w:id="1337" w:author="Madhura Ramojwar" w:date="2021-04-20T12:37:00Z">
              <w:rPr>
                <w:rStyle w:val="BlueItalics"/>
                <w:rFonts w:cs="Arial"/>
              </w:rPr>
            </w:rPrChange>
          </w:rPr>
          <w:delText xml:space="preserve"> Reviews</w:delText>
        </w:r>
      </w:del>
    </w:p>
    <w:p w14:paraId="1D433725" w14:textId="657679F0" w:rsidR="003507AA" w:rsidRPr="00841475" w:rsidDel="00BE0AD1" w:rsidRDefault="003507AA">
      <w:pPr>
        <w:pStyle w:val="BT1BodyTextI1"/>
        <w:numPr>
          <w:ilvl w:val="0"/>
          <w:numId w:val="27"/>
        </w:numPr>
        <w:jc w:val="left"/>
        <w:rPr>
          <w:del w:id="1338" w:author="Madhura Ramojwar" w:date="2021-04-19T12:28:00Z"/>
          <w:rStyle w:val="BlueItalics"/>
          <w:rFonts w:asciiTheme="minorHAnsi" w:hAnsiTheme="minorHAnsi" w:cstheme="minorHAnsi"/>
          <w:rPrChange w:id="1339" w:author="Madhura Ramojwar" w:date="2021-04-20T12:37:00Z">
            <w:rPr>
              <w:del w:id="1340" w:author="Madhura Ramojwar" w:date="2021-04-19T12:28:00Z"/>
              <w:rStyle w:val="BlueItalics"/>
              <w:rFonts w:cs="Arial"/>
            </w:rPr>
          </w:rPrChange>
        </w:rPr>
        <w:pPrChange w:id="1341" w:author="Madhura Ramojwar" w:date="2021-03-16T15:51:00Z">
          <w:pPr>
            <w:pStyle w:val="BT1BodyTextI1"/>
            <w:numPr>
              <w:numId w:val="27"/>
            </w:numPr>
            <w:ind w:left="720" w:hanging="360"/>
          </w:pPr>
        </w:pPrChange>
      </w:pPr>
      <w:del w:id="1342" w:author="Madhura Ramojwar" w:date="2021-04-19T12:28:00Z">
        <w:r w:rsidRPr="00841475" w:rsidDel="00BE0AD1">
          <w:rPr>
            <w:rStyle w:val="BlueItalics"/>
            <w:rFonts w:asciiTheme="minorHAnsi" w:hAnsiTheme="minorHAnsi" w:cstheme="minorHAnsi"/>
            <w:rPrChange w:id="1343" w:author="Madhura Ramojwar" w:date="2021-04-20T12:37:00Z">
              <w:rPr>
                <w:rStyle w:val="BlueItalics"/>
                <w:rFonts w:cs="Arial"/>
              </w:rPr>
            </w:rPrChange>
          </w:rPr>
          <w:delText>Scientific Literature Screening</w:delText>
        </w:r>
      </w:del>
    </w:p>
    <w:p w14:paraId="36A74D53" w14:textId="265D075C" w:rsidR="003507AA" w:rsidRPr="00841475" w:rsidDel="00BE0AD1" w:rsidRDefault="003507AA">
      <w:pPr>
        <w:pStyle w:val="BT1BodyTextI1"/>
        <w:numPr>
          <w:ilvl w:val="0"/>
          <w:numId w:val="27"/>
        </w:numPr>
        <w:jc w:val="left"/>
        <w:rPr>
          <w:del w:id="1344" w:author="Madhura Ramojwar" w:date="2021-04-19T12:28:00Z"/>
          <w:rStyle w:val="BlueItalics"/>
          <w:rFonts w:asciiTheme="minorHAnsi" w:hAnsiTheme="minorHAnsi" w:cstheme="minorHAnsi"/>
          <w:rPrChange w:id="1345" w:author="Madhura Ramojwar" w:date="2021-04-20T12:37:00Z">
            <w:rPr>
              <w:del w:id="1346" w:author="Madhura Ramojwar" w:date="2021-04-19T12:28:00Z"/>
              <w:rStyle w:val="BlueItalics"/>
              <w:rFonts w:cs="Arial"/>
            </w:rPr>
          </w:rPrChange>
        </w:rPr>
        <w:pPrChange w:id="1347" w:author="Madhura Ramojwar" w:date="2021-03-16T15:51:00Z">
          <w:pPr>
            <w:pStyle w:val="BT1BodyTextI1"/>
            <w:numPr>
              <w:numId w:val="27"/>
            </w:numPr>
            <w:ind w:left="720" w:hanging="360"/>
          </w:pPr>
        </w:pPrChange>
      </w:pPr>
      <w:del w:id="1348" w:author="Madhura Ramojwar" w:date="2021-04-19T12:28:00Z">
        <w:r w:rsidRPr="00841475" w:rsidDel="00BE0AD1">
          <w:rPr>
            <w:rStyle w:val="BlueItalics"/>
            <w:rFonts w:asciiTheme="minorHAnsi" w:hAnsiTheme="minorHAnsi" w:cstheme="minorHAnsi"/>
            <w:rPrChange w:id="1349" w:author="Madhura Ramojwar" w:date="2021-04-20T12:37:00Z">
              <w:rPr>
                <w:rStyle w:val="BlueItalics"/>
                <w:rFonts w:cs="Arial"/>
              </w:rPr>
            </w:rPrChange>
          </w:rPr>
          <w:delText>Others</w:delText>
        </w:r>
      </w:del>
    </w:p>
    <w:p w14:paraId="4B4E3C8C" w14:textId="6A90DB86" w:rsidR="003507AA" w:rsidRPr="00841475" w:rsidDel="00BE0AD1" w:rsidRDefault="003507AA">
      <w:pPr>
        <w:pStyle w:val="BT1BodyTextI1"/>
        <w:jc w:val="left"/>
        <w:rPr>
          <w:del w:id="1350" w:author="Madhura Ramojwar" w:date="2021-04-19T12:28:00Z"/>
          <w:rStyle w:val="BlueItalics"/>
          <w:rFonts w:asciiTheme="minorHAnsi" w:hAnsiTheme="minorHAnsi" w:cstheme="minorHAnsi"/>
          <w:rPrChange w:id="1351" w:author="Madhura Ramojwar" w:date="2021-04-20T12:37:00Z">
            <w:rPr>
              <w:del w:id="1352" w:author="Madhura Ramojwar" w:date="2021-04-19T12:28:00Z"/>
              <w:rStyle w:val="BlueItalics"/>
              <w:rFonts w:cs="Arial"/>
            </w:rPr>
          </w:rPrChange>
        </w:rPr>
        <w:pPrChange w:id="1353" w:author="Madhura Ramojwar" w:date="2021-03-16T15:51:00Z">
          <w:pPr>
            <w:pStyle w:val="BT1BodyTextI1"/>
          </w:pPr>
        </w:pPrChange>
      </w:pPr>
      <w:del w:id="1354" w:author="Madhura Ramojwar" w:date="2021-04-19T12:28:00Z">
        <w:r w:rsidRPr="00841475" w:rsidDel="00BE0AD1">
          <w:rPr>
            <w:rStyle w:val="BlueItalics"/>
            <w:rFonts w:asciiTheme="minorHAnsi" w:hAnsiTheme="minorHAnsi" w:cstheme="minorHAnsi"/>
            <w:rPrChange w:id="1355" w:author="Madhura Ramojwar" w:date="2021-04-20T12:37:00Z">
              <w:rPr>
                <w:rStyle w:val="BlueItalics"/>
                <w:rFonts w:cs="Arial"/>
              </w:rPr>
            </w:rPrChange>
          </w:rPr>
          <w:delText>For each activity, state:</w:delText>
        </w:r>
      </w:del>
    </w:p>
    <w:p w14:paraId="1375A712" w14:textId="5E8AE9D2" w:rsidR="003507AA" w:rsidRPr="00841475" w:rsidDel="00BE0AD1" w:rsidRDefault="003507AA">
      <w:pPr>
        <w:pStyle w:val="BT1BodyTextI1"/>
        <w:numPr>
          <w:ilvl w:val="0"/>
          <w:numId w:val="28"/>
        </w:numPr>
        <w:jc w:val="left"/>
        <w:rPr>
          <w:del w:id="1356" w:author="Madhura Ramojwar" w:date="2021-04-19T12:28:00Z"/>
          <w:rStyle w:val="BlueItalics"/>
          <w:rFonts w:asciiTheme="minorHAnsi" w:hAnsiTheme="minorHAnsi" w:cstheme="minorHAnsi"/>
          <w:rPrChange w:id="1357" w:author="Madhura Ramojwar" w:date="2021-04-20T12:37:00Z">
            <w:rPr>
              <w:del w:id="1358" w:author="Madhura Ramojwar" w:date="2021-04-19T12:28:00Z"/>
              <w:rStyle w:val="BlueItalics"/>
              <w:rFonts w:cs="Arial"/>
            </w:rPr>
          </w:rPrChange>
        </w:rPr>
        <w:pPrChange w:id="1359" w:author="Madhura Ramojwar" w:date="2021-03-16T15:51:00Z">
          <w:pPr>
            <w:pStyle w:val="BT1BodyTextI1"/>
            <w:numPr>
              <w:numId w:val="28"/>
            </w:numPr>
            <w:ind w:left="720" w:hanging="360"/>
          </w:pPr>
        </w:pPrChange>
      </w:pPr>
      <w:del w:id="1360" w:author="Madhura Ramojwar" w:date="2021-04-19T12:28:00Z">
        <w:r w:rsidRPr="00841475" w:rsidDel="00BE0AD1">
          <w:rPr>
            <w:rStyle w:val="BlueItalics"/>
            <w:rFonts w:asciiTheme="minorHAnsi" w:hAnsiTheme="minorHAnsi" w:cstheme="minorHAnsi"/>
            <w:rPrChange w:id="1361" w:author="Madhura Ramojwar" w:date="2021-04-20T12:37:00Z">
              <w:rPr>
                <w:rStyle w:val="BlueItalics"/>
                <w:rFonts w:cs="Arial"/>
              </w:rPr>
            </w:rPrChange>
          </w:rPr>
          <w:delText>the need of the activity;</w:delText>
        </w:r>
      </w:del>
    </w:p>
    <w:p w14:paraId="239719B5" w14:textId="31A80B36" w:rsidR="003507AA" w:rsidRPr="00841475" w:rsidDel="00BE0AD1" w:rsidRDefault="003507AA">
      <w:pPr>
        <w:pStyle w:val="BT1BodyTextI1"/>
        <w:numPr>
          <w:ilvl w:val="0"/>
          <w:numId w:val="28"/>
        </w:numPr>
        <w:jc w:val="left"/>
        <w:rPr>
          <w:del w:id="1362" w:author="Madhura Ramojwar" w:date="2021-04-19T12:28:00Z"/>
          <w:rStyle w:val="BlueItalics"/>
          <w:rFonts w:asciiTheme="minorHAnsi" w:hAnsiTheme="minorHAnsi" w:cstheme="minorHAnsi"/>
          <w:rPrChange w:id="1363" w:author="Madhura Ramojwar" w:date="2021-04-20T12:37:00Z">
            <w:rPr>
              <w:del w:id="1364" w:author="Madhura Ramojwar" w:date="2021-04-19T12:28:00Z"/>
              <w:rStyle w:val="BlueItalics"/>
              <w:rFonts w:cs="Arial"/>
            </w:rPr>
          </w:rPrChange>
        </w:rPr>
        <w:pPrChange w:id="1365" w:author="Madhura Ramojwar" w:date="2021-03-16T15:51:00Z">
          <w:pPr>
            <w:pStyle w:val="BT1BodyTextI1"/>
            <w:numPr>
              <w:numId w:val="28"/>
            </w:numPr>
            <w:ind w:left="720" w:hanging="360"/>
          </w:pPr>
        </w:pPrChange>
      </w:pPr>
      <w:del w:id="1366" w:author="Madhura Ramojwar" w:date="2021-04-19T12:28:00Z">
        <w:r w:rsidRPr="00841475" w:rsidDel="00BE0AD1">
          <w:rPr>
            <w:rStyle w:val="BlueItalics"/>
            <w:rFonts w:asciiTheme="minorHAnsi" w:hAnsiTheme="minorHAnsi" w:cstheme="minorHAnsi"/>
            <w:rPrChange w:id="1367" w:author="Madhura Ramojwar" w:date="2021-04-20T12:37:00Z">
              <w:rPr>
                <w:rStyle w:val="BlueItalics"/>
                <w:rFonts w:cs="Arial"/>
              </w:rPr>
            </w:rPrChange>
          </w:rPr>
          <w:delText>description of the activity;</w:delText>
        </w:r>
      </w:del>
    </w:p>
    <w:p w14:paraId="76C2091F" w14:textId="4AEF3F75" w:rsidR="003507AA" w:rsidRPr="00841475" w:rsidDel="00BE0AD1" w:rsidRDefault="003507AA">
      <w:pPr>
        <w:pStyle w:val="BT1BodyTextI1"/>
        <w:numPr>
          <w:ilvl w:val="0"/>
          <w:numId w:val="28"/>
        </w:numPr>
        <w:jc w:val="left"/>
        <w:rPr>
          <w:del w:id="1368" w:author="Madhura Ramojwar" w:date="2021-04-19T12:28:00Z"/>
          <w:rStyle w:val="BlueItalics"/>
          <w:rFonts w:asciiTheme="minorHAnsi" w:hAnsiTheme="minorHAnsi" w:cstheme="minorHAnsi"/>
          <w:rPrChange w:id="1369" w:author="Madhura Ramojwar" w:date="2021-04-20T12:37:00Z">
            <w:rPr>
              <w:del w:id="1370" w:author="Madhura Ramojwar" w:date="2021-04-19T12:28:00Z"/>
              <w:rStyle w:val="BlueItalics"/>
              <w:rFonts w:cs="Arial"/>
            </w:rPr>
          </w:rPrChange>
        </w:rPr>
        <w:pPrChange w:id="1371" w:author="Madhura Ramojwar" w:date="2021-03-16T15:51:00Z">
          <w:pPr>
            <w:pStyle w:val="BT1BodyTextI1"/>
            <w:numPr>
              <w:numId w:val="28"/>
            </w:numPr>
            <w:ind w:left="720" w:hanging="360"/>
          </w:pPr>
        </w:pPrChange>
      </w:pPr>
      <w:del w:id="1372" w:author="Madhura Ramojwar" w:date="2021-04-19T12:28:00Z">
        <w:r w:rsidRPr="00841475" w:rsidDel="00BE0AD1">
          <w:rPr>
            <w:rStyle w:val="BlueItalics"/>
            <w:rFonts w:asciiTheme="minorHAnsi" w:hAnsiTheme="minorHAnsi" w:cstheme="minorHAnsi"/>
            <w:rPrChange w:id="1373" w:author="Madhura Ramojwar" w:date="2021-04-20T12:37:00Z">
              <w:rPr>
                <w:rStyle w:val="BlueItalics"/>
                <w:rFonts w:cs="Arial"/>
              </w:rPr>
            </w:rPrChange>
          </w:rPr>
          <w:delText>the aim;</w:delText>
        </w:r>
      </w:del>
    </w:p>
    <w:p w14:paraId="40261ED1" w14:textId="71754258" w:rsidR="004C5E27" w:rsidRPr="00841475" w:rsidDel="00BE0AD1" w:rsidRDefault="003507AA">
      <w:pPr>
        <w:pStyle w:val="BT1BodyTextI1"/>
        <w:numPr>
          <w:ilvl w:val="0"/>
          <w:numId w:val="28"/>
        </w:numPr>
        <w:jc w:val="left"/>
        <w:rPr>
          <w:del w:id="1374" w:author="Madhura Ramojwar" w:date="2021-04-19T12:28:00Z"/>
          <w:rStyle w:val="BlueItalics"/>
          <w:rFonts w:asciiTheme="minorHAnsi" w:hAnsiTheme="minorHAnsi" w:cstheme="minorHAnsi"/>
          <w:rPrChange w:id="1375" w:author="Madhura Ramojwar" w:date="2021-04-20T12:37:00Z">
            <w:rPr>
              <w:del w:id="1376" w:author="Madhura Ramojwar" w:date="2021-04-19T12:28:00Z"/>
              <w:rStyle w:val="BlueItalics"/>
              <w:rFonts w:cs="Arial"/>
            </w:rPr>
          </w:rPrChange>
        </w:rPr>
        <w:pPrChange w:id="1377" w:author="Madhura Ramojwar" w:date="2021-03-16T15:51:00Z">
          <w:pPr>
            <w:pStyle w:val="BT1BodyTextI1"/>
            <w:numPr>
              <w:numId w:val="28"/>
            </w:numPr>
            <w:ind w:left="720" w:hanging="360"/>
          </w:pPr>
        </w:pPrChange>
      </w:pPr>
      <w:del w:id="1378" w:author="Madhura Ramojwar" w:date="2021-04-19T12:28:00Z">
        <w:r w:rsidRPr="00841475" w:rsidDel="00BE0AD1">
          <w:rPr>
            <w:rStyle w:val="BlueItalics"/>
            <w:rFonts w:asciiTheme="minorHAnsi" w:hAnsiTheme="minorHAnsi" w:cstheme="minorHAnsi"/>
            <w:rPrChange w:id="1379" w:author="Madhura Ramojwar" w:date="2021-04-20T12:37:00Z">
              <w:rPr>
                <w:rStyle w:val="BlueItalics"/>
                <w:rFonts w:cs="Arial"/>
              </w:rPr>
            </w:rPrChange>
          </w:rPr>
          <w:lastRenderedPageBreak/>
          <w:delText>rationale;</w:delText>
        </w:r>
      </w:del>
    </w:p>
    <w:p w14:paraId="0CE4D856" w14:textId="5BA233E8" w:rsidR="003507AA" w:rsidRPr="00841475" w:rsidDel="00BE0AD1" w:rsidRDefault="004C5E27">
      <w:pPr>
        <w:pStyle w:val="BT1BodyTextI1"/>
        <w:numPr>
          <w:ilvl w:val="0"/>
          <w:numId w:val="28"/>
        </w:numPr>
        <w:jc w:val="left"/>
        <w:rPr>
          <w:del w:id="1380" w:author="Madhura Ramojwar" w:date="2021-04-19T12:28:00Z"/>
          <w:rStyle w:val="BlueItalics"/>
          <w:rFonts w:asciiTheme="minorHAnsi" w:hAnsiTheme="minorHAnsi" w:cstheme="minorHAnsi"/>
          <w:rPrChange w:id="1381" w:author="Madhura Ramojwar" w:date="2021-04-20T12:37:00Z">
            <w:rPr>
              <w:del w:id="1382" w:author="Madhura Ramojwar" w:date="2021-04-19T12:28:00Z"/>
              <w:rStyle w:val="BlueItalics"/>
              <w:rFonts w:cs="Arial"/>
            </w:rPr>
          </w:rPrChange>
        </w:rPr>
        <w:pPrChange w:id="1383" w:author="Madhura Ramojwar" w:date="2021-03-16T15:51:00Z">
          <w:pPr>
            <w:pStyle w:val="BT1BodyTextI1"/>
            <w:numPr>
              <w:numId w:val="28"/>
            </w:numPr>
            <w:ind w:left="720" w:hanging="360"/>
          </w:pPr>
        </w:pPrChange>
      </w:pPr>
      <w:del w:id="1384" w:author="Madhura Ramojwar" w:date="2021-04-19T12:28:00Z">
        <w:r w:rsidRPr="00841475" w:rsidDel="00BE0AD1">
          <w:rPr>
            <w:rStyle w:val="BlueItalics"/>
            <w:rFonts w:asciiTheme="minorHAnsi" w:hAnsiTheme="minorHAnsi" w:cstheme="minorHAnsi"/>
            <w:rPrChange w:id="1385" w:author="Madhura Ramojwar" w:date="2021-04-20T12:37:00Z">
              <w:rPr>
                <w:rStyle w:val="BlueItalics"/>
                <w:rFonts w:cs="Arial"/>
              </w:rPr>
            </w:rPrChange>
          </w:rPr>
          <w:delText xml:space="preserve">known limitations; </w:delText>
        </w:r>
        <w:r w:rsidR="003507AA" w:rsidRPr="00841475" w:rsidDel="00BE0AD1">
          <w:rPr>
            <w:rStyle w:val="BlueItalics"/>
            <w:rFonts w:asciiTheme="minorHAnsi" w:hAnsiTheme="minorHAnsi" w:cstheme="minorHAnsi"/>
            <w:rPrChange w:id="1386" w:author="Madhura Ramojwar" w:date="2021-04-20T12:37:00Z">
              <w:rPr>
                <w:rStyle w:val="BlueItalics"/>
                <w:rFonts w:cs="Arial"/>
              </w:rPr>
            </w:rPrChange>
          </w:rPr>
          <w:delText>and</w:delText>
        </w:r>
      </w:del>
    </w:p>
    <w:p w14:paraId="424C0846" w14:textId="4AFE3181" w:rsidR="003507AA" w:rsidRPr="00841475" w:rsidDel="00BE0AD1" w:rsidRDefault="003507AA">
      <w:pPr>
        <w:pStyle w:val="BT1BodyTextI1"/>
        <w:numPr>
          <w:ilvl w:val="0"/>
          <w:numId w:val="28"/>
        </w:numPr>
        <w:jc w:val="left"/>
        <w:rPr>
          <w:del w:id="1387" w:author="Madhura Ramojwar" w:date="2021-04-19T12:28:00Z"/>
          <w:rStyle w:val="BlueItalics"/>
          <w:rFonts w:asciiTheme="minorHAnsi" w:hAnsiTheme="minorHAnsi" w:cstheme="minorHAnsi"/>
          <w:rPrChange w:id="1388" w:author="Madhura Ramojwar" w:date="2021-04-20T12:37:00Z">
            <w:rPr>
              <w:del w:id="1389" w:author="Madhura Ramojwar" w:date="2021-04-19T12:28:00Z"/>
              <w:rStyle w:val="BlueItalics"/>
              <w:rFonts w:cs="Arial"/>
            </w:rPr>
          </w:rPrChange>
        </w:rPr>
        <w:pPrChange w:id="1390" w:author="Madhura Ramojwar" w:date="2021-03-16T15:51:00Z">
          <w:pPr>
            <w:pStyle w:val="BT1BodyTextI1"/>
            <w:numPr>
              <w:numId w:val="28"/>
            </w:numPr>
            <w:ind w:left="720" w:hanging="360"/>
          </w:pPr>
        </w:pPrChange>
      </w:pPr>
      <w:del w:id="1391" w:author="Madhura Ramojwar" w:date="2021-04-19T12:28:00Z">
        <w:r w:rsidRPr="00841475" w:rsidDel="00BE0AD1">
          <w:rPr>
            <w:rStyle w:val="BlueItalics"/>
            <w:rFonts w:asciiTheme="minorHAnsi" w:hAnsiTheme="minorHAnsi" w:cstheme="minorHAnsi"/>
            <w:rPrChange w:id="1392" w:author="Madhura Ramojwar" w:date="2021-04-20T12:37:00Z">
              <w:rPr>
                <w:rStyle w:val="BlueItalics"/>
                <w:rFonts w:cs="Arial"/>
              </w:rPr>
            </w:rPrChange>
          </w:rPr>
          <w:delText>timeline</w:delText>
        </w:r>
      </w:del>
    </w:p>
    <w:p w14:paraId="79E645A2" w14:textId="6851D4B3" w:rsidR="003507AA" w:rsidRPr="00841475" w:rsidDel="00BE0AD1" w:rsidRDefault="003507AA">
      <w:pPr>
        <w:pStyle w:val="BT1BodyTextI1"/>
        <w:jc w:val="left"/>
        <w:rPr>
          <w:del w:id="1393" w:author="Madhura Ramojwar" w:date="2021-04-19T12:28:00Z"/>
          <w:rStyle w:val="BlueItalics"/>
          <w:rFonts w:asciiTheme="minorHAnsi" w:eastAsiaTheme="minorHAnsi" w:hAnsiTheme="minorHAnsi" w:cstheme="minorHAnsi"/>
          <w:rPrChange w:id="1394" w:author="Madhura Ramojwar" w:date="2021-04-20T12:37:00Z">
            <w:rPr>
              <w:del w:id="1395" w:author="Madhura Ramojwar" w:date="2021-04-19T12:28:00Z"/>
              <w:rStyle w:val="BlueItalics"/>
              <w:rFonts w:eastAsiaTheme="minorHAnsi"/>
            </w:rPr>
          </w:rPrChange>
        </w:rPr>
        <w:pPrChange w:id="1396" w:author="Madhura Ramojwar" w:date="2021-03-16T15:51:00Z">
          <w:pPr>
            <w:pStyle w:val="BT1BodyTextI1"/>
          </w:pPr>
        </w:pPrChange>
      </w:pPr>
      <w:del w:id="1397" w:author="Madhura Ramojwar" w:date="2021-04-19T12:28:00Z">
        <w:r w:rsidRPr="00841475" w:rsidDel="00BE0AD1">
          <w:rPr>
            <w:rStyle w:val="BlueItalics"/>
            <w:rFonts w:asciiTheme="minorHAnsi" w:hAnsiTheme="minorHAnsi" w:cstheme="minorHAnsi"/>
            <w:rPrChange w:id="1398" w:author="Madhura Ramojwar" w:date="2021-04-20T12:37:00Z">
              <w:rPr>
                <w:rStyle w:val="BlueItalics"/>
                <w:rFonts w:cs="Arial"/>
              </w:rPr>
            </w:rPrChange>
          </w:rPr>
          <w:delText>Based on the MDCG 2020-7, below subsections provide examples of possible activities and how each activity could be presented.</w:delText>
        </w:r>
      </w:del>
    </w:p>
    <w:p w14:paraId="2D10FC5F" w14:textId="2659BFA1" w:rsidR="002D0195" w:rsidRPr="00841475" w:rsidDel="00BE0AD1" w:rsidRDefault="002D0195">
      <w:pPr>
        <w:pStyle w:val="BT1BodyTextI1"/>
        <w:jc w:val="left"/>
        <w:rPr>
          <w:del w:id="1399" w:author="Madhura Ramojwar" w:date="2021-04-19T12:28:00Z"/>
          <w:rFonts w:asciiTheme="minorHAnsi" w:hAnsiTheme="minorHAnsi" w:cstheme="minorHAnsi"/>
          <w:rPrChange w:id="1400" w:author="Madhura Ramojwar" w:date="2021-04-20T12:37:00Z">
            <w:rPr>
              <w:del w:id="1401" w:author="Madhura Ramojwar" w:date="2021-04-19T12:28:00Z"/>
              <w:rFonts w:cs="Arial"/>
            </w:rPr>
          </w:rPrChange>
        </w:rPr>
        <w:pPrChange w:id="1402" w:author="Madhura Ramojwar" w:date="2021-03-16T15:51:00Z">
          <w:pPr>
            <w:pStyle w:val="BT1BodyTextI1"/>
          </w:pPr>
        </w:pPrChange>
      </w:pPr>
    </w:p>
    <w:p w14:paraId="77493D7A" w14:textId="3D87C7E8" w:rsidR="00E8421A" w:rsidRPr="00841475" w:rsidDel="00AA12E6" w:rsidRDefault="00E8421A" w:rsidP="00B570CF">
      <w:pPr>
        <w:pStyle w:val="Heading2"/>
        <w:rPr>
          <w:del w:id="1403" w:author="Madhura Ramojwar" w:date="2021-04-19T12:28:00Z"/>
          <w:rFonts w:asciiTheme="minorHAnsi" w:hAnsiTheme="minorHAnsi" w:cstheme="minorHAnsi"/>
          <w:szCs w:val="24"/>
          <w:rPrChange w:id="1404" w:author="Madhura Ramojwar" w:date="2021-04-20T12:37:00Z">
            <w:rPr>
              <w:del w:id="1405" w:author="Madhura Ramojwar" w:date="2021-04-19T12:28:00Z"/>
            </w:rPr>
          </w:rPrChange>
        </w:rPr>
      </w:pPr>
      <w:bookmarkStart w:id="1406" w:name="_Toc49160028"/>
      <w:del w:id="1407" w:author="Madhura Ramojwar" w:date="2021-04-19T12:28:00Z">
        <w:r w:rsidRPr="00841475" w:rsidDel="00BE0AD1">
          <w:rPr>
            <w:rFonts w:asciiTheme="minorHAnsi" w:hAnsiTheme="minorHAnsi" w:cstheme="minorHAnsi"/>
            <w:szCs w:val="24"/>
            <w:rPrChange w:id="1408" w:author="Madhura Ramojwar" w:date="2021-04-20T12:37:00Z">
              <w:rPr/>
            </w:rPrChange>
          </w:rPr>
          <w:delText>Post-Market Study</w:delText>
        </w:r>
        <w:bookmarkEnd w:id="1406"/>
      </w:del>
    </w:p>
    <w:p w14:paraId="54B13708" w14:textId="049B4318" w:rsidR="00AA12E6" w:rsidRPr="00841475" w:rsidRDefault="00AA12E6" w:rsidP="00AA12E6">
      <w:pPr>
        <w:pStyle w:val="BT1BodyTextI1"/>
        <w:rPr>
          <w:ins w:id="1409" w:author="Madhura Ramojwar" w:date="2021-04-20T12:27:00Z"/>
          <w:rFonts w:asciiTheme="minorHAnsi" w:hAnsiTheme="minorHAnsi" w:cstheme="minorHAnsi"/>
          <w:rPrChange w:id="1410" w:author="Madhura Ramojwar" w:date="2021-04-20T12:37:00Z">
            <w:rPr>
              <w:ins w:id="1411" w:author="Madhura Ramojwar" w:date="2021-04-20T12:27:00Z"/>
            </w:rPr>
          </w:rPrChange>
        </w:rPr>
      </w:pPr>
      <w:ins w:id="1412" w:author="Madhura Ramojwar" w:date="2021-04-20T12:27:00Z">
        <w:r w:rsidRPr="00841475">
          <w:rPr>
            <w:rFonts w:asciiTheme="minorHAnsi" w:hAnsiTheme="minorHAnsi" w:cstheme="minorHAnsi"/>
            <w:rPrChange w:id="1413" w:author="Madhura Ramojwar" w:date="2021-04-20T12:37:00Z">
              <w:rPr/>
            </w:rPrChange>
          </w:rPr>
          <w:t>Post-Market Study -TARGET</w:t>
        </w:r>
      </w:ins>
    </w:p>
    <w:tbl>
      <w:tblPr>
        <w:tblStyle w:val="TableGrid"/>
        <w:tblW w:w="0" w:type="auto"/>
        <w:tblLook w:val="04A0" w:firstRow="1" w:lastRow="0" w:firstColumn="1" w:lastColumn="0" w:noHBand="0" w:noVBand="1"/>
        <w:tblPrChange w:id="1414" w:author="Madhura Ramojwar" w:date="2021-04-20T12:30:00Z">
          <w:tblPr>
            <w:tblStyle w:val="TableGrid"/>
            <w:tblW w:w="0" w:type="auto"/>
            <w:tblLook w:val="04A0" w:firstRow="1" w:lastRow="0" w:firstColumn="1" w:lastColumn="0" w:noHBand="0" w:noVBand="1"/>
          </w:tblPr>
        </w:tblPrChange>
      </w:tblPr>
      <w:tblGrid>
        <w:gridCol w:w="2332"/>
        <w:gridCol w:w="10612"/>
        <w:tblGridChange w:id="1415">
          <w:tblGrid>
            <w:gridCol w:w="2332"/>
            <w:gridCol w:w="4140"/>
            <w:gridCol w:w="6472"/>
          </w:tblGrid>
        </w:tblGridChange>
      </w:tblGrid>
      <w:tr w:rsidR="00AA12E6" w:rsidRPr="00841475" w14:paraId="08E48AF2" w14:textId="77777777" w:rsidTr="00AA12E6">
        <w:trPr>
          <w:ins w:id="1416" w:author="Madhura Ramojwar" w:date="2021-04-20T12:29:00Z"/>
        </w:trPr>
        <w:tc>
          <w:tcPr>
            <w:tcW w:w="2332" w:type="dxa"/>
            <w:tcPrChange w:id="1417" w:author="Madhura Ramojwar" w:date="2021-04-20T12:30:00Z">
              <w:tcPr>
                <w:tcW w:w="6472" w:type="dxa"/>
                <w:gridSpan w:val="2"/>
              </w:tcPr>
            </w:tcPrChange>
          </w:tcPr>
          <w:p w14:paraId="792AE865" w14:textId="7A912EFA" w:rsidR="00AA12E6" w:rsidRPr="00841475" w:rsidRDefault="00AA12E6" w:rsidP="00AA12E6">
            <w:pPr>
              <w:pStyle w:val="BT1BodyTextI1"/>
              <w:rPr>
                <w:ins w:id="1418" w:author="Madhura Ramojwar" w:date="2021-04-20T12:29:00Z"/>
                <w:rFonts w:asciiTheme="minorHAnsi" w:hAnsiTheme="minorHAnsi" w:cstheme="minorHAnsi"/>
                <w:rPrChange w:id="1419" w:author="Madhura Ramojwar" w:date="2021-04-20T12:37:00Z">
                  <w:rPr>
                    <w:ins w:id="1420" w:author="Madhura Ramojwar" w:date="2021-04-20T12:29:00Z"/>
                  </w:rPr>
                </w:rPrChange>
              </w:rPr>
            </w:pPr>
            <w:ins w:id="1421" w:author="Madhura Ramojwar" w:date="2021-04-20T12:30:00Z">
              <w:r w:rsidRPr="00841475">
                <w:rPr>
                  <w:rFonts w:asciiTheme="minorHAnsi" w:hAnsiTheme="minorHAnsi" w:cstheme="minorHAnsi"/>
                  <w:rPrChange w:id="1422" w:author="Madhura Ramojwar" w:date="2021-04-20T12:37:00Z">
                    <w:rPr/>
                  </w:rPrChange>
                </w:rPr>
                <w:t>Title</w:t>
              </w:r>
            </w:ins>
          </w:p>
        </w:tc>
        <w:tc>
          <w:tcPr>
            <w:tcW w:w="10612" w:type="dxa"/>
            <w:tcPrChange w:id="1423" w:author="Madhura Ramojwar" w:date="2021-04-20T12:30:00Z">
              <w:tcPr>
                <w:tcW w:w="6472" w:type="dxa"/>
              </w:tcPr>
            </w:tcPrChange>
          </w:tcPr>
          <w:p w14:paraId="7E22675E" w14:textId="1813BDA6" w:rsidR="00AA12E6" w:rsidRPr="00841475" w:rsidRDefault="00AA12E6" w:rsidP="00AA12E6">
            <w:pPr>
              <w:pStyle w:val="BT1BodyTextI1"/>
              <w:rPr>
                <w:ins w:id="1424" w:author="Madhura Ramojwar" w:date="2021-04-20T12:29:00Z"/>
                <w:rFonts w:asciiTheme="minorHAnsi" w:hAnsiTheme="minorHAnsi" w:cstheme="minorHAnsi"/>
                <w:rPrChange w:id="1425" w:author="Madhura Ramojwar" w:date="2021-04-20T12:37:00Z">
                  <w:rPr>
                    <w:ins w:id="1426" w:author="Madhura Ramojwar" w:date="2021-04-20T12:29:00Z"/>
                  </w:rPr>
                </w:rPrChange>
              </w:rPr>
            </w:pPr>
            <w:ins w:id="1427" w:author="Madhura Ramojwar" w:date="2021-04-20T12:30:00Z">
              <w:r w:rsidRPr="00841475">
                <w:rPr>
                  <w:rFonts w:asciiTheme="minorHAnsi" w:hAnsiTheme="minorHAnsi" w:cstheme="minorHAnsi"/>
                  <w:color w:val="000000"/>
                  <w:rPrChange w:id="1428" w:author="Madhura Ramojwar" w:date="2021-04-20T12:37:00Z">
                    <w:rPr>
                      <w:color w:val="000000"/>
                      <w:sz w:val="27"/>
                      <w:szCs w:val="27"/>
                    </w:rPr>
                  </w:rPrChange>
                </w:rPr>
                <w:t>TARGET (DRG) Post-Approval Study</w:t>
              </w:r>
            </w:ins>
          </w:p>
        </w:tc>
      </w:tr>
      <w:tr w:rsidR="00AA12E6" w:rsidRPr="00841475" w14:paraId="714E9633" w14:textId="77777777" w:rsidTr="00AA12E6">
        <w:trPr>
          <w:ins w:id="1429" w:author="Madhura Ramojwar" w:date="2021-04-20T12:29:00Z"/>
        </w:trPr>
        <w:tc>
          <w:tcPr>
            <w:tcW w:w="2332" w:type="dxa"/>
            <w:tcPrChange w:id="1430" w:author="Madhura Ramojwar" w:date="2021-04-20T12:30:00Z">
              <w:tcPr>
                <w:tcW w:w="6472" w:type="dxa"/>
                <w:gridSpan w:val="2"/>
              </w:tcPr>
            </w:tcPrChange>
          </w:tcPr>
          <w:p w14:paraId="42B31AE3" w14:textId="7B54B95B" w:rsidR="00AA12E6" w:rsidRPr="00841475" w:rsidRDefault="00AA12E6" w:rsidP="00AA12E6">
            <w:pPr>
              <w:pStyle w:val="BT1BodyTextI1"/>
              <w:rPr>
                <w:ins w:id="1431" w:author="Madhura Ramojwar" w:date="2021-04-20T12:29:00Z"/>
                <w:rFonts w:asciiTheme="minorHAnsi" w:hAnsiTheme="minorHAnsi" w:cstheme="minorHAnsi"/>
                <w:rPrChange w:id="1432" w:author="Madhura Ramojwar" w:date="2021-04-20T12:37:00Z">
                  <w:rPr>
                    <w:ins w:id="1433" w:author="Madhura Ramojwar" w:date="2021-04-20T12:29:00Z"/>
                  </w:rPr>
                </w:rPrChange>
              </w:rPr>
            </w:pPr>
            <w:ins w:id="1434" w:author="Madhura Ramojwar" w:date="2021-04-20T12:31:00Z">
              <w:r w:rsidRPr="00841475">
                <w:rPr>
                  <w:rFonts w:asciiTheme="minorHAnsi" w:hAnsiTheme="minorHAnsi" w:cstheme="minorHAnsi"/>
                </w:rPr>
                <w:lastRenderedPageBreak/>
                <w:t>Purpose</w:t>
              </w:r>
            </w:ins>
          </w:p>
        </w:tc>
        <w:tc>
          <w:tcPr>
            <w:tcW w:w="10612" w:type="dxa"/>
            <w:tcPrChange w:id="1435" w:author="Madhura Ramojwar" w:date="2021-04-20T12:30:00Z">
              <w:tcPr>
                <w:tcW w:w="6472" w:type="dxa"/>
              </w:tcPr>
            </w:tcPrChange>
          </w:tcPr>
          <w:p w14:paraId="6C1B6069" w14:textId="5F3ED3E8" w:rsidR="00AA12E6" w:rsidRPr="00841475" w:rsidRDefault="00AA12E6" w:rsidP="00AA12E6">
            <w:pPr>
              <w:pStyle w:val="BT1BodyTextI1"/>
              <w:rPr>
                <w:ins w:id="1436" w:author="Madhura Ramojwar" w:date="2021-04-20T12:29:00Z"/>
                <w:rFonts w:asciiTheme="minorHAnsi" w:hAnsiTheme="minorHAnsi" w:cstheme="minorHAnsi"/>
                <w:rPrChange w:id="1437" w:author="Madhura Ramojwar" w:date="2021-04-20T12:37:00Z">
                  <w:rPr>
                    <w:ins w:id="1438" w:author="Madhura Ramojwar" w:date="2021-04-20T12:29:00Z"/>
                  </w:rPr>
                </w:rPrChange>
              </w:rPr>
            </w:pPr>
            <w:ins w:id="1439" w:author="Madhura Ramojwar" w:date="2021-04-20T12:30:00Z">
              <w:r w:rsidRPr="00841475">
                <w:rPr>
                  <w:rFonts w:asciiTheme="minorHAnsi" w:hAnsiTheme="minorHAnsi" w:cstheme="minorHAnsi"/>
                  <w:color w:val="000000"/>
                  <w:rPrChange w:id="1440" w:author="Madhura Ramojwar" w:date="2021-04-20T12:37:00Z">
                    <w:rPr>
                      <w:color w:val="000000"/>
                      <w:sz w:val="27"/>
                      <w:szCs w:val="27"/>
                    </w:rPr>
                  </w:rPrChange>
                </w:rPr>
                <w:t>The ACCURATE study evaluated spinal column stimulation of the dorsal root ganglion (DRG) with the Axium Neurostimulator System for the treatment of chronic, intractable lower extremity neuropathic pain associated with a diagnosis of complex regional pain syndrome (CRPS) and peripheral causalgia (PC). The ACCURATE study met its primary endpoint and the results of the study provide reasonable assurance of safety and effectiveness of the Axium Neurostimulator System. The Axium Neurostimulator System was approved for sale in the United States by FDA and is indicated for spinal column stimulation via epidural and intra-spinal lead access to the dorsal root ganglion as an aid in the management of moderate to severe chronic intractable* pain of the lower limbs in adult patients with Complex Regional Pain Syndrome (CRPS) types I and II.** The Proclaim Neurostimulation System was subsequently approved for the same indication and is replacing the Axium device in commercial distribution. This post-approval study is a condition of FDA approval. *Study subjects from the ACCURATE clinical study had failed to achieve adequate pain relief from at least 2 prior pharmacologic treatments from at least 2 different drug classes and continued their pharmacologic therapy during the clinical study. **Please note that in 1994, a consensus group of pain medicine experts gathered by the International Association for the Study of Pain (IASP) reviewed diagnostic criteria and agreed to rename reflex sympathetic dystrophy (RSD) and causalgia, as complex regional pain syndrome (CRPS) types I and II, respectively.</w:t>
              </w:r>
            </w:ins>
          </w:p>
        </w:tc>
      </w:tr>
      <w:tr w:rsidR="00AA12E6" w:rsidRPr="00841475" w14:paraId="600E6A8C" w14:textId="77777777" w:rsidTr="00AA12E6">
        <w:trPr>
          <w:ins w:id="1441" w:author="Madhura Ramojwar" w:date="2021-04-20T12:29:00Z"/>
        </w:trPr>
        <w:tc>
          <w:tcPr>
            <w:tcW w:w="2332" w:type="dxa"/>
            <w:tcPrChange w:id="1442" w:author="Madhura Ramojwar" w:date="2021-04-20T12:30:00Z">
              <w:tcPr>
                <w:tcW w:w="6472" w:type="dxa"/>
                <w:gridSpan w:val="2"/>
              </w:tcPr>
            </w:tcPrChange>
          </w:tcPr>
          <w:p w14:paraId="6EE51EAE" w14:textId="19469195" w:rsidR="00AA12E6" w:rsidRPr="00841475" w:rsidRDefault="00AA12E6" w:rsidP="00AA12E6">
            <w:pPr>
              <w:pStyle w:val="BT1BodyTextI1"/>
              <w:rPr>
                <w:ins w:id="1443" w:author="Madhura Ramojwar" w:date="2021-04-20T12:29:00Z"/>
                <w:rFonts w:asciiTheme="minorHAnsi" w:hAnsiTheme="minorHAnsi" w:cstheme="minorHAnsi"/>
                <w:rPrChange w:id="1444" w:author="Madhura Ramojwar" w:date="2021-04-20T12:37:00Z">
                  <w:rPr>
                    <w:ins w:id="1445" w:author="Madhura Ramojwar" w:date="2021-04-20T12:29:00Z"/>
                  </w:rPr>
                </w:rPrChange>
              </w:rPr>
            </w:pPr>
            <w:ins w:id="1446" w:author="Madhura Ramojwar" w:date="2021-04-20T12:31:00Z">
              <w:r w:rsidRPr="00841475">
                <w:rPr>
                  <w:rFonts w:asciiTheme="minorHAnsi" w:hAnsiTheme="minorHAnsi" w:cstheme="minorHAnsi"/>
                </w:rPr>
                <w:t>Primary Objective</w:t>
              </w:r>
            </w:ins>
          </w:p>
        </w:tc>
        <w:tc>
          <w:tcPr>
            <w:tcW w:w="10612" w:type="dxa"/>
            <w:tcPrChange w:id="1447" w:author="Madhura Ramojwar" w:date="2021-04-20T12:30:00Z">
              <w:tcPr>
                <w:tcW w:w="6472" w:type="dxa"/>
              </w:tcPr>
            </w:tcPrChange>
          </w:tcPr>
          <w:p w14:paraId="66D6F8A9" w14:textId="3C233360" w:rsidR="00AA12E6" w:rsidRPr="00841475" w:rsidRDefault="00AA12E6" w:rsidP="00AA12E6">
            <w:pPr>
              <w:pStyle w:val="BT1BodyTextI1"/>
              <w:rPr>
                <w:ins w:id="1448" w:author="Madhura Ramojwar" w:date="2021-04-20T12:29:00Z"/>
                <w:rFonts w:asciiTheme="minorHAnsi" w:hAnsiTheme="minorHAnsi" w:cstheme="minorHAnsi"/>
                <w:rPrChange w:id="1449" w:author="Madhura Ramojwar" w:date="2021-04-20T12:37:00Z">
                  <w:rPr>
                    <w:ins w:id="1450" w:author="Madhura Ramojwar" w:date="2021-04-20T12:29:00Z"/>
                  </w:rPr>
                </w:rPrChange>
              </w:rPr>
            </w:pPr>
            <w:ins w:id="1451" w:author="Madhura Ramojwar" w:date="2021-04-20T12:31:00Z">
              <w:r w:rsidRPr="00841475">
                <w:rPr>
                  <w:rFonts w:asciiTheme="minorHAnsi" w:hAnsiTheme="minorHAnsi" w:cstheme="minorHAnsi"/>
                  <w:color w:val="000000"/>
                  <w:rPrChange w:id="1452" w:author="Madhura Ramojwar" w:date="2021-04-20T12:37:00Z">
                    <w:rPr>
                      <w:color w:val="000000"/>
                      <w:sz w:val="27"/>
                      <w:szCs w:val="27"/>
                    </w:rPr>
                  </w:rPrChange>
                </w:rPr>
                <w:t>The primary objective of this study is to demonstrate that the proportion of serious adverse effects (SAEs) at 12 months for subjects who receive the permanent Implantable Pulse Generator (IPG) is lower than a pre-specified objective performance goal.</w:t>
              </w:r>
            </w:ins>
          </w:p>
        </w:tc>
      </w:tr>
      <w:tr w:rsidR="00AA12E6" w:rsidRPr="00841475" w14:paraId="27737AC0" w14:textId="77777777" w:rsidTr="00AA12E6">
        <w:trPr>
          <w:ins w:id="1453" w:author="Madhura Ramojwar" w:date="2021-04-20T12:29:00Z"/>
        </w:trPr>
        <w:tc>
          <w:tcPr>
            <w:tcW w:w="2332" w:type="dxa"/>
            <w:tcPrChange w:id="1454" w:author="Madhura Ramojwar" w:date="2021-04-20T12:30:00Z">
              <w:tcPr>
                <w:tcW w:w="6472" w:type="dxa"/>
                <w:gridSpan w:val="2"/>
              </w:tcPr>
            </w:tcPrChange>
          </w:tcPr>
          <w:p w14:paraId="241A6011" w14:textId="59C5545C" w:rsidR="00AA12E6" w:rsidRPr="00841475" w:rsidRDefault="00AA12E6" w:rsidP="00AA12E6">
            <w:pPr>
              <w:pStyle w:val="BT1BodyTextI1"/>
              <w:rPr>
                <w:ins w:id="1455" w:author="Madhura Ramojwar" w:date="2021-04-20T12:29:00Z"/>
                <w:rFonts w:asciiTheme="minorHAnsi" w:hAnsiTheme="minorHAnsi" w:cstheme="minorHAnsi"/>
                <w:rPrChange w:id="1456" w:author="Madhura Ramojwar" w:date="2021-04-20T12:37:00Z">
                  <w:rPr>
                    <w:ins w:id="1457" w:author="Madhura Ramojwar" w:date="2021-04-20T12:29:00Z"/>
                  </w:rPr>
                </w:rPrChange>
              </w:rPr>
            </w:pPr>
            <w:ins w:id="1458" w:author="Madhura Ramojwar" w:date="2021-04-20T12:31:00Z">
              <w:r w:rsidRPr="00841475">
                <w:rPr>
                  <w:rFonts w:asciiTheme="minorHAnsi" w:hAnsiTheme="minorHAnsi" w:cstheme="minorHAnsi"/>
                </w:rPr>
                <w:t>Secondary Objective</w:t>
              </w:r>
            </w:ins>
          </w:p>
        </w:tc>
        <w:tc>
          <w:tcPr>
            <w:tcW w:w="10612" w:type="dxa"/>
            <w:tcPrChange w:id="1459" w:author="Madhura Ramojwar" w:date="2021-04-20T12:30:00Z">
              <w:tcPr>
                <w:tcW w:w="6472" w:type="dxa"/>
              </w:tcPr>
            </w:tcPrChange>
          </w:tcPr>
          <w:p w14:paraId="119F1ABE" w14:textId="6038BAA6" w:rsidR="00AA12E6" w:rsidRPr="00841475" w:rsidRDefault="00AA12E6" w:rsidP="00AA12E6">
            <w:pPr>
              <w:pStyle w:val="BT1BodyTextI1"/>
              <w:rPr>
                <w:ins w:id="1460" w:author="Madhura Ramojwar" w:date="2021-04-20T12:31:00Z"/>
                <w:rFonts w:asciiTheme="minorHAnsi" w:hAnsiTheme="minorHAnsi" w:cstheme="minorHAnsi"/>
                <w:color w:val="000000"/>
                <w:rPrChange w:id="1461" w:author="Madhura Ramojwar" w:date="2021-04-20T12:37:00Z">
                  <w:rPr>
                    <w:ins w:id="1462" w:author="Madhura Ramojwar" w:date="2021-04-20T12:31:00Z"/>
                    <w:color w:val="000000"/>
                    <w:sz w:val="27"/>
                    <w:szCs w:val="27"/>
                  </w:rPr>
                </w:rPrChange>
              </w:rPr>
            </w:pPr>
            <w:ins w:id="1463" w:author="Madhura Ramojwar" w:date="2021-04-20T12:31:00Z">
              <w:r w:rsidRPr="00841475">
                <w:rPr>
                  <w:rFonts w:asciiTheme="minorHAnsi" w:hAnsiTheme="minorHAnsi" w:cstheme="minorHAnsi"/>
                  <w:color w:val="000000"/>
                  <w:rPrChange w:id="1464" w:author="Madhura Ramojwar" w:date="2021-04-20T12:37:00Z">
                    <w:rPr>
                      <w:color w:val="000000"/>
                      <w:sz w:val="27"/>
                      <w:szCs w:val="27"/>
                    </w:rPr>
                  </w:rPrChange>
                </w:rPr>
                <w:t>· To evaluate change in overall pain intensity</w:t>
              </w:r>
            </w:ins>
            <w:ins w:id="1465" w:author="Madhura Ramojwar" w:date="2021-04-20T12:32:00Z">
              <w:r w:rsidRPr="00841475">
                <w:rPr>
                  <w:rFonts w:asciiTheme="minorHAnsi" w:hAnsiTheme="minorHAnsi" w:cstheme="minorHAnsi"/>
                  <w:color w:val="000000"/>
                  <w:rPrChange w:id="1466" w:author="Madhura Ramojwar" w:date="2021-04-20T12:37:00Z">
                    <w:rPr>
                      <w:color w:val="000000"/>
                      <w:sz w:val="27"/>
                      <w:szCs w:val="27"/>
                    </w:rPr>
                  </w:rPrChange>
                </w:rPr>
                <w:t>.</w:t>
              </w:r>
            </w:ins>
          </w:p>
          <w:p w14:paraId="4AE221D5" w14:textId="7B5D5D13" w:rsidR="00AA12E6" w:rsidRPr="00841475" w:rsidRDefault="00AA12E6" w:rsidP="00AA12E6">
            <w:pPr>
              <w:pStyle w:val="BT1BodyTextI1"/>
              <w:rPr>
                <w:ins w:id="1467" w:author="Madhura Ramojwar" w:date="2021-04-20T12:31:00Z"/>
                <w:rFonts w:asciiTheme="minorHAnsi" w:hAnsiTheme="minorHAnsi" w:cstheme="minorHAnsi"/>
                <w:color w:val="000000"/>
                <w:rPrChange w:id="1468" w:author="Madhura Ramojwar" w:date="2021-04-20T12:37:00Z">
                  <w:rPr>
                    <w:ins w:id="1469" w:author="Madhura Ramojwar" w:date="2021-04-20T12:31:00Z"/>
                    <w:color w:val="000000"/>
                    <w:sz w:val="27"/>
                    <w:szCs w:val="27"/>
                  </w:rPr>
                </w:rPrChange>
              </w:rPr>
            </w:pPr>
            <w:ins w:id="1470" w:author="Madhura Ramojwar" w:date="2021-04-20T12:31:00Z">
              <w:r w:rsidRPr="00841475">
                <w:rPr>
                  <w:rFonts w:asciiTheme="minorHAnsi" w:hAnsiTheme="minorHAnsi" w:cstheme="minorHAnsi"/>
                  <w:color w:val="000000"/>
                  <w:rPrChange w:id="1471" w:author="Madhura Ramojwar" w:date="2021-04-20T12:37:00Z">
                    <w:rPr>
                      <w:color w:val="000000"/>
                      <w:sz w:val="27"/>
                      <w:szCs w:val="27"/>
                    </w:rPr>
                  </w:rPrChange>
                </w:rPr>
                <w:t xml:space="preserve"> · To evaluate change in physical function </w:t>
              </w:r>
            </w:ins>
            <w:ins w:id="1472" w:author="Madhura Ramojwar" w:date="2021-04-20T12:32:00Z">
              <w:r w:rsidRPr="00841475">
                <w:rPr>
                  <w:rFonts w:asciiTheme="minorHAnsi" w:hAnsiTheme="minorHAnsi" w:cstheme="minorHAnsi"/>
                  <w:color w:val="000000"/>
                  <w:rPrChange w:id="1473" w:author="Madhura Ramojwar" w:date="2021-04-20T12:37:00Z">
                    <w:rPr>
                      <w:color w:val="000000"/>
                      <w:sz w:val="27"/>
                      <w:szCs w:val="27"/>
                    </w:rPr>
                  </w:rPrChange>
                </w:rPr>
                <w:t>.</w:t>
              </w:r>
            </w:ins>
          </w:p>
          <w:p w14:paraId="22E43289" w14:textId="1FD1B38E" w:rsidR="00AA12E6" w:rsidRPr="00841475" w:rsidRDefault="00AA12E6" w:rsidP="00AA12E6">
            <w:pPr>
              <w:pStyle w:val="BT1BodyTextI1"/>
              <w:rPr>
                <w:ins w:id="1474" w:author="Madhura Ramojwar" w:date="2021-04-20T12:29:00Z"/>
                <w:rFonts w:asciiTheme="minorHAnsi" w:hAnsiTheme="minorHAnsi" w:cstheme="minorHAnsi"/>
                <w:rPrChange w:id="1475" w:author="Madhura Ramojwar" w:date="2021-04-20T12:37:00Z">
                  <w:rPr>
                    <w:ins w:id="1476" w:author="Madhura Ramojwar" w:date="2021-04-20T12:29:00Z"/>
                  </w:rPr>
                </w:rPrChange>
              </w:rPr>
            </w:pPr>
            <w:ins w:id="1477" w:author="Madhura Ramojwar" w:date="2021-04-20T12:31:00Z">
              <w:r w:rsidRPr="00841475">
                <w:rPr>
                  <w:rFonts w:asciiTheme="minorHAnsi" w:hAnsiTheme="minorHAnsi" w:cstheme="minorHAnsi"/>
                  <w:color w:val="000000"/>
                  <w:rPrChange w:id="1478" w:author="Madhura Ramojwar" w:date="2021-04-20T12:37:00Z">
                    <w:rPr>
                      <w:color w:val="000000"/>
                      <w:sz w:val="27"/>
                      <w:szCs w:val="27"/>
                    </w:rPr>
                  </w:rPrChange>
                </w:rPr>
                <w:t>· To evaluate change in quality of life</w:t>
              </w:r>
            </w:ins>
          </w:p>
        </w:tc>
      </w:tr>
      <w:tr w:rsidR="00AA12E6" w:rsidRPr="00841475" w14:paraId="5C025806" w14:textId="77777777" w:rsidTr="00AA12E6">
        <w:trPr>
          <w:ins w:id="1479" w:author="Madhura Ramojwar" w:date="2021-04-20T12:29:00Z"/>
        </w:trPr>
        <w:tc>
          <w:tcPr>
            <w:tcW w:w="2332" w:type="dxa"/>
            <w:tcPrChange w:id="1480" w:author="Madhura Ramojwar" w:date="2021-04-20T12:30:00Z">
              <w:tcPr>
                <w:tcW w:w="6472" w:type="dxa"/>
                <w:gridSpan w:val="2"/>
              </w:tcPr>
            </w:tcPrChange>
          </w:tcPr>
          <w:p w14:paraId="1438EE72" w14:textId="201AED46" w:rsidR="00AA12E6" w:rsidRPr="00841475" w:rsidRDefault="00AA12E6" w:rsidP="00AA12E6">
            <w:pPr>
              <w:pStyle w:val="BT1BodyTextI1"/>
              <w:rPr>
                <w:ins w:id="1481" w:author="Madhura Ramojwar" w:date="2021-04-20T12:29:00Z"/>
                <w:rFonts w:asciiTheme="minorHAnsi" w:hAnsiTheme="minorHAnsi" w:cstheme="minorHAnsi"/>
                <w:rPrChange w:id="1482" w:author="Madhura Ramojwar" w:date="2021-04-20T12:37:00Z">
                  <w:rPr>
                    <w:ins w:id="1483" w:author="Madhura Ramojwar" w:date="2021-04-20T12:29:00Z"/>
                  </w:rPr>
                </w:rPrChange>
              </w:rPr>
            </w:pPr>
            <w:ins w:id="1484" w:author="Madhura Ramojwar" w:date="2021-04-20T12:32:00Z">
              <w:r w:rsidRPr="00841475">
                <w:rPr>
                  <w:rFonts w:asciiTheme="minorHAnsi" w:hAnsiTheme="minorHAnsi" w:cstheme="minorHAnsi"/>
                </w:rPr>
                <w:t>Prima</w:t>
              </w:r>
              <w:r w:rsidRPr="00AA6B9C">
                <w:rPr>
                  <w:rFonts w:asciiTheme="minorHAnsi" w:hAnsiTheme="minorHAnsi" w:cstheme="minorHAnsi"/>
                </w:rPr>
                <w:t>ry Endpoint</w:t>
              </w:r>
            </w:ins>
          </w:p>
        </w:tc>
        <w:tc>
          <w:tcPr>
            <w:tcW w:w="10612" w:type="dxa"/>
            <w:tcPrChange w:id="1485" w:author="Madhura Ramojwar" w:date="2021-04-20T12:30:00Z">
              <w:tcPr>
                <w:tcW w:w="6472" w:type="dxa"/>
              </w:tcPr>
            </w:tcPrChange>
          </w:tcPr>
          <w:p w14:paraId="672044F5" w14:textId="32BF3D15" w:rsidR="00AA12E6" w:rsidRPr="00841475" w:rsidRDefault="00AA12E6" w:rsidP="00AA12E6">
            <w:pPr>
              <w:pStyle w:val="BT1BodyTextI1"/>
              <w:rPr>
                <w:ins w:id="1486" w:author="Madhura Ramojwar" w:date="2021-04-20T12:29:00Z"/>
                <w:rFonts w:asciiTheme="minorHAnsi" w:hAnsiTheme="minorHAnsi" w:cstheme="minorHAnsi"/>
                <w:rPrChange w:id="1487" w:author="Madhura Ramojwar" w:date="2021-04-20T12:37:00Z">
                  <w:rPr>
                    <w:ins w:id="1488" w:author="Madhura Ramojwar" w:date="2021-04-20T12:29:00Z"/>
                  </w:rPr>
                </w:rPrChange>
              </w:rPr>
            </w:pPr>
            <w:ins w:id="1489" w:author="Madhura Ramojwar" w:date="2021-04-20T12:32:00Z">
              <w:r w:rsidRPr="00841475">
                <w:rPr>
                  <w:rFonts w:asciiTheme="minorHAnsi" w:hAnsiTheme="minorHAnsi" w:cstheme="minorHAnsi"/>
                  <w:color w:val="000000"/>
                  <w:rPrChange w:id="1490" w:author="Madhura Ramojwar" w:date="2021-04-20T12:37:00Z">
                    <w:rPr>
                      <w:color w:val="000000"/>
                      <w:sz w:val="27"/>
                      <w:szCs w:val="27"/>
                    </w:rPr>
                  </w:rPrChange>
                </w:rPr>
                <w:t>The primary endpoint is the 12-month SAE rate for subjects receiving a permanent IPG</w:t>
              </w:r>
            </w:ins>
          </w:p>
        </w:tc>
      </w:tr>
      <w:tr w:rsidR="00AA12E6" w:rsidRPr="00841475" w14:paraId="125987BB" w14:textId="77777777" w:rsidTr="00AA12E6">
        <w:trPr>
          <w:ins w:id="1491" w:author="Madhura Ramojwar" w:date="2021-04-20T12:29:00Z"/>
        </w:trPr>
        <w:tc>
          <w:tcPr>
            <w:tcW w:w="2332" w:type="dxa"/>
            <w:tcPrChange w:id="1492" w:author="Madhura Ramojwar" w:date="2021-04-20T12:30:00Z">
              <w:tcPr>
                <w:tcW w:w="6472" w:type="dxa"/>
                <w:gridSpan w:val="2"/>
              </w:tcPr>
            </w:tcPrChange>
          </w:tcPr>
          <w:p w14:paraId="60F7C308" w14:textId="06AA25B7" w:rsidR="00AA12E6" w:rsidRPr="00841475" w:rsidRDefault="00AA12E6" w:rsidP="00AA12E6">
            <w:pPr>
              <w:pStyle w:val="BT1BodyTextI1"/>
              <w:rPr>
                <w:ins w:id="1493" w:author="Madhura Ramojwar" w:date="2021-04-20T12:29:00Z"/>
                <w:rFonts w:asciiTheme="minorHAnsi" w:hAnsiTheme="minorHAnsi" w:cstheme="minorHAnsi"/>
                <w:rPrChange w:id="1494" w:author="Madhura Ramojwar" w:date="2021-04-20T12:37:00Z">
                  <w:rPr>
                    <w:ins w:id="1495" w:author="Madhura Ramojwar" w:date="2021-04-20T12:29:00Z"/>
                  </w:rPr>
                </w:rPrChange>
              </w:rPr>
            </w:pPr>
            <w:ins w:id="1496" w:author="Madhura Ramojwar" w:date="2021-04-20T12:32:00Z">
              <w:r w:rsidRPr="00841475">
                <w:rPr>
                  <w:rFonts w:asciiTheme="minorHAnsi" w:hAnsiTheme="minorHAnsi" w:cstheme="minorHAnsi"/>
                </w:rPr>
                <w:lastRenderedPageBreak/>
                <w:t>Secondary Endpoint</w:t>
              </w:r>
            </w:ins>
          </w:p>
        </w:tc>
        <w:tc>
          <w:tcPr>
            <w:tcW w:w="10612" w:type="dxa"/>
            <w:tcPrChange w:id="1497" w:author="Madhura Ramojwar" w:date="2021-04-20T12:30:00Z">
              <w:tcPr>
                <w:tcW w:w="6472" w:type="dxa"/>
              </w:tcPr>
            </w:tcPrChange>
          </w:tcPr>
          <w:p w14:paraId="3AC636C0" w14:textId="77777777" w:rsidR="00AA12E6" w:rsidRPr="00841475" w:rsidRDefault="00AA12E6" w:rsidP="00AA12E6">
            <w:pPr>
              <w:pStyle w:val="NormalWeb"/>
              <w:rPr>
                <w:ins w:id="1498" w:author="Madhura Ramojwar" w:date="2021-04-20T12:32:00Z"/>
                <w:rFonts w:asciiTheme="minorHAnsi" w:hAnsiTheme="minorHAnsi" w:cstheme="minorHAnsi"/>
                <w:color w:val="000000"/>
                <w:rPrChange w:id="1499" w:author="Madhura Ramojwar" w:date="2021-04-20T12:37:00Z">
                  <w:rPr>
                    <w:ins w:id="1500" w:author="Madhura Ramojwar" w:date="2021-04-20T12:32:00Z"/>
                    <w:color w:val="000000"/>
                    <w:sz w:val="27"/>
                    <w:szCs w:val="27"/>
                  </w:rPr>
                </w:rPrChange>
              </w:rPr>
            </w:pPr>
            <w:ins w:id="1501" w:author="Madhura Ramojwar" w:date="2021-04-20T12:32:00Z">
              <w:r w:rsidRPr="00841475">
                <w:rPr>
                  <w:rFonts w:asciiTheme="minorHAnsi" w:hAnsiTheme="minorHAnsi" w:cstheme="minorHAnsi"/>
                  <w:color w:val="000000"/>
                  <w:rPrChange w:id="1502" w:author="Madhura Ramojwar" w:date="2021-04-20T12:37:00Z">
                    <w:rPr>
                      <w:color w:val="000000"/>
                      <w:sz w:val="27"/>
                      <w:szCs w:val="27"/>
                    </w:rPr>
                  </w:rPrChange>
                </w:rPr>
                <w:t xml:space="preserve">Percent change from baseline to 12 months post-permanent implant for overall pain intensity measured using the Visual Analog Scale (VAS) </w:t>
              </w:r>
            </w:ins>
          </w:p>
          <w:p w14:paraId="7C3989EA" w14:textId="1DAF1A69" w:rsidR="00AA12E6" w:rsidRPr="00841475" w:rsidRDefault="00AA12E6" w:rsidP="00AA12E6">
            <w:pPr>
              <w:pStyle w:val="NormalWeb"/>
              <w:rPr>
                <w:ins w:id="1503" w:author="Madhura Ramojwar" w:date="2021-04-20T12:32:00Z"/>
                <w:rFonts w:asciiTheme="minorHAnsi" w:hAnsiTheme="minorHAnsi" w:cstheme="minorHAnsi"/>
                <w:color w:val="000000"/>
                <w:rPrChange w:id="1504" w:author="Madhura Ramojwar" w:date="2021-04-20T12:37:00Z">
                  <w:rPr>
                    <w:ins w:id="1505" w:author="Madhura Ramojwar" w:date="2021-04-20T12:32:00Z"/>
                    <w:color w:val="000000"/>
                    <w:sz w:val="27"/>
                    <w:szCs w:val="27"/>
                  </w:rPr>
                </w:rPrChange>
              </w:rPr>
            </w:pPr>
            <w:ins w:id="1506" w:author="Madhura Ramojwar" w:date="2021-04-20T12:32:00Z">
              <w:r w:rsidRPr="00841475">
                <w:rPr>
                  <w:rFonts w:asciiTheme="minorHAnsi" w:hAnsiTheme="minorHAnsi" w:cstheme="minorHAnsi"/>
                  <w:color w:val="000000"/>
                  <w:rPrChange w:id="1507" w:author="Madhura Ramojwar" w:date="2021-04-20T12:37:00Z">
                    <w:rPr>
                      <w:color w:val="000000"/>
                      <w:sz w:val="27"/>
                      <w:szCs w:val="27"/>
                    </w:rPr>
                  </w:rPrChange>
                </w:rPr>
                <w:t>· Change from baseline to 12 months post-permanent implant for physical function measured using the PROMIS-29 Profile</w:t>
              </w:r>
              <w:r w:rsidRPr="00841475">
                <w:rPr>
                  <w:rFonts w:asciiTheme="minorHAnsi" w:hAnsiTheme="minorHAnsi" w:cstheme="minorHAnsi"/>
                  <w:color w:val="000000"/>
                </w:rPr>
                <w:t>.</w:t>
              </w:r>
            </w:ins>
          </w:p>
          <w:p w14:paraId="466CD2EA" w14:textId="77777777" w:rsidR="00AA12E6" w:rsidRPr="00841475" w:rsidRDefault="00AA12E6" w:rsidP="00AA12E6">
            <w:pPr>
              <w:pStyle w:val="NormalWeb"/>
              <w:rPr>
                <w:ins w:id="1508" w:author="Madhura Ramojwar" w:date="2021-04-20T12:32:00Z"/>
                <w:rFonts w:asciiTheme="minorHAnsi" w:hAnsiTheme="minorHAnsi" w:cstheme="minorHAnsi"/>
                <w:color w:val="000000"/>
                <w:rPrChange w:id="1509" w:author="Madhura Ramojwar" w:date="2021-04-20T12:37:00Z">
                  <w:rPr>
                    <w:ins w:id="1510" w:author="Madhura Ramojwar" w:date="2021-04-20T12:32:00Z"/>
                    <w:color w:val="000000"/>
                    <w:sz w:val="27"/>
                    <w:szCs w:val="27"/>
                  </w:rPr>
                </w:rPrChange>
              </w:rPr>
            </w:pPr>
            <w:ins w:id="1511" w:author="Madhura Ramojwar" w:date="2021-04-20T12:32:00Z">
              <w:r w:rsidRPr="00841475">
                <w:rPr>
                  <w:rFonts w:asciiTheme="minorHAnsi" w:hAnsiTheme="minorHAnsi" w:cstheme="minorHAnsi"/>
                  <w:color w:val="000000"/>
                  <w:rPrChange w:id="1512" w:author="Madhura Ramojwar" w:date="2021-04-20T12:37:00Z">
                    <w:rPr>
                      <w:color w:val="000000"/>
                      <w:sz w:val="27"/>
                      <w:szCs w:val="27"/>
                    </w:rPr>
                  </w:rPrChange>
                </w:rPr>
                <w:t>· Change from baseline to 12 months post-permanent implant for quality of life measured using the PROMIS Global Health Scale</w:t>
              </w:r>
            </w:ins>
          </w:p>
          <w:p w14:paraId="1C01F67B" w14:textId="77777777" w:rsidR="00AA12E6" w:rsidRPr="00841475" w:rsidRDefault="00AA12E6" w:rsidP="00AA12E6">
            <w:pPr>
              <w:pStyle w:val="BT1BodyTextI1"/>
              <w:rPr>
                <w:ins w:id="1513" w:author="Madhura Ramojwar" w:date="2021-04-20T12:29:00Z"/>
                <w:rFonts w:asciiTheme="minorHAnsi" w:hAnsiTheme="minorHAnsi" w:cstheme="minorHAnsi"/>
                <w:rPrChange w:id="1514" w:author="Madhura Ramojwar" w:date="2021-04-20T12:37:00Z">
                  <w:rPr>
                    <w:ins w:id="1515" w:author="Madhura Ramojwar" w:date="2021-04-20T12:29:00Z"/>
                  </w:rPr>
                </w:rPrChange>
              </w:rPr>
            </w:pPr>
          </w:p>
        </w:tc>
      </w:tr>
      <w:tr w:rsidR="00AA12E6" w:rsidRPr="00841475" w14:paraId="78F368E1" w14:textId="77777777" w:rsidTr="00AA12E6">
        <w:trPr>
          <w:ins w:id="1516" w:author="Madhura Ramojwar" w:date="2021-04-20T12:29:00Z"/>
        </w:trPr>
        <w:tc>
          <w:tcPr>
            <w:tcW w:w="2332" w:type="dxa"/>
            <w:tcPrChange w:id="1517" w:author="Madhura Ramojwar" w:date="2021-04-20T12:30:00Z">
              <w:tcPr>
                <w:tcW w:w="6472" w:type="dxa"/>
                <w:gridSpan w:val="2"/>
              </w:tcPr>
            </w:tcPrChange>
          </w:tcPr>
          <w:p w14:paraId="0FB8C982" w14:textId="5C0A72BD" w:rsidR="00AA12E6" w:rsidRPr="00841475" w:rsidRDefault="008D11FB" w:rsidP="00AA12E6">
            <w:pPr>
              <w:pStyle w:val="BT1BodyTextI1"/>
              <w:rPr>
                <w:ins w:id="1518" w:author="Madhura Ramojwar" w:date="2021-04-20T12:29:00Z"/>
                <w:rFonts w:asciiTheme="minorHAnsi" w:hAnsiTheme="minorHAnsi" w:cstheme="minorHAnsi"/>
                <w:rPrChange w:id="1519" w:author="Madhura Ramojwar" w:date="2021-04-20T12:37:00Z">
                  <w:rPr>
                    <w:ins w:id="1520" w:author="Madhura Ramojwar" w:date="2021-04-20T12:29:00Z"/>
                  </w:rPr>
                </w:rPrChange>
              </w:rPr>
            </w:pPr>
            <w:ins w:id="1521" w:author="Madhura Ramojwar" w:date="2021-04-20T12:32:00Z">
              <w:r w:rsidRPr="00841475">
                <w:rPr>
                  <w:rFonts w:asciiTheme="minorHAnsi" w:hAnsiTheme="minorHAnsi" w:cstheme="minorHAnsi"/>
                </w:rPr>
                <w:lastRenderedPageBreak/>
                <w:t>Descrip</w:t>
              </w:r>
            </w:ins>
            <w:ins w:id="1522" w:author="Madhura Ramojwar" w:date="2021-04-20T12:33:00Z">
              <w:r w:rsidRPr="00841475">
                <w:rPr>
                  <w:rFonts w:asciiTheme="minorHAnsi" w:hAnsiTheme="minorHAnsi" w:cstheme="minorHAnsi"/>
                </w:rPr>
                <w:t>tive Endpoints</w:t>
              </w:r>
            </w:ins>
          </w:p>
        </w:tc>
        <w:tc>
          <w:tcPr>
            <w:tcW w:w="10612" w:type="dxa"/>
            <w:tcPrChange w:id="1523" w:author="Madhura Ramojwar" w:date="2021-04-20T12:30:00Z">
              <w:tcPr>
                <w:tcW w:w="6472" w:type="dxa"/>
              </w:tcPr>
            </w:tcPrChange>
          </w:tcPr>
          <w:p w14:paraId="6C39C31D" w14:textId="77777777" w:rsidR="008D11FB" w:rsidRPr="00841475" w:rsidRDefault="008D11FB" w:rsidP="00AA12E6">
            <w:pPr>
              <w:pStyle w:val="BT1BodyTextI1"/>
              <w:rPr>
                <w:ins w:id="1524" w:author="Madhura Ramojwar" w:date="2021-04-20T12:33:00Z"/>
                <w:rFonts w:asciiTheme="minorHAnsi" w:hAnsiTheme="minorHAnsi" w:cstheme="minorHAnsi"/>
                <w:color w:val="000000"/>
                <w:rPrChange w:id="1525" w:author="Madhura Ramojwar" w:date="2021-04-20T12:37:00Z">
                  <w:rPr>
                    <w:ins w:id="1526" w:author="Madhura Ramojwar" w:date="2021-04-20T12:33:00Z"/>
                    <w:color w:val="000000"/>
                    <w:sz w:val="27"/>
                    <w:szCs w:val="27"/>
                  </w:rPr>
                </w:rPrChange>
              </w:rPr>
            </w:pPr>
            <w:ins w:id="1527" w:author="Madhura Ramojwar" w:date="2021-04-20T12:33:00Z">
              <w:r w:rsidRPr="00841475">
                <w:rPr>
                  <w:rFonts w:asciiTheme="minorHAnsi" w:hAnsiTheme="minorHAnsi" w:cstheme="minorHAnsi"/>
                  <w:color w:val="000000"/>
                  <w:rPrChange w:id="1528" w:author="Madhura Ramojwar" w:date="2021-04-20T12:37:00Z">
                    <w:rPr>
                      <w:color w:val="000000"/>
                      <w:sz w:val="27"/>
                      <w:szCs w:val="27"/>
                    </w:rPr>
                  </w:rPrChange>
                </w:rPr>
                <w:t xml:space="preserve">Safety </w:t>
              </w:r>
            </w:ins>
          </w:p>
          <w:p w14:paraId="1D6747F7" w14:textId="63BEF7D0" w:rsidR="008D11FB" w:rsidRPr="00841475" w:rsidRDefault="008D11FB" w:rsidP="00AA12E6">
            <w:pPr>
              <w:pStyle w:val="BT1BodyTextI1"/>
              <w:rPr>
                <w:ins w:id="1529" w:author="Madhura Ramojwar" w:date="2021-04-20T12:33:00Z"/>
                <w:rFonts w:asciiTheme="minorHAnsi" w:hAnsiTheme="minorHAnsi" w:cstheme="minorHAnsi"/>
                <w:color w:val="000000"/>
                <w:rPrChange w:id="1530" w:author="Madhura Ramojwar" w:date="2021-04-20T12:37:00Z">
                  <w:rPr>
                    <w:ins w:id="1531" w:author="Madhura Ramojwar" w:date="2021-04-20T12:33:00Z"/>
                    <w:color w:val="000000"/>
                    <w:sz w:val="27"/>
                    <w:szCs w:val="27"/>
                  </w:rPr>
                </w:rPrChange>
              </w:rPr>
            </w:pPr>
            <w:ins w:id="1532" w:author="Madhura Ramojwar" w:date="2021-04-20T12:33:00Z">
              <w:r w:rsidRPr="00841475">
                <w:rPr>
                  <w:rFonts w:asciiTheme="minorHAnsi" w:hAnsiTheme="minorHAnsi" w:cstheme="minorHAnsi"/>
                  <w:color w:val="000000"/>
                  <w:rPrChange w:id="1533" w:author="Madhura Ramojwar" w:date="2021-04-20T12:37:00Z">
                    <w:rPr>
                      <w:color w:val="000000"/>
                      <w:sz w:val="27"/>
                      <w:szCs w:val="27"/>
                    </w:rPr>
                  </w:rPrChange>
                </w:rPr>
                <w:t xml:space="preserve">· Proportion of subjects with device, procedure or stimulation related SAEs and non-SAEs among subjects who receive the permanent implant </w:t>
              </w:r>
            </w:ins>
          </w:p>
          <w:p w14:paraId="2B5D021A" w14:textId="77777777" w:rsidR="008D11FB" w:rsidRPr="00841475" w:rsidRDefault="008D11FB" w:rsidP="00AA12E6">
            <w:pPr>
              <w:pStyle w:val="BT1BodyTextI1"/>
              <w:rPr>
                <w:ins w:id="1534" w:author="Madhura Ramojwar" w:date="2021-04-20T12:33:00Z"/>
                <w:rFonts w:asciiTheme="minorHAnsi" w:hAnsiTheme="minorHAnsi" w:cstheme="minorHAnsi"/>
                <w:color w:val="000000"/>
                <w:rPrChange w:id="1535" w:author="Madhura Ramojwar" w:date="2021-04-20T12:37:00Z">
                  <w:rPr>
                    <w:ins w:id="1536" w:author="Madhura Ramojwar" w:date="2021-04-20T12:33:00Z"/>
                    <w:color w:val="000000"/>
                    <w:sz w:val="27"/>
                    <w:szCs w:val="27"/>
                  </w:rPr>
                </w:rPrChange>
              </w:rPr>
            </w:pPr>
            <w:ins w:id="1537" w:author="Madhura Ramojwar" w:date="2021-04-20T12:33:00Z">
              <w:r w:rsidRPr="00841475">
                <w:rPr>
                  <w:rFonts w:asciiTheme="minorHAnsi" w:hAnsiTheme="minorHAnsi" w:cstheme="minorHAnsi"/>
                  <w:color w:val="000000"/>
                  <w:rPrChange w:id="1538" w:author="Madhura Ramojwar" w:date="2021-04-20T12:37:00Z">
                    <w:rPr>
                      <w:color w:val="000000"/>
                      <w:sz w:val="27"/>
                      <w:szCs w:val="27"/>
                    </w:rPr>
                  </w:rPrChange>
                </w:rPr>
                <w:t xml:space="preserve">· Proportion of subjects who have AEs related to the trial implant procedure among subjects who fail the trial neurostimulator phase </w:t>
              </w:r>
            </w:ins>
          </w:p>
          <w:p w14:paraId="4063301C" w14:textId="1CEBA687" w:rsidR="008D11FB" w:rsidRPr="00841475" w:rsidRDefault="008D11FB" w:rsidP="00AA12E6">
            <w:pPr>
              <w:pStyle w:val="BT1BodyTextI1"/>
              <w:rPr>
                <w:ins w:id="1539" w:author="Madhura Ramojwar" w:date="2021-04-20T12:33:00Z"/>
                <w:rFonts w:asciiTheme="minorHAnsi" w:hAnsiTheme="minorHAnsi" w:cstheme="minorHAnsi"/>
                <w:color w:val="000000"/>
                <w:rPrChange w:id="1540" w:author="Madhura Ramojwar" w:date="2021-04-20T12:37:00Z">
                  <w:rPr>
                    <w:ins w:id="1541" w:author="Madhura Ramojwar" w:date="2021-04-20T12:33:00Z"/>
                    <w:color w:val="000000"/>
                    <w:sz w:val="27"/>
                    <w:szCs w:val="27"/>
                  </w:rPr>
                </w:rPrChange>
              </w:rPr>
            </w:pPr>
            <w:ins w:id="1542" w:author="Madhura Ramojwar" w:date="2021-04-20T12:33:00Z">
              <w:r w:rsidRPr="00841475">
                <w:rPr>
                  <w:rFonts w:asciiTheme="minorHAnsi" w:hAnsiTheme="minorHAnsi" w:cstheme="minorHAnsi"/>
                  <w:color w:val="000000"/>
                  <w:rPrChange w:id="1543" w:author="Madhura Ramojwar" w:date="2021-04-20T12:37:00Z">
                    <w:rPr>
                      <w:color w:val="000000"/>
                      <w:sz w:val="27"/>
                      <w:szCs w:val="27"/>
                    </w:rPr>
                  </w:rPrChange>
                </w:rPr>
                <w:t xml:space="preserve">· Summary of procedure related SAEs and non-SAEs by implanter experience </w:t>
              </w:r>
            </w:ins>
          </w:p>
          <w:p w14:paraId="119F0206" w14:textId="77777777" w:rsidR="008D11FB" w:rsidRPr="00841475" w:rsidRDefault="008D11FB" w:rsidP="00AA12E6">
            <w:pPr>
              <w:pStyle w:val="BT1BodyTextI1"/>
              <w:rPr>
                <w:ins w:id="1544" w:author="Madhura Ramojwar" w:date="2021-04-20T12:33:00Z"/>
                <w:rFonts w:asciiTheme="minorHAnsi" w:hAnsiTheme="minorHAnsi" w:cstheme="minorHAnsi"/>
                <w:color w:val="000000"/>
                <w:rPrChange w:id="1545" w:author="Madhura Ramojwar" w:date="2021-04-20T12:37:00Z">
                  <w:rPr>
                    <w:ins w:id="1546" w:author="Madhura Ramojwar" w:date="2021-04-20T12:33:00Z"/>
                    <w:color w:val="000000"/>
                    <w:sz w:val="27"/>
                    <w:szCs w:val="27"/>
                  </w:rPr>
                </w:rPrChange>
              </w:rPr>
            </w:pPr>
          </w:p>
          <w:p w14:paraId="2AA3B6C7" w14:textId="77777777" w:rsidR="008D11FB" w:rsidRPr="00841475" w:rsidRDefault="008D11FB" w:rsidP="00AA12E6">
            <w:pPr>
              <w:pStyle w:val="BT1BodyTextI1"/>
              <w:rPr>
                <w:ins w:id="1547" w:author="Madhura Ramojwar" w:date="2021-04-20T12:33:00Z"/>
                <w:rFonts w:asciiTheme="minorHAnsi" w:hAnsiTheme="minorHAnsi" w:cstheme="minorHAnsi"/>
                <w:color w:val="000000"/>
                <w:rPrChange w:id="1548" w:author="Madhura Ramojwar" w:date="2021-04-20T12:37:00Z">
                  <w:rPr>
                    <w:ins w:id="1549" w:author="Madhura Ramojwar" w:date="2021-04-20T12:33:00Z"/>
                    <w:color w:val="000000"/>
                    <w:sz w:val="27"/>
                    <w:szCs w:val="27"/>
                  </w:rPr>
                </w:rPrChange>
              </w:rPr>
            </w:pPr>
            <w:ins w:id="1550" w:author="Madhura Ramojwar" w:date="2021-04-20T12:33:00Z">
              <w:r w:rsidRPr="00841475">
                <w:rPr>
                  <w:rFonts w:asciiTheme="minorHAnsi" w:hAnsiTheme="minorHAnsi" w:cstheme="minorHAnsi"/>
                  <w:color w:val="000000"/>
                  <w:rPrChange w:id="1551" w:author="Madhura Ramojwar" w:date="2021-04-20T12:37:00Z">
                    <w:rPr>
                      <w:color w:val="000000"/>
                      <w:sz w:val="27"/>
                      <w:szCs w:val="27"/>
                    </w:rPr>
                  </w:rPrChange>
                </w:rPr>
                <w:t xml:space="preserve">Effectiveness </w:t>
              </w:r>
            </w:ins>
          </w:p>
          <w:p w14:paraId="1A7631D5" w14:textId="77777777" w:rsidR="008D11FB" w:rsidRPr="00841475" w:rsidRDefault="008D11FB" w:rsidP="00AA12E6">
            <w:pPr>
              <w:pStyle w:val="BT1BodyTextI1"/>
              <w:rPr>
                <w:ins w:id="1552" w:author="Madhura Ramojwar" w:date="2021-04-20T12:33:00Z"/>
                <w:rFonts w:asciiTheme="minorHAnsi" w:hAnsiTheme="minorHAnsi" w:cstheme="minorHAnsi"/>
                <w:color w:val="000000"/>
                <w:rPrChange w:id="1553" w:author="Madhura Ramojwar" w:date="2021-04-20T12:37:00Z">
                  <w:rPr>
                    <w:ins w:id="1554" w:author="Madhura Ramojwar" w:date="2021-04-20T12:33:00Z"/>
                    <w:color w:val="000000"/>
                    <w:sz w:val="27"/>
                    <w:szCs w:val="27"/>
                  </w:rPr>
                </w:rPrChange>
              </w:rPr>
            </w:pPr>
            <w:ins w:id="1555" w:author="Madhura Ramojwar" w:date="2021-04-20T12:33:00Z">
              <w:r w:rsidRPr="00841475">
                <w:rPr>
                  <w:rFonts w:asciiTheme="minorHAnsi" w:hAnsiTheme="minorHAnsi" w:cstheme="minorHAnsi"/>
                  <w:color w:val="000000"/>
                  <w:rPrChange w:id="1556" w:author="Madhura Ramojwar" w:date="2021-04-20T12:37:00Z">
                    <w:rPr>
                      <w:color w:val="000000"/>
                      <w:sz w:val="27"/>
                      <w:szCs w:val="27"/>
                    </w:rPr>
                  </w:rPrChange>
                </w:rPr>
                <w:t xml:space="preserve">· Change from baseline to 1, 3, and 6 months post-permanent implant for overall pain intensity measured using the Visual Analog Scale (VAS) </w:t>
              </w:r>
            </w:ins>
          </w:p>
          <w:p w14:paraId="339C6D8A" w14:textId="77777777" w:rsidR="008D11FB" w:rsidRPr="00841475" w:rsidRDefault="008D11FB" w:rsidP="00AA12E6">
            <w:pPr>
              <w:pStyle w:val="BT1BodyTextI1"/>
              <w:rPr>
                <w:ins w:id="1557" w:author="Madhura Ramojwar" w:date="2021-04-20T12:33:00Z"/>
                <w:rFonts w:asciiTheme="minorHAnsi" w:hAnsiTheme="minorHAnsi" w:cstheme="minorHAnsi"/>
                <w:color w:val="000000"/>
                <w:rPrChange w:id="1558" w:author="Madhura Ramojwar" w:date="2021-04-20T12:37:00Z">
                  <w:rPr>
                    <w:ins w:id="1559" w:author="Madhura Ramojwar" w:date="2021-04-20T12:33:00Z"/>
                    <w:color w:val="000000"/>
                    <w:sz w:val="27"/>
                    <w:szCs w:val="27"/>
                  </w:rPr>
                </w:rPrChange>
              </w:rPr>
            </w:pPr>
            <w:ins w:id="1560" w:author="Madhura Ramojwar" w:date="2021-04-20T12:33:00Z">
              <w:r w:rsidRPr="00841475">
                <w:rPr>
                  <w:rFonts w:asciiTheme="minorHAnsi" w:hAnsiTheme="minorHAnsi" w:cstheme="minorHAnsi"/>
                  <w:color w:val="000000"/>
                  <w:rPrChange w:id="1561" w:author="Madhura Ramojwar" w:date="2021-04-20T12:37:00Z">
                    <w:rPr>
                      <w:color w:val="000000"/>
                      <w:sz w:val="27"/>
                      <w:szCs w:val="27"/>
                    </w:rPr>
                  </w:rPrChange>
                </w:rPr>
                <w:t>· Change from baseline to 1, 3, and 6 months post-permanent implant for physical function measured using the PROMIS-29 Profile</w:t>
              </w:r>
            </w:ins>
          </w:p>
          <w:p w14:paraId="448F8F52" w14:textId="77777777" w:rsidR="008D11FB" w:rsidRPr="00841475" w:rsidRDefault="008D11FB" w:rsidP="00AA12E6">
            <w:pPr>
              <w:pStyle w:val="BT1BodyTextI1"/>
              <w:rPr>
                <w:ins w:id="1562" w:author="Madhura Ramojwar" w:date="2021-04-20T12:33:00Z"/>
                <w:rFonts w:asciiTheme="minorHAnsi" w:hAnsiTheme="minorHAnsi" w:cstheme="minorHAnsi"/>
                <w:color w:val="000000"/>
                <w:rPrChange w:id="1563" w:author="Madhura Ramojwar" w:date="2021-04-20T12:37:00Z">
                  <w:rPr>
                    <w:ins w:id="1564" w:author="Madhura Ramojwar" w:date="2021-04-20T12:33:00Z"/>
                    <w:color w:val="000000"/>
                    <w:sz w:val="27"/>
                    <w:szCs w:val="27"/>
                  </w:rPr>
                </w:rPrChange>
              </w:rPr>
            </w:pPr>
            <w:ins w:id="1565" w:author="Madhura Ramojwar" w:date="2021-04-20T12:33:00Z">
              <w:r w:rsidRPr="00841475">
                <w:rPr>
                  <w:rFonts w:asciiTheme="minorHAnsi" w:hAnsiTheme="minorHAnsi" w:cstheme="minorHAnsi"/>
                  <w:color w:val="000000"/>
                  <w:rPrChange w:id="1566" w:author="Madhura Ramojwar" w:date="2021-04-20T12:37:00Z">
                    <w:rPr>
                      <w:color w:val="000000"/>
                      <w:sz w:val="27"/>
                      <w:szCs w:val="27"/>
                    </w:rPr>
                  </w:rPrChange>
                </w:rPr>
                <w:t xml:space="preserve"> · Change from baseline to 1, 3, and 6 months post-permanent implant for quality of life measured using the PROMIS Global Health Scale </w:t>
              </w:r>
            </w:ins>
          </w:p>
          <w:p w14:paraId="307273C8" w14:textId="77777777" w:rsidR="008D11FB" w:rsidRPr="00841475" w:rsidRDefault="008D11FB" w:rsidP="00AA12E6">
            <w:pPr>
              <w:pStyle w:val="BT1BodyTextI1"/>
              <w:rPr>
                <w:ins w:id="1567" w:author="Madhura Ramojwar" w:date="2021-04-20T12:33:00Z"/>
                <w:rFonts w:asciiTheme="minorHAnsi" w:hAnsiTheme="minorHAnsi" w:cstheme="minorHAnsi"/>
                <w:color w:val="000000"/>
                <w:rPrChange w:id="1568" w:author="Madhura Ramojwar" w:date="2021-04-20T12:37:00Z">
                  <w:rPr>
                    <w:ins w:id="1569" w:author="Madhura Ramojwar" w:date="2021-04-20T12:33:00Z"/>
                    <w:color w:val="000000"/>
                    <w:sz w:val="27"/>
                    <w:szCs w:val="27"/>
                  </w:rPr>
                </w:rPrChange>
              </w:rPr>
            </w:pPr>
            <w:ins w:id="1570" w:author="Madhura Ramojwar" w:date="2021-04-20T12:33:00Z">
              <w:r w:rsidRPr="00841475">
                <w:rPr>
                  <w:rFonts w:asciiTheme="minorHAnsi" w:hAnsiTheme="minorHAnsi" w:cstheme="minorHAnsi"/>
                  <w:color w:val="000000"/>
                  <w:rPrChange w:id="1571" w:author="Madhura Ramojwar" w:date="2021-04-20T12:37:00Z">
                    <w:rPr>
                      <w:color w:val="000000"/>
                      <w:sz w:val="27"/>
                      <w:szCs w:val="27"/>
                    </w:rPr>
                  </w:rPrChange>
                </w:rPr>
                <w:t>· Change from baseline to 1, 3, 6 and 12 months post-permanent implant for neuropathic pain measured using the Neuropathic Pain Scale (NPS)</w:t>
              </w:r>
            </w:ins>
          </w:p>
          <w:p w14:paraId="2A97AF12" w14:textId="77777777" w:rsidR="008D11FB" w:rsidRPr="00841475" w:rsidRDefault="008D11FB" w:rsidP="00AA12E6">
            <w:pPr>
              <w:pStyle w:val="BT1BodyTextI1"/>
              <w:rPr>
                <w:ins w:id="1572" w:author="Madhura Ramojwar" w:date="2021-04-20T12:33:00Z"/>
                <w:rFonts w:asciiTheme="minorHAnsi" w:hAnsiTheme="minorHAnsi" w:cstheme="minorHAnsi"/>
                <w:color w:val="000000"/>
                <w:rPrChange w:id="1573" w:author="Madhura Ramojwar" w:date="2021-04-20T12:37:00Z">
                  <w:rPr>
                    <w:ins w:id="1574" w:author="Madhura Ramojwar" w:date="2021-04-20T12:33:00Z"/>
                    <w:color w:val="000000"/>
                    <w:sz w:val="27"/>
                    <w:szCs w:val="27"/>
                  </w:rPr>
                </w:rPrChange>
              </w:rPr>
            </w:pPr>
            <w:ins w:id="1575" w:author="Madhura Ramojwar" w:date="2021-04-20T12:33:00Z">
              <w:r w:rsidRPr="00841475">
                <w:rPr>
                  <w:rFonts w:asciiTheme="minorHAnsi" w:hAnsiTheme="minorHAnsi" w:cstheme="minorHAnsi"/>
                  <w:color w:val="000000"/>
                  <w:rPrChange w:id="1576" w:author="Madhura Ramojwar" w:date="2021-04-20T12:37:00Z">
                    <w:rPr>
                      <w:color w:val="000000"/>
                      <w:sz w:val="27"/>
                      <w:szCs w:val="27"/>
                    </w:rPr>
                  </w:rPrChange>
                </w:rPr>
                <w:t xml:space="preserve"> · Change from baseline to 1, 3, 6 and 12 months post-permanent implant for sleep disturbance, anxiety, depression, fatigue, ability to participate in social roles and activities, pain interference and pain intensity measured using the PROMIS-29 Profile</w:t>
              </w:r>
            </w:ins>
          </w:p>
          <w:p w14:paraId="3F173906" w14:textId="31D09959" w:rsidR="00AA12E6" w:rsidRPr="00841475" w:rsidRDefault="008D11FB" w:rsidP="00AA12E6">
            <w:pPr>
              <w:pStyle w:val="BT1BodyTextI1"/>
              <w:rPr>
                <w:ins w:id="1577" w:author="Madhura Ramojwar" w:date="2021-04-20T12:29:00Z"/>
                <w:rFonts w:asciiTheme="minorHAnsi" w:hAnsiTheme="minorHAnsi" w:cstheme="minorHAnsi"/>
                <w:rPrChange w:id="1578" w:author="Madhura Ramojwar" w:date="2021-04-20T12:37:00Z">
                  <w:rPr>
                    <w:ins w:id="1579" w:author="Madhura Ramojwar" w:date="2021-04-20T12:29:00Z"/>
                  </w:rPr>
                </w:rPrChange>
              </w:rPr>
            </w:pPr>
            <w:ins w:id="1580" w:author="Madhura Ramojwar" w:date="2021-04-20T12:33:00Z">
              <w:r w:rsidRPr="00841475">
                <w:rPr>
                  <w:rFonts w:asciiTheme="minorHAnsi" w:hAnsiTheme="minorHAnsi" w:cstheme="minorHAnsi"/>
                  <w:color w:val="000000"/>
                  <w:rPrChange w:id="1581" w:author="Madhura Ramojwar" w:date="2021-04-20T12:37:00Z">
                    <w:rPr>
                      <w:color w:val="000000"/>
                      <w:sz w:val="27"/>
                      <w:szCs w:val="27"/>
                    </w:rPr>
                  </w:rPrChange>
                </w:rPr>
                <w:t xml:space="preserve"> · Patient Global Impression of Change (PGIC) at 1, 3, 6 and 12 months post-permanent implant</w:t>
              </w:r>
            </w:ins>
          </w:p>
        </w:tc>
      </w:tr>
      <w:tr w:rsidR="00AA12E6" w:rsidRPr="00841475" w14:paraId="7F2EABD9" w14:textId="77777777" w:rsidTr="00AA12E6">
        <w:trPr>
          <w:ins w:id="1582" w:author="Madhura Ramojwar" w:date="2021-04-20T12:29:00Z"/>
        </w:trPr>
        <w:tc>
          <w:tcPr>
            <w:tcW w:w="2332" w:type="dxa"/>
            <w:tcPrChange w:id="1583" w:author="Madhura Ramojwar" w:date="2021-04-20T12:30:00Z">
              <w:tcPr>
                <w:tcW w:w="6472" w:type="dxa"/>
                <w:gridSpan w:val="2"/>
              </w:tcPr>
            </w:tcPrChange>
          </w:tcPr>
          <w:p w14:paraId="2D0B6771" w14:textId="7D715980" w:rsidR="00AA12E6" w:rsidRPr="00841475" w:rsidRDefault="008D11FB" w:rsidP="00AA12E6">
            <w:pPr>
              <w:pStyle w:val="BT1BodyTextI1"/>
              <w:rPr>
                <w:ins w:id="1584" w:author="Madhura Ramojwar" w:date="2021-04-20T12:29:00Z"/>
                <w:rFonts w:asciiTheme="minorHAnsi" w:hAnsiTheme="minorHAnsi" w:cstheme="minorHAnsi"/>
                <w:rPrChange w:id="1585" w:author="Madhura Ramojwar" w:date="2021-04-20T12:37:00Z">
                  <w:rPr>
                    <w:ins w:id="1586" w:author="Madhura Ramojwar" w:date="2021-04-20T12:29:00Z"/>
                  </w:rPr>
                </w:rPrChange>
              </w:rPr>
            </w:pPr>
            <w:ins w:id="1587" w:author="Madhura Ramojwar" w:date="2021-04-20T12:34:00Z">
              <w:r w:rsidRPr="00841475">
                <w:rPr>
                  <w:rFonts w:asciiTheme="minorHAnsi" w:hAnsiTheme="minorHAnsi" w:cstheme="minorHAnsi"/>
                </w:rPr>
                <w:lastRenderedPageBreak/>
                <w:t>Design</w:t>
              </w:r>
            </w:ins>
          </w:p>
        </w:tc>
        <w:tc>
          <w:tcPr>
            <w:tcW w:w="10612" w:type="dxa"/>
            <w:tcPrChange w:id="1588" w:author="Madhura Ramojwar" w:date="2021-04-20T12:30:00Z">
              <w:tcPr>
                <w:tcW w:w="6472" w:type="dxa"/>
              </w:tcPr>
            </w:tcPrChange>
          </w:tcPr>
          <w:p w14:paraId="298C1C84" w14:textId="4FCE4C4A" w:rsidR="00AA12E6" w:rsidRPr="00841475" w:rsidRDefault="008D11FB" w:rsidP="00AA12E6">
            <w:pPr>
              <w:pStyle w:val="BT1BodyTextI1"/>
              <w:rPr>
                <w:ins w:id="1589" w:author="Madhura Ramojwar" w:date="2021-04-20T12:29:00Z"/>
                <w:rFonts w:asciiTheme="minorHAnsi" w:hAnsiTheme="minorHAnsi" w:cstheme="minorHAnsi"/>
                <w:rPrChange w:id="1590" w:author="Madhura Ramojwar" w:date="2021-04-20T12:37:00Z">
                  <w:rPr>
                    <w:ins w:id="1591" w:author="Madhura Ramojwar" w:date="2021-04-20T12:29:00Z"/>
                  </w:rPr>
                </w:rPrChange>
              </w:rPr>
            </w:pPr>
            <w:ins w:id="1592" w:author="Madhura Ramojwar" w:date="2021-04-20T12:34:00Z">
              <w:r w:rsidRPr="00841475">
                <w:rPr>
                  <w:rFonts w:asciiTheme="minorHAnsi" w:hAnsiTheme="minorHAnsi" w:cstheme="minorHAnsi"/>
                  <w:color w:val="000000"/>
                  <w:rPrChange w:id="1593" w:author="Madhura Ramojwar" w:date="2021-04-20T12:37:00Z">
                    <w:rPr>
                      <w:color w:val="000000"/>
                      <w:sz w:val="27"/>
                      <w:szCs w:val="27"/>
                    </w:rPr>
                  </w:rPrChange>
                </w:rPr>
                <w:t>This study is a prospective, single arm, observational post-approval study. Study follow-ups will occur at 1, 3, 6, and 12 months post-permanent implant.</w:t>
              </w:r>
            </w:ins>
          </w:p>
        </w:tc>
      </w:tr>
      <w:tr w:rsidR="008D11FB" w:rsidRPr="00841475" w14:paraId="2DE690C7" w14:textId="77777777" w:rsidTr="00AA12E6">
        <w:trPr>
          <w:ins w:id="1594" w:author="Madhura Ramojwar" w:date="2021-04-20T12:34:00Z"/>
        </w:trPr>
        <w:tc>
          <w:tcPr>
            <w:tcW w:w="2332" w:type="dxa"/>
          </w:tcPr>
          <w:p w14:paraId="1AAF0ED2" w14:textId="1A899C93" w:rsidR="008D11FB" w:rsidRPr="00AA6B9C" w:rsidRDefault="008D11FB" w:rsidP="00AA12E6">
            <w:pPr>
              <w:pStyle w:val="BT1BodyTextI1"/>
              <w:rPr>
                <w:ins w:id="1595" w:author="Madhura Ramojwar" w:date="2021-04-20T12:34:00Z"/>
                <w:rFonts w:asciiTheme="minorHAnsi" w:hAnsiTheme="minorHAnsi" w:cstheme="minorHAnsi"/>
              </w:rPr>
            </w:pPr>
            <w:ins w:id="1596" w:author="Madhura Ramojwar" w:date="2021-04-20T12:34:00Z">
              <w:r w:rsidRPr="00841475">
                <w:rPr>
                  <w:rFonts w:asciiTheme="minorHAnsi" w:hAnsiTheme="minorHAnsi" w:cstheme="minorHAnsi"/>
                </w:rPr>
                <w:t>Devices us</w:t>
              </w:r>
              <w:r w:rsidRPr="00AA6B9C">
                <w:rPr>
                  <w:rFonts w:asciiTheme="minorHAnsi" w:hAnsiTheme="minorHAnsi" w:cstheme="minorHAnsi"/>
                </w:rPr>
                <w:t>ed</w:t>
              </w:r>
            </w:ins>
          </w:p>
        </w:tc>
        <w:tc>
          <w:tcPr>
            <w:tcW w:w="10612" w:type="dxa"/>
          </w:tcPr>
          <w:p w14:paraId="48D852A0" w14:textId="14762C78" w:rsidR="008D11FB" w:rsidRPr="00841475" w:rsidRDefault="008D11FB" w:rsidP="00AA12E6">
            <w:pPr>
              <w:pStyle w:val="BT1BodyTextI1"/>
              <w:rPr>
                <w:ins w:id="1597" w:author="Madhura Ramojwar" w:date="2021-04-20T12:34:00Z"/>
                <w:rFonts w:asciiTheme="minorHAnsi" w:hAnsiTheme="minorHAnsi" w:cstheme="minorHAnsi"/>
                <w:color w:val="000000"/>
                <w:rPrChange w:id="1598" w:author="Madhura Ramojwar" w:date="2021-04-20T12:37:00Z">
                  <w:rPr>
                    <w:ins w:id="1599" w:author="Madhura Ramojwar" w:date="2021-04-20T12:34:00Z"/>
                    <w:color w:val="000000"/>
                    <w:sz w:val="27"/>
                    <w:szCs w:val="27"/>
                  </w:rPr>
                </w:rPrChange>
              </w:rPr>
            </w:pPr>
            <w:ins w:id="1600" w:author="Madhura Ramojwar" w:date="2021-04-20T12:34:00Z">
              <w:r w:rsidRPr="00841475">
                <w:rPr>
                  <w:rFonts w:asciiTheme="minorHAnsi" w:hAnsiTheme="minorHAnsi" w:cstheme="minorHAnsi"/>
                  <w:color w:val="000000"/>
                  <w:rPrChange w:id="1601" w:author="Madhura Ramojwar" w:date="2021-04-20T12:37:00Z">
                    <w:rPr>
                      <w:color w:val="000000"/>
                      <w:sz w:val="27"/>
                      <w:szCs w:val="27"/>
                    </w:rPr>
                  </w:rPrChange>
                </w:rPr>
                <w:t>DRG Neurostimulation System with Axium or Proclaim DRG Implantable Pulse Generator</w:t>
              </w:r>
            </w:ins>
          </w:p>
        </w:tc>
      </w:tr>
      <w:tr w:rsidR="008D11FB" w:rsidRPr="00841475" w14:paraId="7B268EB6" w14:textId="77777777" w:rsidTr="00AA12E6">
        <w:trPr>
          <w:ins w:id="1602" w:author="Madhura Ramojwar" w:date="2021-04-20T12:34:00Z"/>
        </w:trPr>
        <w:tc>
          <w:tcPr>
            <w:tcW w:w="2332" w:type="dxa"/>
          </w:tcPr>
          <w:p w14:paraId="7159F913" w14:textId="1A7FA001" w:rsidR="008D11FB" w:rsidRPr="00841475" w:rsidRDefault="008D11FB" w:rsidP="00AA12E6">
            <w:pPr>
              <w:pStyle w:val="BT1BodyTextI1"/>
              <w:rPr>
                <w:ins w:id="1603" w:author="Madhura Ramojwar" w:date="2021-04-20T12:34:00Z"/>
                <w:rFonts w:asciiTheme="minorHAnsi" w:hAnsiTheme="minorHAnsi" w:cstheme="minorHAnsi"/>
                <w:rPrChange w:id="1604" w:author="Madhura Ramojwar" w:date="2021-04-20T12:37:00Z">
                  <w:rPr>
                    <w:ins w:id="1605" w:author="Madhura Ramojwar" w:date="2021-04-20T12:34:00Z"/>
                    <w:rFonts w:asciiTheme="minorHAnsi" w:hAnsiTheme="minorHAnsi" w:cstheme="minorHAnsi"/>
                  </w:rPr>
                </w:rPrChange>
              </w:rPr>
            </w:pPr>
            <w:ins w:id="1606" w:author="Madhura Ramojwar" w:date="2021-04-20T12:34:00Z">
              <w:r w:rsidRPr="00841475">
                <w:rPr>
                  <w:rFonts w:asciiTheme="minorHAnsi" w:hAnsiTheme="minorHAnsi" w:cstheme="minorHAnsi"/>
                  <w:rPrChange w:id="1607" w:author="Madhura Ramojwar" w:date="2021-04-20T12:37:00Z">
                    <w:rPr>
                      <w:rFonts w:asciiTheme="minorHAnsi" w:hAnsiTheme="minorHAnsi" w:cstheme="minorHAnsi"/>
                    </w:rPr>
                  </w:rPrChange>
                </w:rPr>
                <w:t>Study Population</w:t>
              </w:r>
            </w:ins>
          </w:p>
        </w:tc>
        <w:tc>
          <w:tcPr>
            <w:tcW w:w="10612" w:type="dxa"/>
          </w:tcPr>
          <w:p w14:paraId="23B53E5F" w14:textId="4D3561B7" w:rsidR="008D11FB" w:rsidRPr="00841475" w:rsidRDefault="008D11FB" w:rsidP="00AA12E6">
            <w:pPr>
              <w:pStyle w:val="BT1BodyTextI1"/>
              <w:rPr>
                <w:ins w:id="1608" w:author="Madhura Ramojwar" w:date="2021-04-20T12:34:00Z"/>
                <w:rFonts w:asciiTheme="minorHAnsi" w:hAnsiTheme="minorHAnsi" w:cstheme="minorHAnsi"/>
                <w:color w:val="000000"/>
                <w:rPrChange w:id="1609" w:author="Madhura Ramojwar" w:date="2021-04-20T12:37:00Z">
                  <w:rPr>
                    <w:ins w:id="1610" w:author="Madhura Ramojwar" w:date="2021-04-20T12:34:00Z"/>
                    <w:color w:val="000000"/>
                    <w:sz w:val="27"/>
                    <w:szCs w:val="27"/>
                  </w:rPr>
                </w:rPrChange>
              </w:rPr>
            </w:pPr>
            <w:ins w:id="1611" w:author="Madhura Ramojwar" w:date="2021-04-20T12:34:00Z">
              <w:r w:rsidRPr="00841475">
                <w:rPr>
                  <w:rFonts w:asciiTheme="minorHAnsi" w:hAnsiTheme="minorHAnsi" w:cstheme="minorHAnsi"/>
                  <w:color w:val="000000"/>
                  <w:rPrChange w:id="1612" w:author="Madhura Ramojwar" w:date="2021-04-20T12:37:00Z">
                    <w:rPr>
                      <w:color w:val="000000"/>
                      <w:sz w:val="27"/>
                      <w:szCs w:val="27"/>
                    </w:rPr>
                  </w:rPrChange>
                </w:rPr>
                <w:t>A maximum of 426 adult subjects with moderate to severe chronic, intractable pain of the lower limbs due to CRPS types I and II will undergo a trial of the neurostimulator system at up to 45 study sites in the United States.</w:t>
              </w:r>
            </w:ins>
          </w:p>
        </w:tc>
      </w:tr>
      <w:tr w:rsidR="008D11FB" w:rsidRPr="00841475" w14:paraId="446DF2EA" w14:textId="77777777" w:rsidTr="00AA12E6">
        <w:trPr>
          <w:ins w:id="1613" w:author="Madhura Ramojwar" w:date="2021-04-20T12:35:00Z"/>
        </w:trPr>
        <w:tc>
          <w:tcPr>
            <w:tcW w:w="2332" w:type="dxa"/>
          </w:tcPr>
          <w:p w14:paraId="597A14B7" w14:textId="7AB3A920" w:rsidR="008D11FB" w:rsidRPr="00841475" w:rsidRDefault="008D11FB" w:rsidP="00AA12E6">
            <w:pPr>
              <w:pStyle w:val="BT1BodyTextI1"/>
              <w:rPr>
                <w:ins w:id="1614" w:author="Madhura Ramojwar" w:date="2021-04-20T12:35:00Z"/>
                <w:rFonts w:asciiTheme="minorHAnsi" w:hAnsiTheme="minorHAnsi" w:cstheme="minorHAnsi"/>
                <w:rPrChange w:id="1615" w:author="Madhura Ramojwar" w:date="2021-04-20T12:37:00Z">
                  <w:rPr>
                    <w:ins w:id="1616" w:author="Madhura Ramojwar" w:date="2021-04-20T12:35:00Z"/>
                    <w:rFonts w:asciiTheme="minorHAnsi" w:hAnsiTheme="minorHAnsi" w:cstheme="minorHAnsi"/>
                  </w:rPr>
                </w:rPrChange>
              </w:rPr>
            </w:pPr>
            <w:ins w:id="1617" w:author="Madhura Ramojwar" w:date="2021-04-20T12:35:00Z">
              <w:r w:rsidRPr="00841475">
                <w:rPr>
                  <w:rFonts w:asciiTheme="minorHAnsi" w:hAnsiTheme="minorHAnsi" w:cstheme="minorHAnsi"/>
                  <w:rPrChange w:id="1618" w:author="Madhura Ramojwar" w:date="2021-04-20T12:37:00Z">
                    <w:rPr>
                      <w:rFonts w:asciiTheme="minorHAnsi" w:hAnsiTheme="minorHAnsi" w:cstheme="minorHAnsi"/>
                    </w:rPr>
                  </w:rPrChange>
                </w:rPr>
                <w:lastRenderedPageBreak/>
                <w:t>Inclusion/Exclusion Criteria</w:t>
              </w:r>
            </w:ins>
          </w:p>
        </w:tc>
        <w:tc>
          <w:tcPr>
            <w:tcW w:w="10612" w:type="dxa"/>
          </w:tcPr>
          <w:p w14:paraId="27E33124" w14:textId="77777777" w:rsidR="008D11FB" w:rsidRPr="00841475" w:rsidRDefault="008D11FB" w:rsidP="008D11FB">
            <w:pPr>
              <w:pStyle w:val="NormalWeb"/>
              <w:rPr>
                <w:ins w:id="1619" w:author="Madhura Ramojwar" w:date="2021-04-20T12:35:00Z"/>
                <w:rFonts w:asciiTheme="minorHAnsi" w:hAnsiTheme="minorHAnsi" w:cstheme="minorHAnsi"/>
                <w:color w:val="000000"/>
                <w:rPrChange w:id="1620" w:author="Madhura Ramojwar" w:date="2021-04-20T12:37:00Z">
                  <w:rPr>
                    <w:ins w:id="1621" w:author="Madhura Ramojwar" w:date="2021-04-20T12:35:00Z"/>
                    <w:color w:val="000000"/>
                    <w:sz w:val="27"/>
                    <w:szCs w:val="27"/>
                  </w:rPr>
                </w:rPrChange>
              </w:rPr>
            </w:pPr>
            <w:ins w:id="1622" w:author="Madhura Ramojwar" w:date="2021-04-20T12:35:00Z">
              <w:r w:rsidRPr="00841475">
                <w:rPr>
                  <w:rFonts w:asciiTheme="minorHAnsi" w:hAnsiTheme="minorHAnsi" w:cstheme="minorHAnsi"/>
                  <w:color w:val="000000"/>
                  <w:rPrChange w:id="1623" w:author="Madhura Ramojwar" w:date="2021-04-20T12:37:00Z">
                    <w:rPr>
                      <w:color w:val="000000"/>
                      <w:sz w:val="27"/>
                      <w:szCs w:val="27"/>
                    </w:rPr>
                  </w:rPrChange>
                </w:rPr>
                <w:t xml:space="preserve">Inclusion Criteria </w:t>
              </w:r>
            </w:ins>
          </w:p>
          <w:p w14:paraId="3CF9BC5D" w14:textId="77777777" w:rsidR="008D11FB" w:rsidRPr="00841475" w:rsidRDefault="008D11FB" w:rsidP="008D11FB">
            <w:pPr>
              <w:pStyle w:val="NormalWeb"/>
              <w:rPr>
                <w:ins w:id="1624" w:author="Madhura Ramojwar" w:date="2021-04-20T12:35:00Z"/>
                <w:rFonts w:asciiTheme="minorHAnsi" w:hAnsiTheme="minorHAnsi" w:cstheme="minorHAnsi"/>
                <w:color w:val="000000"/>
                <w:rPrChange w:id="1625" w:author="Madhura Ramojwar" w:date="2021-04-20T12:37:00Z">
                  <w:rPr>
                    <w:ins w:id="1626" w:author="Madhura Ramojwar" w:date="2021-04-20T12:35:00Z"/>
                    <w:color w:val="000000"/>
                    <w:sz w:val="27"/>
                    <w:szCs w:val="27"/>
                  </w:rPr>
                </w:rPrChange>
              </w:rPr>
            </w:pPr>
            <w:ins w:id="1627" w:author="Madhura Ramojwar" w:date="2021-04-20T12:35:00Z">
              <w:r w:rsidRPr="00841475">
                <w:rPr>
                  <w:rFonts w:asciiTheme="minorHAnsi" w:hAnsiTheme="minorHAnsi" w:cstheme="minorHAnsi"/>
                  <w:color w:val="000000"/>
                  <w:rPrChange w:id="1628" w:author="Madhura Ramojwar" w:date="2021-04-20T12:37:00Z">
                    <w:rPr>
                      <w:color w:val="000000"/>
                      <w:sz w:val="27"/>
                      <w:szCs w:val="27"/>
                    </w:rPr>
                  </w:rPrChange>
                </w:rPr>
                <w:t>· Subject is male or female &gt; 22 and &lt; 75 years of age.</w:t>
              </w:r>
            </w:ins>
          </w:p>
          <w:p w14:paraId="73A75500" w14:textId="77777777" w:rsidR="008D11FB" w:rsidRPr="00841475" w:rsidRDefault="008D11FB" w:rsidP="008D11FB">
            <w:pPr>
              <w:pStyle w:val="NormalWeb"/>
              <w:rPr>
                <w:ins w:id="1629" w:author="Madhura Ramojwar" w:date="2021-04-20T12:35:00Z"/>
                <w:rFonts w:asciiTheme="minorHAnsi" w:hAnsiTheme="minorHAnsi" w:cstheme="minorHAnsi"/>
                <w:color w:val="000000"/>
                <w:rPrChange w:id="1630" w:author="Madhura Ramojwar" w:date="2021-04-20T12:37:00Z">
                  <w:rPr>
                    <w:ins w:id="1631" w:author="Madhura Ramojwar" w:date="2021-04-20T12:35:00Z"/>
                    <w:color w:val="000000"/>
                    <w:sz w:val="27"/>
                    <w:szCs w:val="27"/>
                  </w:rPr>
                </w:rPrChange>
              </w:rPr>
            </w:pPr>
            <w:ins w:id="1632" w:author="Madhura Ramojwar" w:date="2021-04-20T12:35:00Z">
              <w:r w:rsidRPr="00841475">
                <w:rPr>
                  <w:rFonts w:asciiTheme="minorHAnsi" w:hAnsiTheme="minorHAnsi" w:cstheme="minorHAnsi"/>
                  <w:color w:val="000000"/>
                  <w:rPrChange w:id="1633" w:author="Madhura Ramojwar" w:date="2021-04-20T12:37:00Z">
                    <w:rPr>
                      <w:color w:val="000000"/>
                      <w:sz w:val="27"/>
                      <w:szCs w:val="27"/>
                    </w:rPr>
                  </w:rPrChange>
                </w:rPr>
                <w:t>· Subject has moderate to severe chronic intractable pain of the lower limbs resulting from Complex Regional Pain Syndrome (CRPS) types I or II.</w:t>
              </w:r>
            </w:ins>
          </w:p>
          <w:p w14:paraId="31CC4436" w14:textId="77777777" w:rsidR="008D11FB" w:rsidRPr="00841475" w:rsidRDefault="008D11FB" w:rsidP="008D11FB">
            <w:pPr>
              <w:pStyle w:val="NormalWeb"/>
              <w:rPr>
                <w:ins w:id="1634" w:author="Madhura Ramojwar" w:date="2021-04-20T12:36:00Z"/>
                <w:rFonts w:asciiTheme="minorHAnsi" w:hAnsiTheme="minorHAnsi" w:cstheme="minorHAnsi"/>
                <w:color w:val="000000"/>
                <w:rPrChange w:id="1635" w:author="Madhura Ramojwar" w:date="2021-04-20T12:37:00Z">
                  <w:rPr>
                    <w:ins w:id="1636" w:author="Madhura Ramojwar" w:date="2021-04-20T12:36:00Z"/>
                    <w:color w:val="000000"/>
                    <w:sz w:val="27"/>
                    <w:szCs w:val="27"/>
                  </w:rPr>
                </w:rPrChange>
              </w:rPr>
            </w:pPr>
            <w:ins w:id="1637" w:author="Madhura Ramojwar" w:date="2021-04-20T12:35:00Z">
              <w:r w:rsidRPr="00841475">
                <w:rPr>
                  <w:rFonts w:asciiTheme="minorHAnsi" w:hAnsiTheme="minorHAnsi" w:cstheme="minorHAnsi"/>
                  <w:color w:val="000000"/>
                  <w:rPrChange w:id="1638" w:author="Madhura Ramojwar" w:date="2021-04-20T12:37:00Z">
                    <w:rPr>
                      <w:color w:val="000000"/>
                      <w:sz w:val="27"/>
                      <w:szCs w:val="27"/>
                    </w:rPr>
                  </w:rPrChange>
                </w:rPr>
                <w:t xml:space="preserve"> · Subject has a baseline VAS score of &gt; 60 mm for overall pain at the time of the baseline assessment. · Subject is willing and able to comply with the study requirements. </w:t>
              </w:r>
            </w:ins>
          </w:p>
          <w:p w14:paraId="2F775DCD" w14:textId="12446BCC" w:rsidR="008D11FB" w:rsidRPr="00841475" w:rsidRDefault="008D11FB" w:rsidP="008D11FB">
            <w:pPr>
              <w:pStyle w:val="NormalWeb"/>
              <w:rPr>
                <w:ins w:id="1639" w:author="Madhura Ramojwar" w:date="2021-04-20T12:36:00Z"/>
                <w:rFonts w:asciiTheme="minorHAnsi" w:hAnsiTheme="minorHAnsi" w:cstheme="minorHAnsi"/>
                <w:color w:val="000000"/>
                <w:rPrChange w:id="1640" w:author="Madhura Ramojwar" w:date="2021-04-20T12:37:00Z">
                  <w:rPr>
                    <w:ins w:id="1641" w:author="Madhura Ramojwar" w:date="2021-04-20T12:36:00Z"/>
                    <w:color w:val="000000"/>
                    <w:sz w:val="27"/>
                    <w:szCs w:val="27"/>
                  </w:rPr>
                </w:rPrChange>
              </w:rPr>
            </w:pPr>
            <w:ins w:id="1642" w:author="Madhura Ramojwar" w:date="2021-04-20T12:35:00Z">
              <w:r w:rsidRPr="00841475">
                <w:rPr>
                  <w:rFonts w:asciiTheme="minorHAnsi" w:hAnsiTheme="minorHAnsi" w:cstheme="minorHAnsi"/>
                  <w:color w:val="000000"/>
                  <w:rPrChange w:id="1643" w:author="Madhura Ramojwar" w:date="2021-04-20T12:37:00Z">
                    <w:rPr>
                      <w:color w:val="000000"/>
                      <w:sz w:val="27"/>
                      <w:szCs w:val="27"/>
                    </w:rPr>
                  </w:rPrChange>
                </w:rPr>
                <w:t xml:space="preserve">· Subject </w:t>
              </w:r>
            </w:ins>
            <w:ins w:id="1644" w:author="Madhura Ramojwar" w:date="2021-04-20T12:36:00Z">
              <w:r w:rsidRPr="00841475">
                <w:rPr>
                  <w:rFonts w:asciiTheme="minorHAnsi" w:hAnsiTheme="minorHAnsi" w:cstheme="minorHAnsi"/>
                  <w:color w:val="000000"/>
                  <w:rPrChange w:id="1645" w:author="Madhura Ramojwar" w:date="2021-04-20T12:37:00Z">
                    <w:rPr>
                      <w:color w:val="000000"/>
                      <w:sz w:val="27"/>
                      <w:szCs w:val="27"/>
                    </w:rPr>
                  </w:rPrChange>
                </w:rPr>
                <w:t>can</w:t>
              </w:r>
            </w:ins>
            <w:ins w:id="1646" w:author="Madhura Ramojwar" w:date="2021-04-20T12:35:00Z">
              <w:r w:rsidRPr="00841475">
                <w:rPr>
                  <w:rFonts w:asciiTheme="minorHAnsi" w:hAnsiTheme="minorHAnsi" w:cstheme="minorHAnsi"/>
                  <w:color w:val="000000"/>
                  <w:rPrChange w:id="1647" w:author="Madhura Ramojwar" w:date="2021-04-20T12:37:00Z">
                    <w:rPr>
                      <w:color w:val="000000"/>
                      <w:sz w:val="27"/>
                      <w:szCs w:val="27"/>
                    </w:rPr>
                  </w:rPrChange>
                </w:rPr>
                <w:t xml:space="preserve"> provide written informed consent.</w:t>
              </w:r>
            </w:ins>
          </w:p>
          <w:p w14:paraId="35DAC1B0" w14:textId="77777777" w:rsidR="008D11FB" w:rsidRPr="00841475" w:rsidRDefault="008D11FB" w:rsidP="008D11FB">
            <w:pPr>
              <w:pStyle w:val="NormalWeb"/>
              <w:rPr>
                <w:ins w:id="1648" w:author="Madhura Ramojwar" w:date="2021-04-20T12:36:00Z"/>
                <w:rFonts w:asciiTheme="minorHAnsi" w:hAnsiTheme="minorHAnsi" w:cstheme="minorHAnsi"/>
                <w:color w:val="000000"/>
                <w:rPrChange w:id="1649" w:author="Madhura Ramojwar" w:date="2021-04-20T12:37:00Z">
                  <w:rPr>
                    <w:ins w:id="1650" w:author="Madhura Ramojwar" w:date="2021-04-20T12:36:00Z"/>
                    <w:color w:val="000000"/>
                    <w:sz w:val="27"/>
                    <w:szCs w:val="27"/>
                  </w:rPr>
                </w:rPrChange>
              </w:rPr>
            </w:pPr>
          </w:p>
          <w:p w14:paraId="1B784D1D" w14:textId="1156467C" w:rsidR="008D11FB" w:rsidRPr="00841475" w:rsidRDefault="008D11FB" w:rsidP="008D11FB">
            <w:pPr>
              <w:pStyle w:val="NormalWeb"/>
              <w:rPr>
                <w:ins w:id="1651" w:author="Madhura Ramojwar" w:date="2021-04-20T12:35:00Z"/>
                <w:rFonts w:asciiTheme="minorHAnsi" w:hAnsiTheme="minorHAnsi" w:cstheme="minorHAnsi"/>
                <w:color w:val="000000"/>
                <w:rPrChange w:id="1652" w:author="Madhura Ramojwar" w:date="2021-04-20T12:37:00Z">
                  <w:rPr>
                    <w:ins w:id="1653" w:author="Madhura Ramojwar" w:date="2021-04-20T12:35:00Z"/>
                    <w:color w:val="000000"/>
                    <w:sz w:val="27"/>
                    <w:szCs w:val="27"/>
                  </w:rPr>
                </w:rPrChange>
              </w:rPr>
            </w:pPr>
            <w:ins w:id="1654" w:author="Madhura Ramojwar" w:date="2021-04-20T12:35:00Z">
              <w:r w:rsidRPr="00841475">
                <w:rPr>
                  <w:rFonts w:asciiTheme="minorHAnsi" w:hAnsiTheme="minorHAnsi" w:cstheme="minorHAnsi"/>
                  <w:color w:val="000000"/>
                  <w:rPrChange w:id="1655" w:author="Madhura Ramojwar" w:date="2021-04-20T12:37:00Z">
                    <w:rPr>
                      <w:color w:val="000000"/>
                      <w:sz w:val="27"/>
                      <w:szCs w:val="27"/>
                    </w:rPr>
                  </w:rPrChange>
                </w:rPr>
                <w:t xml:space="preserve"> Exclusion Criteria </w:t>
              </w:r>
            </w:ins>
          </w:p>
          <w:p w14:paraId="4CE6DAAD" w14:textId="77777777" w:rsidR="008D11FB" w:rsidRPr="00841475" w:rsidRDefault="008D11FB" w:rsidP="008D11FB">
            <w:pPr>
              <w:pStyle w:val="NormalWeb"/>
              <w:rPr>
                <w:ins w:id="1656" w:author="Madhura Ramojwar" w:date="2021-04-20T12:35:00Z"/>
                <w:rFonts w:asciiTheme="minorHAnsi" w:hAnsiTheme="minorHAnsi" w:cstheme="minorHAnsi"/>
                <w:color w:val="000000"/>
                <w:rPrChange w:id="1657" w:author="Madhura Ramojwar" w:date="2021-04-20T12:37:00Z">
                  <w:rPr>
                    <w:ins w:id="1658" w:author="Madhura Ramojwar" w:date="2021-04-20T12:35:00Z"/>
                    <w:color w:val="000000"/>
                    <w:sz w:val="27"/>
                    <w:szCs w:val="27"/>
                  </w:rPr>
                </w:rPrChange>
              </w:rPr>
            </w:pPr>
            <w:ins w:id="1659" w:author="Madhura Ramojwar" w:date="2021-04-20T12:35:00Z">
              <w:r w:rsidRPr="00841475">
                <w:rPr>
                  <w:rFonts w:asciiTheme="minorHAnsi" w:hAnsiTheme="minorHAnsi" w:cstheme="minorHAnsi"/>
                  <w:color w:val="000000"/>
                  <w:rPrChange w:id="1660" w:author="Madhura Ramojwar" w:date="2021-04-20T12:37:00Z">
                    <w:rPr>
                      <w:color w:val="000000"/>
                      <w:sz w:val="27"/>
                      <w:szCs w:val="27"/>
                    </w:rPr>
                  </w:rPrChange>
                </w:rPr>
                <w:t xml:space="preserve">· Subject has an active implantable medical device including but not limited to cardiac pacemakers and cardiac defibrillators. </w:t>
              </w:r>
            </w:ins>
          </w:p>
          <w:p w14:paraId="16B09614" w14:textId="77777777" w:rsidR="008D11FB" w:rsidRPr="00841475" w:rsidRDefault="008D11FB" w:rsidP="008D11FB">
            <w:pPr>
              <w:pStyle w:val="NormalWeb"/>
              <w:rPr>
                <w:ins w:id="1661" w:author="Madhura Ramojwar" w:date="2021-04-20T12:36:00Z"/>
                <w:rFonts w:asciiTheme="minorHAnsi" w:hAnsiTheme="minorHAnsi" w:cstheme="minorHAnsi"/>
                <w:color w:val="000000"/>
                <w:rPrChange w:id="1662" w:author="Madhura Ramojwar" w:date="2021-04-20T12:37:00Z">
                  <w:rPr>
                    <w:ins w:id="1663" w:author="Madhura Ramojwar" w:date="2021-04-20T12:36:00Z"/>
                    <w:color w:val="000000"/>
                    <w:sz w:val="27"/>
                    <w:szCs w:val="27"/>
                  </w:rPr>
                </w:rPrChange>
              </w:rPr>
            </w:pPr>
            <w:ins w:id="1664" w:author="Madhura Ramojwar" w:date="2021-04-20T12:35:00Z">
              <w:r w:rsidRPr="00841475">
                <w:rPr>
                  <w:rFonts w:asciiTheme="minorHAnsi" w:hAnsiTheme="minorHAnsi" w:cstheme="minorHAnsi"/>
                  <w:color w:val="000000"/>
                  <w:rPrChange w:id="1665" w:author="Madhura Ramojwar" w:date="2021-04-20T12:37:00Z">
                    <w:rPr>
                      <w:color w:val="000000"/>
                      <w:sz w:val="27"/>
                      <w:szCs w:val="27"/>
                    </w:rPr>
                  </w:rPrChange>
                </w:rPr>
                <w:t xml:space="preserve">· Subject is currently involved in medically related litigation, including workers compensation. </w:t>
              </w:r>
            </w:ins>
          </w:p>
          <w:p w14:paraId="303BC4F4" w14:textId="65E82A6D" w:rsidR="008D11FB" w:rsidRPr="00841475" w:rsidRDefault="008D11FB" w:rsidP="008D11FB">
            <w:pPr>
              <w:pStyle w:val="NormalWeb"/>
              <w:rPr>
                <w:ins w:id="1666" w:author="Madhura Ramojwar" w:date="2021-04-20T12:35:00Z"/>
                <w:rFonts w:asciiTheme="minorHAnsi" w:hAnsiTheme="minorHAnsi" w:cstheme="minorHAnsi"/>
                <w:color w:val="000000"/>
                <w:rPrChange w:id="1667" w:author="Madhura Ramojwar" w:date="2021-04-20T12:37:00Z">
                  <w:rPr>
                    <w:ins w:id="1668" w:author="Madhura Ramojwar" w:date="2021-04-20T12:35:00Z"/>
                    <w:color w:val="000000"/>
                    <w:sz w:val="27"/>
                    <w:szCs w:val="27"/>
                  </w:rPr>
                </w:rPrChange>
              </w:rPr>
            </w:pPr>
            <w:ins w:id="1669" w:author="Madhura Ramojwar" w:date="2021-04-20T12:35:00Z">
              <w:r w:rsidRPr="00841475">
                <w:rPr>
                  <w:rFonts w:asciiTheme="minorHAnsi" w:hAnsiTheme="minorHAnsi" w:cstheme="minorHAnsi"/>
                  <w:color w:val="000000"/>
                  <w:rPrChange w:id="1670" w:author="Madhura Ramojwar" w:date="2021-04-20T12:37:00Z">
                    <w:rPr>
                      <w:color w:val="000000"/>
                      <w:sz w:val="27"/>
                      <w:szCs w:val="27"/>
                    </w:rPr>
                  </w:rPrChange>
                </w:rPr>
                <w:t xml:space="preserve">· Subject has a life expectancy of less than one year. </w:t>
              </w:r>
            </w:ins>
          </w:p>
          <w:p w14:paraId="0D21DE57" w14:textId="5A1C03BA" w:rsidR="008D11FB" w:rsidRPr="00841475" w:rsidRDefault="008D11FB" w:rsidP="008D11FB">
            <w:pPr>
              <w:pStyle w:val="NormalWeb"/>
              <w:rPr>
                <w:ins w:id="1671" w:author="Madhura Ramojwar" w:date="2021-04-20T12:35:00Z"/>
                <w:rFonts w:asciiTheme="minorHAnsi" w:hAnsiTheme="minorHAnsi" w:cstheme="minorHAnsi"/>
                <w:color w:val="000000"/>
                <w:rPrChange w:id="1672" w:author="Madhura Ramojwar" w:date="2021-04-20T12:37:00Z">
                  <w:rPr>
                    <w:ins w:id="1673" w:author="Madhura Ramojwar" w:date="2021-04-20T12:35:00Z"/>
                    <w:color w:val="000000"/>
                    <w:sz w:val="27"/>
                    <w:szCs w:val="27"/>
                  </w:rPr>
                </w:rPrChange>
              </w:rPr>
            </w:pPr>
            <w:ins w:id="1674" w:author="Madhura Ramojwar" w:date="2021-04-20T12:35:00Z">
              <w:r w:rsidRPr="00841475">
                <w:rPr>
                  <w:rFonts w:asciiTheme="minorHAnsi" w:hAnsiTheme="minorHAnsi" w:cstheme="minorHAnsi"/>
                  <w:color w:val="000000"/>
                  <w:rPrChange w:id="1675" w:author="Madhura Ramojwar" w:date="2021-04-20T12:37:00Z">
                    <w:rPr>
                      <w:color w:val="000000"/>
                      <w:sz w:val="27"/>
                      <w:szCs w:val="27"/>
                    </w:rPr>
                  </w:rPrChange>
                </w:rPr>
                <w:t xml:space="preserve">· Subject is pregnant or of </w:t>
              </w:r>
            </w:ins>
            <w:ins w:id="1676" w:author="Madhura Ramojwar" w:date="2021-04-20T12:36:00Z">
              <w:r w:rsidRPr="00841475">
                <w:rPr>
                  <w:rFonts w:asciiTheme="minorHAnsi" w:hAnsiTheme="minorHAnsi" w:cstheme="minorHAnsi"/>
                  <w:color w:val="000000"/>
                  <w:rPrChange w:id="1677" w:author="Madhura Ramojwar" w:date="2021-04-20T12:37:00Z">
                    <w:rPr>
                      <w:color w:val="000000"/>
                      <w:sz w:val="27"/>
                      <w:szCs w:val="27"/>
                    </w:rPr>
                  </w:rPrChange>
                </w:rPr>
                <w:t>childbearing</w:t>
              </w:r>
            </w:ins>
            <w:ins w:id="1678" w:author="Madhura Ramojwar" w:date="2021-04-20T12:35:00Z">
              <w:r w:rsidRPr="00841475">
                <w:rPr>
                  <w:rFonts w:asciiTheme="minorHAnsi" w:hAnsiTheme="minorHAnsi" w:cstheme="minorHAnsi"/>
                  <w:color w:val="000000"/>
                  <w:rPrChange w:id="1679" w:author="Madhura Ramojwar" w:date="2021-04-20T12:37:00Z">
                    <w:rPr>
                      <w:color w:val="000000"/>
                      <w:sz w:val="27"/>
                      <w:szCs w:val="27"/>
                    </w:rPr>
                  </w:rPrChange>
                </w:rPr>
                <w:t xml:space="preserve"> potential and not using adequate contraception as determined by the investigator.</w:t>
              </w:r>
            </w:ins>
          </w:p>
          <w:p w14:paraId="39D7D893" w14:textId="77777777" w:rsidR="008D11FB" w:rsidRPr="00841475" w:rsidRDefault="008D11FB" w:rsidP="008D11FB">
            <w:pPr>
              <w:pStyle w:val="NormalWeb"/>
              <w:rPr>
                <w:ins w:id="1680" w:author="Madhura Ramojwar" w:date="2021-04-20T12:35:00Z"/>
                <w:rFonts w:asciiTheme="minorHAnsi" w:hAnsiTheme="minorHAnsi" w:cstheme="minorHAnsi"/>
                <w:color w:val="000000"/>
                <w:rPrChange w:id="1681" w:author="Madhura Ramojwar" w:date="2021-04-20T12:37:00Z">
                  <w:rPr>
                    <w:ins w:id="1682" w:author="Madhura Ramojwar" w:date="2021-04-20T12:35:00Z"/>
                    <w:color w:val="000000"/>
                    <w:sz w:val="27"/>
                    <w:szCs w:val="27"/>
                  </w:rPr>
                </w:rPrChange>
              </w:rPr>
            </w:pPr>
            <w:ins w:id="1683" w:author="Madhura Ramojwar" w:date="2021-04-20T12:35:00Z">
              <w:r w:rsidRPr="00841475">
                <w:rPr>
                  <w:rFonts w:asciiTheme="minorHAnsi" w:hAnsiTheme="minorHAnsi" w:cstheme="minorHAnsi"/>
                  <w:color w:val="000000"/>
                  <w:rPrChange w:id="1684" w:author="Madhura Ramojwar" w:date="2021-04-20T12:37:00Z">
                    <w:rPr>
                      <w:color w:val="000000"/>
                      <w:sz w:val="27"/>
                      <w:szCs w:val="27"/>
                    </w:rPr>
                  </w:rPrChange>
                </w:rPr>
                <w:lastRenderedPageBreak/>
                <w:t xml:space="preserve"> · Subject has, or plans to have, a spinal cord stimulation system or infusion pump system implanted.</w:t>
              </w:r>
            </w:ins>
          </w:p>
          <w:p w14:paraId="10C23514" w14:textId="77777777" w:rsidR="008D11FB" w:rsidRPr="00841475" w:rsidRDefault="008D11FB" w:rsidP="008D11FB">
            <w:pPr>
              <w:pStyle w:val="NormalWeb"/>
              <w:rPr>
                <w:ins w:id="1685" w:author="Madhura Ramojwar" w:date="2021-04-20T12:35:00Z"/>
                <w:rFonts w:asciiTheme="minorHAnsi" w:hAnsiTheme="minorHAnsi" w:cstheme="minorHAnsi"/>
                <w:color w:val="000000"/>
                <w:rPrChange w:id="1686" w:author="Madhura Ramojwar" w:date="2021-04-20T12:37:00Z">
                  <w:rPr>
                    <w:ins w:id="1687" w:author="Madhura Ramojwar" w:date="2021-04-20T12:35:00Z"/>
                    <w:color w:val="000000"/>
                    <w:sz w:val="27"/>
                    <w:szCs w:val="27"/>
                  </w:rPr>
                </w:rPrChange>
              </w:rPr>
            </w:pPr>
            <w:ins w:id="1688" w:author="Madhura Ramojwar" w:date="2021-04-20T12:35:00Z">
              <w:r w:rsidRPr="00841475">
                <w:rPr>
                  <w:rFonts w:asciiTheme="minorHAnsi" w:hAnsiTheme="minorHAnsi" w:cstheme="minorHAnsi"/>
                  <w:color w:val="000000"/>
                  <w:rPrChange w:id="1689" w:author="Madhura Ramojwar" w:date="2021-04-20T12:37:00Z">
                    <w:rPr>
                      <w:color w:val="000000"/>
                      <w:sz w:val="27"/>
                      <w:szCs w:val="27"/>
                    </w:rPr>
                  </w:rPrChange>
                </w:rPr>
                <w:t xml:space="preserve"> · Subject has, or plans to have, a peripheral nerve stimulation system (PNS) or peripheral nerve field stimulation system (</w:t>
              </w:r>
              <w:proofErr w:type="spellStart"/>
              <w:r w:rsidRPr="00841475">
                <w:rPr>
                  <w:rFonts w:asciiTheme="minorHAnsi" w:hAnsiTheme="minorHAnsi" w:cstheme="minorHAnsi"/>
                  <w:color w:val="000000"/>
                  <w:rPrChange w:id="1690" w:author="Madhura Ramojwar" w:date="2021-04-20T12:37:00Z">
                    <w:rPr>
                      <w:color w:val="000000"/>
                      <w:sz w:val="27"/>
                      <w:szCs w:val="27"/>
                    </w:rPr>
                  </w:rPrChange>
                </w:rPr>
                <w:t>PNfS</w:t>
              </w:r>
              <w:proofErr w:type="spellEnd"/>
              <w:r w:rsidRPr="00841475">
                <w:rPr>
                  <w:rFonts w:asciiTheme="minorHAnsi" w:hAnsiTheme="minorHAnsi" w:cstheme="minorHAnsi"/>
                  <w:color w:val="000000"/>
                  <w:rPrChange w:id="1691" w:author="Madhura Ramojwar" w:date="2021-04-20T12:37:00Z">
                    <w:rPr>
                      <w:color w:val="000000"/>
                      <w:sz w:val="27"/>
                      <w:szCs w:val="27"/>
                    </w:rPr>
                  </w:rPrChange>
                </w:rPr>
                <w:t xml:space="preserve">) implanted. </w:t>
              </w:r>
            </w:ins>
          </w:p>
          <w:p w14:paraId="0BADB1BA" w14:textId="289C56FF" w:rsidR="008D11FB" w:rsidRPr="00841475" w:rsidRDefault="008D11FB" w:rsidP="008D11FB">
            <w:pPr>
              <w:pStyle w:val="NormalWeb"/>
              <w:rPr>
                <w:ins w:id="1692" w:author="Madhura Ramojwar" w:date="2021-04-20T12:35:00Z"/>
                <w:rFonts w:asciiTheme="minorHAnsi" w:hAnsiTheme="minorHAnsi" w:cstheme="minorHAnsi"/>
                <w:color w:val="000000"/>
                <w:rPrChange w:id="1693" w:author="Madhura Ramojwar" w:date="2021-04-20T12:37:00Z">
                  <w:rPr>
                    <w:ins w:id="1694" w:author="Madhura Ramojwar" w:date="2021-04-20T12:35:00Z"/>
                    <w:color w:val="000000"/>
                    <w:sz w:val="27"/>
                    <w:szCs w:val="27"/>
                  </w:rPr>
                </w:rPrChange>
              </w:rPr>
            </w:pPr>
            <w:ins w:id="1695" w:author="Madhura Ramojwar" w:date="2021-04-20T12:35:00Z">
              <w:r w:rsidRPr="00841475">
                <w:rPr>
                  <w:rFonts w:asciiTheme="minorHAnsi" w:hAnsiTheme="minorHAnsi" w:cstheme="minorHAnsi"/>
                  <w:color w:val="000000"/>
                  <w:rPrChange w:id="1696" w:author="Madhura Ramojwar" w:date="2021-04-20T12:37:00Z">
                    <w:rPr>
                      <w:color w:val="000000"/>
                      <w:sz w:val="27"/>
                      <w:szCs w:val="27"/>
                    </w:rPr>
                  </w:rPrChange>
                </w:rPr>
                <w:t>· Subject is considered to be a poor surgical or study candidate, which may include, but is not limited to the following: any medical, social, or psychological problem that could complicate the implant procedure and/or recovery from the implant procedure or could complicate the required procedures and evaluations of the study in the judgment of the investigator.</w:t>
              </w:r>
            </w:ins>
          </w:p>
          <w:p w14:paraId="3B79A2F9" w14:textId="77777777" w:rsidR="008D11FB" w:rsidRPr="00841475" w:rsidRDefault="008D11FB" w:rsidP="00AA12E6">
            <w:pPr>
              <w:pStyle w:val="BT1BodyTextI1"/>
              <w:rPr>
                <w:ins w:id="1697" w:author="Madhura Ramojwar" w:date="2021-04-20T12:35:00Z"/>
                <w:rFonts w:asciiTheme="minorHAnsi" w:hAnsiTheme="minorHAnsi" w:cstheme="minorHAnsi"/>
                <w:color w:val="000000"/>
                <w:rPrChange w:id="1698" w:author="Madhura Ramojwar" w:date="2021-04-20T12:37:00Z">
                  <w:rPr>
                    <w:ins w:id="1699" w:author="Madhura Ramojwar" w:date="2021-04-20T12:35:00Z"/>
                    <w:color w:val="000000"/>
                    <w:sz w:val="27"/>
                    <w:szCs w:val="27"/>
                  </w:rPr>
                </w:rPrChange>
              </w:rPr>
            </w:pPr>
          </w:p>
        </w:tc>
      </w:tr>
      <w:tr w:rsidR="00841475" w:rsidRPr="00841475" w14:paraId="1F66D93A" w14:textId="77777777" w:rsidTr="00AA12E6">
        <w:trPr>
          <w:ins w:id="1700" w:author="Madhura Ramojwar" w:date="2021-04-20T12:36:00Z"/>
        </w:trPr>
        <w:tc>
          <w:tcPr>
            <w:tcW w:w="2332" w:type="dxa"/>
          </w:tcPr>
          <w:p w14:paraId="3458C1D0" w14:textId="313D1F10" w:rsidR="00841475" w:rsidRPr="00841475" w:rsidRDefault="00841475" w:rsidP="00AA12E6">
            <w:pPr>
              <w:pStyle w:val="BT1BodyTextI1"/>
              <w:rPr>
                <w:ins w:id="1701" w:author="Madhura Ramojwar" w:date="2021-04-20T12:36:00Z"/>
                <w:rFonts w:asciiTheme="minorHAnsi" w:hAnsiTheme="minorHAnsi" w:cstheme="minorHAnsi"/>
                <w:rPrChange w:id="1702" w:author="Madhura Ramojwar" w:date="2021-04-20T12:37:00Z">
                  <w:rPr>
                    <w:ins w:id="1703" w:author="Madhura Ramojwar" w:date="2021-04-20T12:36:00Z"/>
                    <w:rFonts w:asciiTheme="minorHAnsi" w:hAnsiTheme="minorHAnsi" w:cstheme="minorHAnsi"/>
                  </w:rPr>
                </w:rPrChange>
              </w:rPr>
            </w:pPr>
            <w:ins w:id="1704" w:author="Madhura Ramojwar" w:date="2021-04-20T12:36:00Z">
              <w:r w:rsidRPr="00841475">
                <w:rPr>
                  <w:rFonts w:asciiTheme="minorHAnsi" w:hAnsiTheme="minorHAnsi" w:cstheme="minorHAnsi"/>
                  <w:rPrChange w:id="1705" w:author="Madhura Ramojwar" w:date="2021-04-20T12:37:00Z">
                    <w:rPr>
                      <w:rFonts w:asciiTheme="minorHAnsi" w:hAnsiTheme="minorHAnsi" w:cstheme="minorHAnsi"/>
                    </w:rPr>
                  </w:rPrChange>
                </w:rPr>
                <w:lastRenderedPageBreak/>
                <w:t>Data Collection</w:t>
              </w:r>
            </w:ins>
          </w:p>
        </w:tc>
        <w:tc>
          <w:tcPr>
            <w:tcW w:w="10612" w:type="dxa"/>
          </w:tcPr>
          <w:p w14:paraId="075E0409" w14:textId="63BB02F5" w:rsidR="00841475" w:rsidRDefault="00841475" w:rsidP="00841475">
            <w:pPr>
              <w:pStyle w:val="NormalWeb"/>
              <w:rPr>
                <w:ins w:id="1706" w:author="Madhura Ramojwar" w:date="2021-04-20T12:37:00Z"/>
                <w:rFonts w:asciiTheme="minorHAnsi" w:hAnsiTheme="minorHAnsi" w:cstheme="minorHAnsi"/>
                <w:color w:val="000000"/>
              </w:rPr>
            </w:pPr>
            <w:ins w:id="1707" w:author="Madhura Ramojwar" w:date="2021-04-20T12:37:00Z">
              <w:r w:rsidRPr="00841475">
                <w:rPr>
                  <w:rFonts w:asciiTheme="minorHAnsi" w:hAnsiTheme="minorHAnsi" w:cstheme="minorHAnsi"/>
                  <w:color w:val="000000"/>
                  <w:rPrChange w:id="1708" w:author="Madhura Ramojwar" w:date="2021-04-20T12:37:00Z">
                    <w:rPr>
                      <w:color w:val="000000"/>
                      <w:sz w:val="27"/>
                      <w:szCs w:val="27"/>
                    </w:rPr>
                  </w:rPrChange>
                </w:rPr>
                <w:t>The following activities will occur during the study:</w:t>
              </w:r>
            </w:ins>
          </w:p>
          <w:p w14:paraId="31780094" w14:textId="77777777" w:rsidR="00841475" w:rsidRDefault="00841475" w:rsidP="00841475">
            <w:pPr>
              <w:pStyle w:val="NormalWeb"/>
              <w:rPr>
                <w:ins w:id="1709" w:author="Madhura Ramojwar" w:date="2021-04-20T12:37:00Z"/>
                <w:rFonts w:asciiTheme="minorHAnsi" w:hAnsiTheme="minorHAnsi" w:cstheme="minorHAnsi"/>
                <w:color w:val="000000"/>
              </w:rPr>
            </w:pPr>
            <w:ins w:id="1710" w:author="Madhura Ramojwar" w:date="2021-04-20T12:37:00Z">
              <w:r w:rsidRPr="00841475">
                <w:rPr>
                  <w:rFonts w:asciiTheme="minorHAnsi" w:hAnsiTheme="minorHAnsi" w:cstheme="minorHAnsi"/>
                  <w:color w:val="000000"/>
                  <w:rPrChange w:id="1711" w:author="Madhura Ramojwar" w:date="2021-04-20T12:37:00Z">
                    <w:rPr>
                      <w:color w:val="000000"/>
                      <w:sz w:val="27"/>
                      <w:szCs w:val="27"/>
                    </w:rPr>
                  </w:rPrChange>
                </w:rPr>
                <w:t xml:space="preserve"> Baseline Visit </w:t>
              </w:r>
            </w:ins>
          </w:p>
          <w:p w14:paraId="36E24F5A" w14:textId="1C4C8455" w:rsidR="00841475" w:rsidRDefault="00841475" w:rsidP="00841475">
            <w:pPr>
              <w:pStyle w:val="NormalWeb"/>
              <w:rPr>
                <w:ins w:id="1712" w:author="Madhura Ramojwar" w:date="2021-04-20T12:37:00Z"/>
                <w:rFonts w:asciiTheme="minorHAnsi" w:hAnsiTheme="minorHAnsi" w:cstheme="minorHAnsi"/>
                <w:color w:val="000000"/>
              </w:rPr>
            </w:pPr>
            <w:ins w:id="1713" w:author="Madhura Ramojwar" w:date="2021-04-20T12:37:00Z">
              <w:r w:rsidRPr="00841475">
                <w:rPr>
                  <w:rFonts w:asciiTheme="minorHAnsi" w:hAnsiTheme="minorHAnsi" w:cstheme="minorHAnsi"/>
                  <w:color w:val="000000"/>
                  <w:rPrChange w:id="1714" w:author="Madhura Ramojwar" w:date="2021-04-20T12:37:00Z">
                    <w:rPr>
                      <w:color w:val="000000"/>
                      <w:sz w:val="27"/>
                      <w:szCs w:val="27"/>
                    </w:rPr>
                  </w:rPrChange>
                </w:rPr>
                <w:t>· Subject signs informed consent</w:t>
              </w:r>
            </w:ins>
            <w:ins w:id="1715" w:author="Madhura Ramojwar" w:date="2021-04-20T12:43:00Z">
              <w:r w:rsidR="005C28C5">
                <w:rPr>
                  <w:rFonts w:asciiTheme="minorHAnsi" w:hAnsiTheme="minorHAnsi" w:cstheme="minorHAnsi"/>
                  <w:color w:val="000000"/>
                </w:rPr>
                <w:t>.</w:t>
              </w:r>
            </w:ins>
          </w:p>
          <w:p w14:paraId="7A00B85C" w14:textId="3E7D7451" w:rsidR="00841475" w:rsidRDefault="00841475" w:rsidP="00841475">
            <w:pPr>
              <w:pStyle w:val="NormalWeb"/>
              <w:rPr>
                <w:ins w:id="1716" w:author="Madhura Ramojwar" w:date="2021-04-20T12:37:00Z"/>
                <w:rFonts w:asciiTheme="minorHAnsi" w:hAnsiTheme="minorHAnsi" w:cstheme="minorHAnsi"/>
                <w:color w:val="000000"/>
              </w:rPr>
            </w:pPr>
            <w:ins w:id="1717" w:author="Madhura Ramojwar" w:date="2021-04-20T12:37:00Z">
              <w:r w:rsidRPr="00841475">
                <w:rPr>
                  <w:rFonts w:asciiTheme="minorHAnsi" w:hAnsiTheme="minorHAnsi" w:cstheme="minorHAnsi"/>
                  <w:color w:val="000000"/>
                  <w:rPrChange w:id="1718" w:author="Madhura Ramojwar" w:date="2021-04-20T12:37:00Z">
                    <w:rPr>
                      <w:color w:val="000000"/>
                      <w:sz w:val="27"/>
                      <w:szCs w:val="27"/>
                    </w:rPr>
                  </w:rPrChange>
                </w:rPr>
                <w:t xml:space="preserve"> · Subject evaluated for eligibility </w:t>
              </w:r>
            </w:ins>
            <w:ins w:id="1719" w:author="Madhura Ramojwar" w:date="2021-04-20T12:43:00Z">
              <w:r w:rsidR="005C28C5">
                <w:rPr>
                  <w:rFonts w:asciiTheme="minorHAnsi" w:hAnsiTheme="minorHAnsi" w:cstheme="minorHAnsi"/>
                  <w:color w:val="000000"/>
                </w:rPr>
                <w:t>.</w:t>
              </w:r>
            </w:ins>
          </w:p>
          <w:p w14:paraId="7878AD70" w14:textId="77777777" w:rsidR="00841475" w:rsidRDefault="00841475" w:rsidP="00841475">
            <w:pPr>
              <w:pStyle w:val="NormalWeb"/>
              <w:rPr>
                <w:ins w:id="1720" w:author="Madhura Ramojwar" w:date="2021-04-20T12:37:00Z"/>
                <w:rFonts w:asciiTheme="minorHAnsi" w:hAnsiTheme="minorHAnsi" w:cstheme="minorHAnsi"/>
                <w:color w:val="000000"/>
              </w:rPr>
            </w:pPr>
            <w:ins w:id="1721" w:author="Madhura Ramojwar" w:date="2021-04-20T12:37:00Z">
              <w:r w:rsidRPr="00841475">
                <w:rPr>
                  <w:rFonts w:asciiTheme="minorHAnsi" w:hAnsiTheme="minorHAnsi" w:cstheme="minorHAnsi"/>
                  <w:color w:val="000000"/>
                  <w:rPrChange w:id="1722" w:author="Madhura Ramojwar" w:date="2021-04-20T12:37:00Z">
                    <w:rPr>
                      <w:color w:val="000000"/>
                      <w:sz w:val="27"/>
                      <w:szCs w:val="27"/>
                    </w:rPr>
                  </w:rPrChange>
                </w:rPr>
                <w:t xml:space="preserve">· Brief treatment history </w:t>
              </w:r>
            </w:ins>
          </w:p>
          <w:p w14:paraId="07C52CCF" w14:textId="3254C0E4" w:rsidR="00841475" w:rsidRDefault="00841475" w:rsidP="00841475">
            <w:pPr>
              <w:pStyle w:val="NormalWeb"/>
              <w:rPr>
                <w:ins w:id="1723" w:author="Madhura Ramojwar" w:date="2021-04-20T12:37:00Z"/>
                <w:rFonts w:asciiTheme="minorHAnsi" w:hAnsiTheme="minorHAnsi" w:cstheme="minorHAnsi"/>
                <w:color w:val="000000"/>
              </w:rPr>
            </w:pPr>
            <w:ins w:id="1724" w:author="Madhura Ramojwar" w:date="2021-04-20T12:37:00Z">
              <w:r w:rsidRPr="00841475">
                <w:rPr>
                  <w:rFonts w:asciiTheme="minorHAnsi" w:hAnsiTheme="minorHAnsi" w:cstheme="minorHAnsi"/>
                  <w:color w:val="000000"/>
                  <w:rPrChange w:id="1725" w:author="Madhura Ramojwar" w:date="2021-04-20T12:37:00Z">
                    <w:rPr>
                      <w:color w:val="000000"/>
                      <w:sz w:val="27"/>
                      <w:szCs w:val="27"/>
                    </w:rPr>
                  </w:rPrChange>
                </w:rPr>
                <w:t xml:space="preserve">· Pain mapping </w:t>
              </w:r>
            </w:ins>
          </w:p>
          <w:p w14:paraId="7E28DEE9" w14:textId="77777777" w:rsidR="00841475" w:rsidRDefault="00841475" w:rsidP="00841475">
            <w:pPr>
              <w:pStyle w:val="NormalWeb"/>
              <w:rPr>
                <w:ins w:id="1726" w:author="Madhura Ramojwar" w:date="2021-04-20T12:38:00Z"/>
                <w:rFonts w:asciiTheme="minorHAnsi" w:hAnsiTheme="minorHAnsi" w:cstheme="minorHAnsi"/>
                <w:color w:val="000000"/>
              </w:rPr>
            </w:pPr>
            <w:ins w:id="1727" w:author="Madhura Ramojwar" w:date="2021-04-20T12:37:00Z">
              <w:r w:rsidRPr="00841475">
                <w:rPr>
                  <w:rFonts w:asciiTheme="minorHAnsi" w:hAnsiTheme="minorHAnsi" w:cstheme="minorHAnsi"/>
                  <w:color w:val="000000"/>
                  <w:rPrChange w:id="1728" w:author="Madhura Ramojwar" w:date="2021-04-20T12:37:00Z">
                    <w:rPr>
                      <w:color w:val="000000"/>
                      <w:sz w:val="27"/>
                      <w:szCs w:val="27"/>
                    </w:rPr>
                  </w:rPrChange>
                </w:rPr>
                <w:t xml:space="preserve">· Subject completes VAS, NPS, PROMIS-29 Profile, and PROMIS Global Health </w:t>
              </w:r>
            </w:ins>
          </w:p>
          <w:p w14:paraId="068DA110" w14:textId="77777777" w:rsidR="00AA6B9C" w:rsidRDefault="00841475" w:rsidP="00841475">
            <w:pPr>
              <w:pStyle w:val="NormalWeb"/>
              <w:rPr>
                <w:ins w:id="1729" w:author="Madhura Ramojwar" w:date="2021-04-20T12:39:00Z"/>
                <w:rFonts w:asciiTheme="minorHAnsi" w:hAnsiTheme="minorHAnsi" w:cstheme="minorHAnsi"/>
                <w:color w:val="000000"/>
              </w:rPr>
            </w:pPr>
            <w:ins w:id="1730" w:author="Madhura Ramojwar" w:date="2021-04-20T12:37:00Z">
              <w:r w:rsidRPr="00841475">
                <w:rPr>
                  <w:rFonts w:asciiTheme="minorHAnsi" w:hAnsiTheme="minorHAnsi" w:cstheme="minorHAnsi"/>
                  <w:color w:val="000000"/>
                  <w:rPrChange w:id="1731" w:author="Madhura Ramojwar" w:date="2021-04-20T12:37:00Z">
                    <w:rPr>
                      <w:color w:val="000000"/>
                      <w:sz w:val="27"/>
                      <w:szCs w:val="27"/>
                    </w:rPr>
                  </w:rPrChange>
                </w:rPr>
                <w:t>· Schedule system trial implant</w:t>
              </w:r>
            </w:ins>
          </w:p>
          <w:p w14:paraId="00F8AAF5" w14:textId="77777777" w:rsidR="00AA6B9C" w:rsidRDefault="00AA6B9C" w:rsidP="00841475">
            <w:pPr>
              <w:pStyle w:val="NormalWeb"/>
              <w:rPr>
                <w:ins w:id="1732" w:author="Madhura Ramojwar" w:date="2021-04-20T12:39:00Z"/>
                <w:rFonts w:asciiTheme="minorHAnsi" w:hAnsiTheme="minorHAnsi" w:cstheme="minorHAnsi"/>
                <w:color w:val="000000"/>
              </w:rPr>
            </w:pPr>
          </w:p>
          <w:p w14:paraId="751F7D0F" w14:textId="026893BF" w:rsidR="00841475" w:rsidRDefault="00841475" w:rsidP="00841475">
            <w:pPr>
              <w:pStyle w:val="NormalWeb"/>
              <w:rPr>
                <w:ins w:id="1733" w:author="Madhura Ramojwar" w:date="2021-04-20T12:38:00Z"/>
                <w:rFonts w:asciiTheme="minorHAnsi" w:hAnsiTheme="minorHAnsi" w:cstheme="minorHAnsi"/>
                <w:color w:val="000000"/>
              </w:rPr>
            </w:pPr>
            <w:ins w:id="1734" w:author="Madhura Ramojwar" w:date="2021-04-20T12:37:00Z">
              <w:r w:rsidRPr="00841475">
                <w:rPr>
                  <w:rFonts w:asciiTheme="minorHAnsi" w:hAnsiTheme="minorHAnsi" w:cstheme="minorHAnsi"/>
                  <w:color w:val="000000"/>
                  <w:rPrChange w:id="1735" w:author="Madhura Ramojwar" w:date="2021-04-20T12:37:00Z">
                    <w:rPr>
                      <w:color w:val="000000"/>
                      <w:sz w:val="27"/>
                      <w:szCs w:val="27"/>
                    </w:rPr>
                  </w:rPrChange>
                </w:rPr>
                <w:t xml:space="preserve"> Trial System Implant (approximately 30 days from Baseline visit)</w:t>
              </w:r>
            </w:ins>
          </w:p>
          <w:p w14:paraId="7E7D6B25" w14:textId="77777777" w:rsidR="00AA6B9C" w:rsidRDefault="00841475" w:rsidP="00841475">
            <w:pPr>
              <w:pStyle w:val="NormalWeb"/>
              <w:rPr>
                <w:ins w:id="1736" w:author="Madhura Ramojwar" w:date="2021-04-20T12:39:00Z"/>
                <w:rFonts w:asciiTheme="minorHAnsi" w:hAnsiTheme="minorHAnsi" w:cstheme="minorHAnsi"/>
                <w:color w:val="000000"/>
              </w:rPr>
            </w:pPr>
            <w:ins w:id="1737" w:author="Madhura Ramojwar" w:date="2021-04-20T12:37:00Z">
              <w:r w:rsidRPr="00841475">
                <w:rPr>
                  <w:rFonts w:asciiTheme="minorHAnsi" w:hAnsiTheme="minorHAnsi" w:cstheme="minorHAnsi"/>
                  <w:color w:val="000000"/>
                  <w:rPrChange w:id="1738" w:author="Madhura Ramojwar" w:date="2021-04-20T12:37:00Z">
                    <w:rPr>
                      <w:color w:val="000000"/>
                      <w:sz w:val="27"/>
                      <w:szCs w:val="27"/>
                    </w:rPr>
                  </w:rPrChange>
                </w:rPr>
                <w:t xml:space="preserve"> ·Trial system implantation </w:t>
              </w:r>
            </w:ins>
          </w:p>
          <w:p w14:paraId="1F29FC08" w14:textId="5EC31EB2" w:rsidR="00841475" w:rsidRDefault="00841475" w:rsidP="00841475">
            <w:pPr>
              <w:pStyle w:val="NormalWeb"/>
              <w:rPr>
                <w:ins w:id="1739" w:author="Madhura Ramojwar" w:date="2021-04-20T12:37:00Z"/>
                <w:rFonts w:asciiTheme="minorHAnsi" w:hAnsiTheme="minorHAnsi" w:cstheme="minorHAnsi"/>
                <w:color w:val="000000"/>
              </w:rPr>
            </w:pPr>
            <w:ins w:id="1740" w:author="Madhura Ramojwar" w:date="2021-04-20T12:37:00Z">
              <w:r w:rsidRPr="00841475">
                <w:rPr>
                  <w:rFonts w:asciiTheme="minorHAnsi" w:hAnsiTheme="minorHAnsi" w:cstheme="minorHAnsi"/>
                  <w:color w:val="000000"/>
                  <w:rPrChange w:id="1741" w:author="Madhura Ramojwar" w:date="2021-04-20T12:37:00Z">
                    <w:rPr>
                      <w:color w:val="000000"/>
                      <w:sz w:val="27"/>
                      <w:szCs w:val="27"/>
                    </w:rPr>
                  </w:rPrChange>
                </w:rPr>
                <w:t xml:space="preserve">· Program device </w:t>
              </w:r>
            </w:ins>
          </w:p>
          <w:p w14:paraId="6F18CC64" w14:textId="41BA1F38" w:rsidR="00AA6B9C" w:rsidRDefault="00841475" w:rsidP="00841475">
            <w:pPr>
              <w:pStyle w:val="NormalWeb"/>
              <w:rPr>
                <w:ins w:id="1742" w:author="Madhura Ramojwar" w:date="2021-04-20T12:39:00Z"/>
                <w:rFonts w:asciiTheme="minorHAnsi" w:hAnsiTheme="minorHAnsi" w:cstheme="minorHAnsi"/>
                <w:color w:val="000000"/>
              </w:rPr>
            </w:pPr>
            <w:ins w:id="1743" w:author="Madhura Ramojwar" w:date="2021-04-20T12:37:00Z">
              <w:r w:rsidRPr="00841475">
                <w:rPr>
                  <w:rFonts w:asciiTheme="minorHAnsi" w:hAnsiTheme="minorHAnsi" w:cstheme="minorHAnsi"/>
                  <w:color w:val="000000"/>
                  <w:rPrChange w:id="1744" w:author="Madhura Ramojwar" w:date="2021-04-20T12:37:00Z">
                    <w:rPr>
                      <w:color w:val="000000"/>
                      <w:sz w:val="27"/>
                      <w:szCs w:val="27"/>
                    </w:rPr>
                  </w:rPrChange>
                </w:rPr>
                <w:t>· Provide subject with the trial neurostimulator</w:t>
              </w:r>
            </w:ins>
            <w:ins w:id="1745" w:author="Madhura Ramojwar" w:date="2021-04-20T12:43:00Z">
              <w:r w:rsidR="005C28C5">
                <w:rPr>
                  <w:rFonts w:asciiTheme="minorHAnsi" w:hAnsiTheme="minorHAnsi" w:cstheme="minorHAnsi"/>
                  <w:color w:val="000000"/>
                </w:rPr>
                <w:t>.</w:t>
              </w:r>
            </w:ins>
          </w:p>
          <w:p w14:paraId="35076442" w14:textId="2C846B65" w:rsidR="00841475" w:rsidRPr="00841475" w:rsidRDefault="00841475" w:rsidP="00841475">
            <w:pPr>
              <w:pStyle w:val="NormalWeb"/>
              <w:rPr>
                <w:ins w:id="1746" w:author="Madhura Ramojwar" w:date="2021-04-20T12:37:00Z"/>
                <w:rFonts w:asciiTheme="minorHAnsi" w:hAnsiTheme="minorHAnsi" w:cstheme="minorHAnsi"/>
                <w:color w:val="000000"/>
                <w:rPrChange w:id="1747" w:author="Madhura Ramojwar" w:date="2021-04-20T12:37:00Z">
                  <w:rPr>
                    <w:ins w:id="1748" w:author="Madhura Ramojwar" w:date="2021-04-20T12:37:00Z"/>
                    <w:color w:val="000000"/>
                    <w:sz w:val="27"/>
                    <w:szCs w:val="27"/>
                  </w:rPr>
                </w:rPrChange>
              </w:rPr>
            </w:pPr>
            <w:ins w:id="1749" w:author="Madhura Ramojwar" w:date="2021-04-20T12:37:00Z">
              <w:r w:rsidRPr="00841475">
                <w:rPr>
                  <w:rFonts w:asciiTheme="minorHAnsi" w:hAnsiTheme="minorHAnsi" w:cstheme="minorHAnsi"/>
                  <w:color w:val="000000"/>
                  <w:rPrChange w:id="1750" w:author="Madhura Ramojwar" w:date="2021-04-20T12:37:00Z">
                    <w:rPr>
                      <w:color w:val="000000"/>
                      <w:sz w:val="27"/>
                      <w:szCs w:val="27"/>
                    </w:rPr>
                  </w:rPrChange>
                </w:rPr>
                <w:lastRenderedPageBreak/>
                <w:t>· Record AEs (if necessary)</w:t>
              </w:r>
            </w:ins>
          </w:p>
          <w:p w14:paraId="240C7C4D" w14:textId="77777777" w:rsidR="00AA6B9C" w:rsidRDefault="00841475" w:rsidP="00841475">
            <w:pPr>
              <w:pStyle w:val="NormalWeb"/>
              <w:rPr>
                <w:ins w:id="1751" w:author="Madhura Ramojwar" w:date="2021-04-20T12:39:00Z"/>
                <w:rFonts w:asciiTheme="minorHAnsi" w:hAnsiTheme="minorHAnsi" w:cstheme="minorHAnsi"/>
                <w:color w:val="000000"/>
              </w:rPr>
            </w:pPr>
            <w:ins w:id="1752" w:author="Madhura Ramojwar" w:date="2021-04-20T12:37:00Z">
              <w:r w:rsidRPr="00841475">
                <w:rPr>
                  <w:rFonts w:asciiTheme="minorHAnsi" w:hAnsiTheme="minorHAnsi" w:cstheme="minorHAnsi"/>
                  <w:color w:val="000000"/>
                  <w:rPrChange w:id="1753" w:author="Madhura Ramojwar" w:date="2021-04-20T12:37:00Z">
                    <w:rPr>
                      <w:color w:val="000000"/>
                      <w:sz w:val="27"/>
                      <w:szCs w:val="27"/>
                    </w:rPr>
                  </w:rPrChange>
                </w:rPr>
                <w:t>· Schedule End of System Trial visit</w:t>
              </w:r>
            </w:ins>
          </w:p>
          <w:p w14:paraId="165646D0" w14:textId="77777777" w:rsidR="00AA6B9C" w:rsidRDefault="00AA6B9C" w:rsidP="00841475">
            <w:pPr>
              <w:pStyle w:val="NormalWeb"/>
              <w:rPr>
                <w:ins w:id="1754" w:author="Madhura Ramojwar" w:date="2021-04-20T12:39:00Z"/>
                <w:rFonts w:asciiTheme="minorHAnsi" w:hAnsiTheme="minorHAnsi" w:cstheme="minorHAnsi"/>
                <w:color w:val="000000"/>
              </w:rPr>
            </w:pPr>
          </w:p>
          <w:p w14:paraId="745AB518" w14:textId="6ED2E70F" w:rsidR="00AA6B9C" w:rsidRDefault="00841475" w:rsidP="00841475">
            <w:pPr>
              <w:pStyle w:val="NormalWeb"/>
              <w:rPr>
                <w:ins w:id="1755" w:author="Madhura Ramojwar" w:date="2021-04-20T12:39:00Z"/>
                <w:rFonts w:asciiTheme="minorHAnsi" w:hAnsiTheme="minorHAnsi" w:cstheme="minorHAnsi"/>
                <w:color w:val="000000"/>
              </w:rPr>
            </w:pPr>
            <w:ins w:id="1756" w:author="Madhura Ramojwar" w:date="2021-04-20T12:37:00Z">
              <w:r w:rsidRPr="00841475">
                <w:rPr>
                  <w:rFonts w:asciiTheme="minorHAnsi" w:hAnsiTheme="minorHAnsi" w:cstheme="minorHAnsi"/>
                  <w:color w:val="000000"/>
                  <w:rPrChange w:id="1757" w:author="Madhura Ramojwar" w:date="2021-04-20T12:37:00Z">
                    <w:rPr>
                      <w:color w:val="000000"/>
                      <w:sz w:val="27"/>
                      <w:szCs w:val="27"/>
                    </w:rPr>
                  </w:rPrChange>
                </w:rPr>
                <w:t xml:space="preserve"> End of System Trial Visit (length determined by the site’s standard of care; </w:t>
              </w:r>
            </w:ins>
            <w:ins w:id="1758" w:author="Madhura Ramojwar" w:date="2021-04-20T12:43:00Z">
              <w:r w:rsidR="005C28C5" w:rsidRPr="005C28C5">
                <w:rPr>
                  <w:rFonts w:asciiTheme="minorHAnsi" w:hAnsiTheme="minorHAnsi" w:cstheme="minorHAnsi"/>
                  <w:color w:val="000000"/>
                </w:rPr>
                <w:t>typically,</w:t>
              </w:r>
            </w:ins>
            <w:ins w:id="1759" w:author="Madhura Ramojwar" w:date="2021-04-20T12:37:00Z">
              <w:r w:rsidRPr="00841475">
                <w:rPr>
                  <w:rFonts w:asciiTheme="minorHAnsi" w:hAnsiTheme="minorHAnsi" w:cstheme="minorHAnsi"/>
                  <w:color w:val="000000"/>
                  <w:rPrChange w:id="1760" w:author="Madhura Ramojwar" w:date="2021-04-20T12:37:00Z">
                    <w:rPr>
                      <w:color w:val="000000"/>
                      <w:sz w:val="27"/>
                      <w:szCs w:val="27"/>
                    </w:rPr>
                  </w:rPrChange>
                </w:rPr>
                <w:t xml:space="preserve"> 3-12 days after trial system implantation)</w:t>
              </w:r>
            </w:ins>
          </w:p>
          <w:p w14:paraId="4102EE20" w14:textId="77777777" w:rsidR="00AA6B9C" w:rsidRDefault="00841475" w:rsidP="00841475">
            <w:pPr>
              <w:pStyle w:val="NormalWeb"/>
              <w:rPr>
                <w:ins w:id="1761" w:author="Madhura Ramojwar" w:date="2021-04-20T12:39:00Z"/>
                <w:rFonts w:asciiTheme="minorHAnsi" w:hAnsiTheme="minorHAnsi" w:cstheme="minorHAnsi"/>
                <w:color w:val="000000"/>
              </w:rPr>
            </w:pPr>
            <w:ins w:id="1762" w:author="Madhura Ramojwar" w:date="2021-04-20T12:37:00Z">
              <w:r w:rsidRPr="00841475">
                <w:rPr>
                  <w:rFonts w:asciiTheme="minorHAnsi" w:hAnsiTheme="minorHAnsi" w:cstheme="minorHAnsi"/>
                  <w:color w:val="000000"/>
                  <w:rPrChange w:id="1763" w:author="Madhura Ramojwar" w:date="2021-04-20T12:37:00Z">
                    <w:rPr>
                      <w:color w:val="000000"/>
                      <w:sz w:val="27"/>
                      <w:szCs w:val="27"/>
                    </w:rPr>
                  </w:rPrChange>
                </w:rPr>
                <w:t xml:space="preserve"> · Document subject trial system evaluation results </w:t>
              </w:r>
            </w:ins>
          </w:p>
          <w:p w14:paraId="075B33FD" w14:textId="009BBE2B" w:rsidR="00AA6B9C" w:rsidRDefault="00841475" w:rsidP="00841475">
            <w:pPr>
              <w:pStyle w:val="NormalWeb"/>
              <w:rPr>
                <w:ins w:id="1764" w:author="Madhura Ramojwar" w:date="2021-04-20T12:39:00Z"/>
                <w:rFonts w:asciiTheme="minorHAnsi" w:hAnsiTheme="minorHAnsi" w:cstheme="minorHAnsi"/>
                <w:color w:val="000000"/>
              </w:rPr>
            </w:pPr>
            <w:ins w:id="1765" w:author="Madhura Ramojwar" w:date="2021-04-20T12:37:00Z">
              <w:r w:rsidRPr="00841475">
                <w:rPr>
                  <w:rFonts w:asciiTheme="minorHAnsi" w:hAnsiTheme="minorHAnsi" w:cstheme="minorHAnsi"/>
                  <w:color w:val="000000"/>
                  <w:rPrChange w:id="1766" w:author="Madhura Ramojwar" w:date="2021-04-20T12:37:00Z">
                    <w:rPr>
                      <w:color w:val="000000"/>
                      <w:sz w:val="27"/>
                      <w:szCs w:val="27"/>
                    </w:rPr>
                  </w:rPrChange>
                </w:rPr>
                <w:t>· Collect programming parameters</w:t>
              </w:r>
            </w:ins>
            <w:ins w:id="1767" w:author="Madhura Ramojwar" w:date="2021-04-20T12:43:00Z">
              <w:r w:rsidR="005C28C5">
                <w:rPr>
                  <w:rFonts w:asciiTheme="minorHAnsi" w:hAnsiTheme="minorHAnsi" w:cstheme="minorHAnsi"/>
                  <w:color w:val="000000"/>
                </w:rPr>
                <w:t>.</w:t>
              </w:r>
            </w:ins>
          </w:p>
          <w:p w14:paraId="54A6E5CF" w14:textId="71DB1956" w:rsidR="00AA6B9C" w:rsidRDefault="00841475" w:rsidP="00841475">
            <w:pPr>
              <w:pStyle w:val="NormalWeb"/>
              <w:rPr>
                <w:ins w:id="1768" w:author="Madhura Ramojwar" w:date="2021-04-20T12:39:00Z"/>
                <w:rFonts w:asciiTheme="minorHAnsi" w:hAnsiTheme="minorHAnsi" w:cstheme="minorHAnsi"/>
                <w:color w:val="000000"/>
              </w:rPr>
            </w:pPr>
            <w:ins w:id="1769" w:author="Madhura Ramojwar" w:date="2021-04-20T12:37:00Z">
              <w:r w:rsidRPr="00841475">
                <w:rPr>
                  <w:rFonts w:asciiTheme="minorHAnsi" w:hAnsiTheme="minorHAnsi" w:cstheme="minorHAnsi"/>
                  <w:color w:val="000000"/>
                  <w:rPrChange w:id="1770" w:author="Madhura Ramojwar" w:date="2021-04-20T12:37:00Z">
                    <w:rPr>
                      <w:color w:val="000000"/>
                      <w:sz w:val="27"/>
                      <w:szCs w:val="27"/>
                    </w:rPr>
                  </w:rPrChange>
                </w:rPr>
                <w:t xml:space="preserve"> · Remove trial leads</w:t>
              </w:r>
            </w:ins>
            <w:ins w:id="1771" w:author="Madhura Ramojwar" w:date="2021-04-20T12:43:00Z">
              <w:r w:rsidR="005C28C5">
                <w:rPr>
                  <w:rFonts w:asciiTheme="minorHAnsi" w:hAnsiTheme="minorHAnsi" w:cstheme="minorHAnsi"/>
                  <w:color w:val="000000"/>
                </w:rPr>
                <w:t>.</w:t>
              </w:r>
            </w:ins>
          </w:p>
          <w:p w14:paraId="279EA0AF" w14:textId="77777777" w:rsidR="00AA6B9C" w:rsidRDefault="00841475" w:rsidP="00841475">
            <w:pPr>
              <w:pStyle w:val="NormalWeb"/>
              <w:rPr>
                <w:ins w:id="1772" w:author="Madhura Ramojwar" w:date="2021-04-20T12:39:00Z"/>
                <w:rFonts w:asciiTheme="minorHAnsi" w:hAnsiTheme="minorHAnsi" w:cstheme="minorHAnsi"/>
                <w:color w:val="000000"/>
              </w:rPr>
            </w:pPr>
            <w:ins w:id="1773" w:author="Madhura Ramojwar" w:date="2021-04-20T12:37:00Z">
              <w:r w:rsidRPr="00841475">
                <w:rPr>
                  <w:rFonts w:asciiTheme="minorHAnsi" w:hAnsiTheme="minorHAnsi" w:cstheme="minorHAnsi"/>
                  <w:color w:val="000000"/>
                  <w:rPrChange w:id="1774" w:author="Madhura Ramojwar" w:date="2021-04-20T12:37:00Z">
                    <w:rPr>
                      <w:color w:val="000000"/>
                      <w:sz w:val="27"/>
                      <w:szCs w:val="27"/>
                    </w:rPr>
                  </w:rPrChange>
                </w:rPr>
                <w:t xml:space="preserve"> · Record AEs (if necessary)</w:t>
              </w:r>
            </w:ins>
          </w:p>
          <w:p w14:paraId="581211A0" w14:textId="77777777" w:rsidR="00AA6B9C" w:rsidRDefault="00841475" w:rsidP="00841475">
            <w:pPr>
              <w:pStyle w:val="NormalWeb"/>
              <w:rPr>
                <w:ins w:id="1775" w:author="Madhura Ramojwar" w:date="2021-04-20T12:39:00Z"/>
                <w:rFonts w:asciiTheme="minorHAnsi" w:hAnsiTheme="minorHAnsi" w:cstheme="minorHAnsi"/>
                <w:color w:val="000000"/>
              </w:rPr>
            </w:pPr>
            <w:ins w:id="1776" w:author="Madhura Ramojwar" w:date="2021-04-20T12:37:00Z">
              <w:r w:rsidRPr="00841475">
                <w:rPr>
                  <w:rFonts w:asciiTheme="minorHAnsi" w:hAnsiTheme="minorHAnsi" w:cstheme="minorHAnsi"/>
                  <w:color w:val="000000"/>
                  <w:rPrChange w:id="1777" w:author="Madhura Ramojwar" w:date="2021-04-20T12:37:00Z">
                    <w:rPr>
                      <w:color w:val="000000"/>
                      <w:sz w:val="27"/>
                      <w:szCs w:val="27"/>
                    </w:rPr>
                  </w:rPrChange>
                </w:rPr>
                <w:t xml:space="preserve"> · Schedule permanent system implant (if applicable)</w:t>
              </w:r>
            </w:ins>
          </w:p>
          <w:p w14:paraId="7C401B48" w14:textId="77777777" w:rsidR="00AA6B9C" w:rsidRDefault="00841475" w:rsidP="00841475">
            <w:pPr>
              <w:pStyle w:val="NormalWeb"/>
              <w:rPr>
                <w:ins w:id="1778" w:author="Madhura Ramojwar" w:date="2021-04-20T12:40:00Z"/>
                <w:rFonts w:asciiTheme="minorHAnsi" w:hAnsiTheme="minorHAnsi" w:cstheme="minorHAnsi"/>
                <w:color w:val="000000"/>
              </w:rPr>
            </w:pPr>
            <w:ins w:id="1779" w:author="Madhura Ramojwar" w:date="2021-04-20T12:37:00Z">
              <w:r w:rsidRPr="00841475">
                <w:rPr>
                  <w:rFonts w:asciiTheme="minorHAnsi" w:hAnsiTheme="minorHAnsi" w:cstheme="minorHAnsi"/>
                  <w:color w:val="000000"/>
                  <w:rPrChange w:id="1780" w:author="Madhura Ramojwar" w:date="2021-04-20T12:37:00Z">
                    <w:rPr>
                      <w:color w:val="000000"/>
                      <w:sz w:val="27"/>
                      <w:szCs w:val="27"/>
                    </w:rPr>
                  </w:rPrChange>
                </w:rPr>
                <w:t xml:space="preserve"> · Schedule 1-Month safety follow-up call (if necessary) </w:t>
              </w:r>
            </w:ins>
          </w:p>
          <w:p w14:paraId="02F3851B" w14:textId="77777777" w:rsidR="00AA6B9C" w:rsidRDefault="00AA6B9C" w:rsidP="00841475">
            <w:pPr>
              <w:pStyle w:val="NormalWeb"/>
              <w:rPr>
                <w:ins w:id="1781" w:author="Madhura Ramojwar" w:date="2021-04-20T12:40:00Z"/>
                <w:rFonts w:asciiTheme="minorHAnsi" w:hAnsiTheme="minorHAnsi" w:cstheme="minorHAnsi"/>
                <w:color w:val="000000"/>
              </w:rPr>
            </w:pPr>
          </w:p>
          <w:p w14:paraId="4119BBA2" w14:textId="77777777" w:rsidR="00AA6B9C" w:rsidRDefault="00AA6B9C" w:rsidP="00841475">
            <w:pPr>
              <w:pStyle w:val="NormalWeb"/>
              <w:rPr>
                <w:ins w:id="1782" w:author="Madhura Ramojwar" w:date="2021-04-20T12:40:00Z"/>
                <w:rFonts w:asciiTheme="minorHAnsi" w:hAnsiTheme="minorHAnsi" w:cstheme="minorHAnsi"/>
                <w:color w:val="000000"/>
              </w:rPr>
            </w:pPr>
          </w:p>
          <w:p w14:paraId="431DBA7A" w14:textId="53460AD0" w:rsidR="00AA6B9C" w:rsidRDefault="00841475" w:rsidP="00841475">
            <w:pPr>
              <w:pStyle w:val="NormalWeb"/>
              <w:rPr>
                <w:ins w:id="1783" w:author="Madhura Ramojwar" w:date="2021-04-20T12:39:00Z"/>
                <w:rFonts w:asciiTheme="minorHAnsi" w:hAnsiTheme="minorHAnsi" w:cstheme="minorHAnsi"/>
                <w:color w:val="000000"/>
              </w:rPr>
            </w:pPr>
            <w:ins w:id="1784" w:author="Madhura Ramojwar" w:date="2021-04-20T12:37:00Z">
              <w:r w:rsidRPr="00841475">
                <w:rPr>
                  <w:rFonts w:asciiTheme="minorHAnsi" w:hAnsiTheme="minorHAnsi" w:cstheme="minorHAnsi"/>
                  <w:color w:val="000000"/>
                  <w:rPrChange w:id="1785" w:author="Madhura Ramojwar" w:date="2021-04-20T12:37:00Z">
                    <w:rPr>
                      <w:color w:val="000000"/>
                      <w:sz w:val="27"/>
                      <w:szCs w:val="27"/>
                    </w:rPr>
                  </w:rPrChange>
                </w:rPr>
                <w:lastRenderedPageBreak/>
                <w:t>Permanent System Implant (approximately 30 days from End of System Trial visit)</w:t>
              </w:r>
            </w:ins>
          </w:p>
          <w:p w14:paraId="1F285E87" w14:textId="6ABF2C92" w:rsidR="00AA6B9C" w:rsidRDefault="00841475" w:rsidP="00841475">
            <w:pPr>
              <w:pStyle w:val="NormalWeb"/>
              <w:rPr>
                <w:ins w:id="1786" w:author="Madhura Ramojwar" w:date="2021-04-20T12:39:00Z"/>
                <w:rFonts w:asciiTheme="minorHAnsi" w:hAnsiTheme="minorHAnsi" w:cstheme="minorHAnsi"/>
                <w:color w:val="000000"/>
              </w:rPr>
            </w:pPr>
            <w:ins w:id="1787" w:author="Madhura Ramojwar" w:date="2021-04-20T12:37:00Z">
              <w:r w:rsidRPr="00841475">
                <w:rPr>
                  <w:rFonts w:asciiTheme="minorHAnsi" w:hAnsiTheme="minorHAnsi" w:cstheme="minorHAnsi"/>
                  <w:color w:val="000000"/>
                  <w:rPrChange w:id="1788" w:author="Madhura Ramojwar" w:date="2021-04-20T12:37:00Z">
                    <w:rPr>
                      <w:color w:val="000000"/>
                      <w:sz w:val="27"/>
                      <w:szCs w:val="27"/>
                    </w:rPr>
                  </w:rPrChange>
                </w:rPr>
                <w:t xml:space="preserve"> · Permanent system implantation </w:t>
              </w:r>
            </w:ins>
          </w:p>
          <w:p w14:paraId="1BDA274F" w14:textId="1B22BFE4" w:rsidR="00AA6B9C" w:rsidRDefault="00841475" w:rsidP="00841475">
            <w:pPr>
              <w:pStyle w:val="NormalWeb"/>
              <w:rPr>
                <w:ins w:id="1789" w:author="Madhura Ramojwar" w:date="2021-04-20T12:39:00Z"/>
                <w:rFonts w:asciiTheme="minorHAnsi" w:hAnsiTheme="minorHAnsi" w:cstheme="minorHAnsi"/>
                <w:color w:val="000000"/>
              </w:rPr>
            </w:pPr>
            <w:ins w:id="1790" w:author="Madhura Ramojwar" w:date="2021-04-20T12:37:00Z">
              <w:r w:rsidRPr="00841475">
                <w:rPr>
                  <w:rFonts w:asciiTheme="minorHAnsi" w:hAnsiTheme="minorHAnsi" w:cstheme="minorHAnsi"/>
                  <w:color w:val="000000"/>
                  <w:rPrChange w:id="1791" w:author="Madhura Ramojwar" w:date="2021-04-20T12:37:00Z">
                    <w:rPr>
                      <w:color w:val="000000"/>
                      <w:sz w:val="27"/>
                      <w:szCs w:val="27"/>
                    </w:rPr>
                  </w:rPrChange>
                </w:rPr>
                <w:t>· Record AEs (if necessary)</w:t>
              </w:r>
            </w:ins>
          </w:p>
          <w:p w14:paraId="0E5FF74A" w14:textId="77777777" w:rsidR="00AA6B9C" w:rsidRDefault="00841475" w:rsidP="00841475">
            <w:pPr>
              <w:pStyle w:val="NormalWeb"/>
              <w:rPr>
                <w:ins w:id="1792" w:author="Madhura Ramojwar" w:date="2021-04-20T12:40:00Z"/>
                <w:rFonts w:asciiTheme="minorHAnsi" w:hAnsiTheme="minorHAnsi" w:cstheme="minorHAnsi"/>
                <w:color w:val="000000"/>
              </w:rPr>
            </w:pPr>
            <w:ins w:id="1793" w:author="Madhura Ramojwar" w:date="2021-04-20T12:37:00Z">
              <w:r w:rsidRPr="00841475">
                <w:rPr>
                  <w:rFonts w:asciiTheme="minorHAnsi" w:hAnsiTheme="minorHAnsi" w:cstheme="minorHAnsi"/>
                  <w:color w:val="000000"/>
                  <w:rPrChange w:id="1794" w:author="Madhura Ramojwar" w:date="2021-04-20T12:37:00Z">
                    <w:rPr>
                      <w:color w:val="000000"/>
                      <w:sz w:val="27"/>
                      <w:szCs w:val="27"/>
                    </w:rPr>
                  </w:rPrChange>
                </w:rPr>
                <w:t xml:space="preserve"> · Schedule device activation visit</w:t>
              </w:r>
            </w:ins>
          </w:p>
          <w:p w14:paraId="6601B102" w14:textId="77777777" w:rsidR="00AA6B9C" w:rsidRDefault="00AA6B9C" w:rsidP="00841475">
            <w:pPr>
              <w:pStyle w:val="NormalWeb"/>
              <w:rPr>
                <w:ins w:id="1795" w:author="Madhura Ramojwar" w:date="2021-04-20T12:40:00Z"/>
                <w:rFonts w:asciiTheme="minorHAnsi" w:hAnsiTheme="minorHAnsi" w:cstheme="minorHAnsi"/>
                <w:color w:val="000000"/>
              </w:rPr>
            </w:pPr>
          </w:p>
          <w:p w14:paraId="5327BEAA" w14:textId="129E8284" w:rsidR="00AA6B9C" w:rsidRDefault="00841475" w:rsidP="00841475">
            <w:pPr>
              <w:pStyle w:val="NormalWeb"/>
              <w:rPr>
                <w:ins w:id="1796" w:author="Madhura Ramojwar" w:date="2021-04-20T12:40:00Z"/>
                <w:rFonts w:asciiTheme="minorHAnsi" w:hAnsiTheme="minorHAnsi" w:cstheme="minorHAnsi"/>
                <w:color w:val="000000"/>
              </w:rPr>
            </w:pPr>
            <w:ins w:id="1797" w:author="Madhura Ramojwar" w:date="2021-04-20T12:37:00Z">
              <w:r w:rsidRPr="00841475">
                <w:rPr>
                  <w:rFonts w:asciiTheme="minorHAnsi" w:hAnsiTheme="minorHAnsi" w:cstheme="minorHAnsi"/>
                  <w:color w:val="000000"/>
                  <w:rPrChange w:id="1798" w:author="Madhura Ramojwar" w:date="2021-04-20T12:37:00Z">
                    <w:rPr>
                      <w:color w:val="000000"/>
                      <w:sz w:val="27"/>
                      <w:szCs w:val="27"/>
                    </w:rPr>
                  </w:rPrChange>
                </w:rPr>
                <w:t xml:space="preserve"> Device Activation (timing determined by the site’s standard of care; may occur at the time of permanent system implant) </w:t>
              </w:r>
            </w:ins>
          </w:p>
          <w:p w14:paraId="1E1F2E86" w14:textId="2D488BCB" w:rsidR="00AA6B9C" w:rsidRDefault="00841475" w:rsidP="00841475">
            <w:pPr>
              <w:pStyle w:val="NormalWeb"/>
              <w:rPr>
                <w:ins w:id="1799" w:author="Madhura Ramojwar" w:date="2021-04-20T12:40:00Z"/>
                <w:rFonts w:asciiTheme="minorHAnsi" w:hAnsiTheme="minorHAnsi" w:cstheme="minorHAnsi"/>
                <w:color w:val="000000"/>
              </w:rPr>
            </w:pPr>
            <w:ins w:id="1800" w:author="Madhura Ramojwar" w:date="2021-04-20T12:37:00Z">
              <w:r w:rsidRPr="00841475">
                <w:rPr>
                  <w:rFonts w:asciiTheme="minorHAnsi" w:hAnsiTheme="minorHAnsi" w:cstheme="minorHAnsi"/>
                  <w:color w:val="000000"/>
                  <w:rPrChange w:id="1801" w:author="Madhura Ramojwar" w:date="2021-04-20T12:37:00Z">
                    <w:rPr>
                      <w:color w:val="000000"/>
                      <w:sz w:val="27"/>
                      <w:szCs w:val="27"/>
                    </w:rPr>
                  </w:rPrChange>
                </w:rPr>
                <w:t xml:space="preserve">· Program device </w:t>
              </w:r>
            </w:ins>
          </w:p>
          <w:p w14:paraId="48F5CEB1" w14:textId="0DD6B2F3" w:rsidR="00AA6B9C" w:rsidRDefault="00841475" w:rsidP="00841475">
            <w:pPr>
              <w:pStyle w:val="NormalWeb"/>
              <w:rPr>
                <w:ins w:id="1802" w:author="Madhura Ramojwar" w:date="2021-04-20T12:40:00Z"/>
                <w:rFonts w:asciiTheme="minorHAnsi" w:hAnsiTheme="minorHAnsi" w:cstheme="minorHAnsi"/>
                <w:color w:val="000000"/>
              </w:rPr>
            </w:pPr>
            <w:ins w:id="1803" w:author="Madhura Ramojwar" w:date="2021-04-20T12:37:00Z">
              <w:r w:rsidRPr="00841475">
                <w:rPr>
                  <w:rFonts w:asciiTheme="minorHAnsi" w:hAnsiTheme="minorHAnsi" w:cstheme="minorHAnsi"/>
                  <w:color w:val="000000"/>
                  <w:rPrChange w:id="1804" w:author="Madhura Ramojwar" w:date="2021-04-20T12:37:00Z">
                    <w:rPr>
                      <w:color w:val="000000"/>
                      <w:sz w:val="27"/>
                      <w:szCs w:val="27"/>
                    </w:rPr>
                  </w:rPrChange>
                </w:rPr>
                <w:t>· Provide subject with the patient programmer</w:t>
              </w:r>
            </w:ins>
            <w:ins w:id="1805" w:author="Madhura Ramojwar" w:date="2021-04-20T12:43:00Z">
              <w:r w:rsidR="005C28C5">
                <w:rPr>
                  <w:rFonts w:asciiTheme="minorHAnsi" w:hAnsiTheme="minorHAnsi" w:cstheme="minorHAnsi"/>
                  <w:color w:val="000000"/>
                </w:rPr>
                <w:t>.</w:t>
              </w:r>
            </w:ins>
          </w:p>
          <w:p w14:paraId="45670CBB" w14:textId="77777777" w:rsidR="00AA6B9C" w:rsidRDefault="00841475" w:rsidP="00841475">
            <w:pPr>
              <w:pStyle w:val="NormalWeb"/>
              <w:rPr>
                <w:ins w:id="1806" w:author="Madhura Ramojwar" w:date="2021-04-20T12:40:00Z"/>
                <w:rFonts w:asciiTheme="minorHAnsi" w:hAnsiTheme="minorHAnsi" w:cstheme="minorHAnsi"/>
                <w:color w:val="000000"/>
              </w:rPr>
            </w:pPr>
            <w:ins w:id="1807" w:author="Madhura Ramojwar" w:date="2021-04-20T12:37:00Z">
              <w:r w:rsidRPr="00841475">
                <w:rPr>
                  <w:rFonts w:asciiTheme="minorHAnsi" w:hAnsiTheme="minorHAnsi" w:cstheme="minorHAnsi"/>
                  <w:color w:val="000000"/>
                  <w:rPrChange w:id="1808" w:author="Madhura Ramojwar" w:date="2021-04-20T12:37:00Z">
                    <w:rPr>
                      <w:color w:val="000000"/>
                      <w:sz w:val="27"/>
                      <w:szCs w:val="27"/>
                    </w:rPr>
                  </w:rPrChange>
                </w:rPr>
                <w:t xml:space="preserve"> · Record AEs (if necessary)</w:t>
              </w:r>
            </w:ins>
          </w:p>
          <w:p w14:paraId="11C4D6E1" w14:textId="77777777" w:rsidR="00AA6B9C" w:rsidRDefault="00841475" w:rsidP="00841475">
            <w:pPr>
              <w:pStyle w:val="NormalWeb"/>
              <w:rPr>
                <w:ins w:id="1809" w:author="Madhura Ramojwar" w:date="2021-04-20T12:40:00Z"/>
                <w:rFonts w:asciiTheme="minorHAnsi" w:hAnsiTheme="minorHAnsi" w:cstheme="minorHAnsi"/>
                <w:color w:val="000000"/>
              </w:rPr>
            </w:pPr>
            <w:ins w:id="1810" w:author="Madhura Ramojwar" w:date="2021-04-20T12:37:00Z">
              <w:r w:rsidRPr="00841475">
                <w:rPr>
                  <w:rFonts w:asciiTheme="minorHAnsi" w:hAnsiTheme="minorHAnsi" w:cstheme="minorHAnsi"/>
                  <w:color w:val="000000"/>
                  <w:rPrChange w:id="1811" w:author="Madhura Ramojwar" w:date="2021-04-20T12:37:00Z">
                    <w:rPr>
                      <w:color w:val="000000"/>
                      <w:sz w:val="27"/>
                      <w:szCs w:val="27"/>
                    </w:rPr>
                  </w:rPrChange>
                </w:rPr>
                <w:t xml:space="preserve"> · Schedule 1-Month follow-up visit </w:t>
              </w:r>
            </w:ins>
          </w:p>
          <w:p w14:paraId="4E07B888" w14:textId="77777777" w:rsidR="00AA6B9C" w:rsidRDefault="00AA6B9C" w:rsidP="00841475">
            <w:pPr>
              <w:pStyle w:val="NormalWeb"/>
              <w:rPr>
                <w:ins w:id="1812" w:author="Madhura Ramojwar" w:date="2021-04-20T12:40:00Z"/>
                <w:rFonts w:asciiTheme="minorHAnsi" w:hAnsiTheme="minorHAnsi" w:cstheme="minorHAnsi"/>
                <w:color w:val="000000"/>
              </w:rPr>
            </w:pPr>
          </w:p>
          <w:p w14:paraId="25089B98" w14:textId="77777777" w:rsidR="00AA6B9C" w:rsidRDefault="00841475" w:rsidP="00841475">
            <w:pPr>
              <w:pStyle w:val="NormalWeb"/>
              <w:rPr>
                <w:ins w:id="1813" w:author="Madhura Ramojwar" w:date="2021-04-20T12:40:00Z"/>
                <w:rFonts w:asciiTheme="minorHAnsi" w:hAnsiTheme="minorHAnsi" w:cstheme="minorHAnsi"/>
                <w:color w:val="000000"/>
              </w:rPr>
            </w:pPr>
            <w:ins w:id="1814" w:author="Madhura Ramojwar" w:date="2021-04-20T12:37:00Z">
              <w:r w:rsidRPr="00841475">
                <w:rPr>
                  <w:rFonts w:asciiTheme="minorHAnsi" w:hAnsiTheme="minorHAnsi" w:cstheme="minorHAnsi"/>
                  <w:color w:val="000000"/>
                  <w:rPrChange w:id="1815" w:author="Madhura Ramojwar" w:date="2021-04-20T12:37:00Z">
                    <w:rPr>
                      <w:color w:val="000000"/>
                      <w:sz w:val="27"/>
                      <w:szCs w:val="27"/>
                    </w:rPr>
                  </w:rPrChange>
                </w:rPr>
                <w:t>1 Month (± 14 days) Follow-up Visit</w:t>
              </w:r>
            </w:ins>
          </w:p>
          <w:p w14:paraId="5090A9BB" w14:textId="77777777" w:rsidR="00AA6B9C" w:rsidRDefault="00841475" w:rsidP="00841475">
            <w:pPr>
              <w:pStyle w:val="NormalWeb"/>
              <w:rPr>
                <w:ins w:id="1816" w:author="Madhura Ramojwar" w:date="2021-04-20T12:40:00Z"/>
                <w:rFonts w:asciiTheme="minorHAnsi" w:hAnsiTheme="minorHAnsi" w:cstheme="minorHAnsi"/>
                <w:color w:val="000000"/>
              </w:rPr>
            </w:pPr>
            <w:ins w:id="1817" w:author="Madhura Ramojwar" w:date="2021-04-20T12:37:00Z">
              <w:r w:rsidRPr="00841475">
                <w:rPr>
                  <w:rFonts w:asciiTheme="minorHAnsi" w:hAnsiTheme="minorHAnsi" w:cstheme="minorHAnsi"/>
                  <w:color w:val="000000"/>
                  <w:rPrChange w:id="1818" w:author="Madhura Ramojwar" w:date="2021-04-20T12:37:00Z">
                    <w:rPr>
                      <w:color w:val="000000"/>
                      <w:sz w:val="27"/>
                      <w:szCs w:val="27"/>
                    </w:rPr>
                  </w:rPrChange>
                </w:rPr>
                <w:lastRenderedPageBreak/>
                <w:t xml:space="preserve"> · Subject completes VAS, NPS, PGIC, PROMIS-29 Profile, and PROMIS Global Health</w:t>
              </w:r>
            </w:ins>
          </w:p>
          <w:p w14:paraId="2DD9443A" w14:textId="77777777" w:rsidR="00AA6B9C" w:rsidRDefault="00841475" w:rsidP="00841475">
            <w:pPr>
              <w:pStyle w:val="NormalWeb"/>
              <w:rPr>
                <w:ins w:id="1819" w:author="Madhura Ramojwar" w:date="2021-04-20T12:40:00Z"/>
                <w:rFonts w:asciiTheme="minorHAnsi" w:hAnsiTheme="minorHAnsi" w:cstheme="minorHAnsi"/>
                <w:color w:val="000000"/>
              </w:rPr>
            </w:pPr>
            <w:ins w:id="1820" w:author="Madhura Ramojwar" w:date="2021-04-20T12:37:00Z">
              <w:r w:rsidRPr="00841475">
                <w:rPr>
                  <w:rFonts w:asciiTheme="minorHAnsi" w:hAnsiTheme="minorHAnsi" w:cstheme="minorHAnsi"/>
                  <w:color w:val="000000"/>
                  <w:rPrChange w:id="1821" w:author="Madhura Ramojwar" w:date="2021-04-20T12:37:00Z">
                    <w:rPr>
                      <w:color w:val="000000"/>
                      <w:sz w:val="27"/>
                      <w:szCs w:val="27"/>
                    </w:rPr>
                  </w:rPrChange>
                </w:rPr>
                <w:t xml:space="preserve"> · Stimulation assessment </w:t>
              </w:r>
            </w:ins>
          </w:p>
          <w:p w14:paraId="442A2645" w14:textId="5AE8FB16" w:rsidR="00AA6B9C" w:rsidRDefault="00841475" w:rsidP="00841475">
            <w:pPr>
              <w:pStyle w:val="NormalWeb"/>
              <w:rPr>
                <w:ins w:id="1822" w:author="Madhura Ramojwar" w:date="2021-04-20T12:40:00Z"/>
                <w:rFonts w:asciiTheme="minorHAnsi" w:hAnsiTheme="minorHAnsi" w:cstheme="minorHAnsi"/>
                <w:color w:val="000000"/>
              </w:rPr>
            </w:pPr>
            <w:ins w:id="1823" w:author="Madhura Ramojwar" w:date="2021-04-20T12:37:00Z">
              <w:r w:rsidRPr="00841475">
                <w:rPr>
                  <w:rFonts w:asciiTheme="minorHAnsi" w:hAnsiTheme="minorHAnsi" w:cstheme="minorHAnsi"/>
                  <w:color w:val="000000"/>
                  <w:rPrChange w:id="1824" w:author="Madhura Ramojwar" w:date="2021-04-20T12:37:00Z">
                    <w:rPr>
                      <w:color w:val="000000"/>
                      <w:sz w:val="27"/>
                      <w:szCs w:val="27"/>
                    </w:rPr>
                  </w:rPrChange>
                </w:rPr>
                <w:t>· Collect programming parameters</w:t>
              </w:r>
            </w:ins>
            <w:ins w:id="1825" w:author="Madhura Ramojwar" w:date="2021-04-20T12:41:00Z">
              <w:r w:rsidR="00AA6B9C">
                <w:rPr>
                  <w:rFonts w:asciiTheme="minorHAnsi" w:hAnsiTheme="minorHAnsi" w:cstheme="minorHAnsi"/>
                  <w:color w:val="000000"/>
                </w:rPr>
                <w:t>.</w:t>
              </w:r>
            </w:ins>
          </w:p>
          <w:p w14:paraId="60077CC9" w14:textId="77777777" w:rsidR="00AA6B9C" w:rsidRDefault="00841475" w:rsidP="00841475">
            <w:pPr>
              <w:pStyle w:val="NormalWeb"/>
              <w:rPr>
                <w:ins w:id="1826" w:author="Madhura Ramojwar" w:date="2021-04-20T12:41:00Z"/>
                <w:rFonts w:asciiTheme="minorHAnsi" w:hAnsiTheme="minorHAnsi" w:cstheme="minorHAnsi"/>
                <w:color w:val="000000"/>
              </w:rPr>
            </w:pPr>
            <w:ins w:id="1827" w:author="Madhura Ramojwar" w:date="2021-04-20T12:37:00Z">
              <w:r w:rsidRPr="00841475">
                <w:rPr>
                  <w:rFonts w:asciiTheme="minorHAnsi" w:hAnsiTheme="minorHAnsi" w:cstheme="minorHAnsi"/>
                  <w:color w:val="000000"/>
                  <w:rPrChange w:id="1828" w:author="Madhura Ramojwar" w:date="2021-04-20T12:37:00Z">
                    <w:rPr>
                      <w:color w:val="000000"/>
                      <w:sz w:val="27"/>
                      <w:szCs w:val="27"/>
                    </w:rPr>
                  </w:rPrChange>
                </w:rPr>
                <w:t xml:space="preserve"> · Modify programming parameters (if necessary)</w:t>
              </w:r>
            </w:ins>
          </w:p>
          <w:p w14:paraId="4A8AA328" w14:textId="77777777" w:rsidR="00AA6B9C" w:rsidRDefault="00841475" w:rsidP="00841475">
            <w:pPr>
              <w:pStyle w:val="NormalWeb"/>
              <w:rPr>
                <w:ins w:id="1829" w:author="Madhura Ramojwar" w:date="2021-04-20T12:41:00Z"/>
                <w:rFonts w:asciiTheme="minorHAnsi" w:hAnsiTheme="minorHAnsi" w:cstheme="minorHAnsi"/>
                <w:color w:val="000000"/>
              </w:rPr>
            </w:pPr>
            <w:ins w:id="1830" w:author="Madhura Ramojwar" w:date="2021-04-20T12:37:00Z">
              <w:r w:rsidRPr="00841475">
                <w:rPr>
                  <w:rFonts w:asciiTheme="minorHAnsi" w:hAnsiTheme="minorHAnsi" w:cstheme="minorHAnsi"/>
                  <w:color w:val="000000"/>
                  <w:rPrChange w:id="1831" w:author="Madhura Ramojwar" w:date="2021-04-20T12:37:00Z">
                    <w:rPr>
                      <w:color w:val="000000"/>
                      <w:sz w:val="27"/>
                      <w:szCs w:val="27"/>
                    </w:rPr>
                  </w:rPrChange>
                </w:rPr>
                <w:t xml:space="preserve"> · Record AEs (if necessary) </w:t>
              </w:r>
            </w:ins>
          </w:p>
          <w:p w14:paraId="38F2BB2E" w14:textId="77777777" w:rsidR="00AA6B9C" w:rsidRDefault="00841475" w:rsidP="00841475">
            <w:pPr>
              <w:pStyle w:val="NormalWeb"/>
              <w:rPr>
                <w:ins w:id="1832" w:author="Madhura Ramojwar" w:date="2021-04-20T12:41:00Z"/>
                <w:rFonts w:asciiTheme="minorHAnsi" w:hAnsiTheme="minorHAnsi" w:cstheme="minorHAnsi"/>
                <w:color w:val="000000"/>
              </w:rPr>
            </w:pPr>
            <w:ins w:id="1833" w:author="Madhura Ramojwar" w:date="2021-04-20T12:37:00Z">
              <w:r w:rsidRPr="00841475">
                <w:rPr>
                  <w:rFonts w:asciiTheme="minorHAnsi" w:hAnsiTheme="minorHAnsi" w:cstheme="minorHAnsi"/>
                  <w:color w:val="000000"/>
                  <w:rPrChange w:id="1834" w:author="Madhura Ramojwar" w:date="2021-04-20T12:37:00Z">
                    <w:rPr>
                      <w:color w:val="000000"/>
                      <w:sz w:val="27"/>
                      <w:szCs w:val="27"/>
                    </w:rPr>
                  </w:rPrChange>
                </w:rPr>
                <w:t xml:space="preserve">· Schedule 3-Month follow-up visit </w:t>
              </w:r>
            </w:ins>
          </w:p>
          <w:p w14:paraId="4CBBC7B3" w14:textId="77777777" w:rsidR="00AA6B9C" w:rsidRDefault="00AA6B9C" w:rsidP="00841475">
            <w:pPr>
              <w:pStyle w:val="NormalWeb"/>
              <w:rPr>
                <w:ins w:id="1835" w:author="Madhura Ramojwar" w:date="2021-04-20T12:41:00Z"/>
                <w:rFonts w:asciiTheme="minorHAnsi" w:hAnsiTheme="minorHAnsi" w:cstheme="minorHAnsi"/>
                <w:color w:val="000000"/>
              </w:rPr>
            </w:pPr>
          </w:p>
          <w:p w14:paraId="0033D97B" w14:textId="77777777" w:rsidR="00AA6B9C" w:rsidRDefault="00841475" w:rsidP="00841475">
            <w:pPr>
              <w:pStyle w:val="NormalWeb"/>
              <w:rPr>
                <w:ins w:id="1836" w:author="Madhura Ramojwar" w:date="2021-04-20T12:41:00Z"/>
                <w:rFonts w:asciiTheme="minorHAnsi" w:hAnsiTheme="minorHAnsi" w:cstheme="minorHAnsi"/>
                <w:color w:val="000000"/>
              </w:rPr>
            </w:pPr>
            <w:ins w:id="1837" w:author="Madhura Ramojwar" w:date="2021-04-20T12:37:00Z">
              <w:r w:rsidRPr="00841475">
                <w:rPr>
                  <w:rFonts w:asciiTheme="minorHAnsi" w:hAnsiTheme="minorHAnsi" w:cstheme="minorHAnsi"/>
                  <w:color w:val="000000"/>
                  <w:rPrChange w:id="1838" w:author="Madhura Ramojwar" w:date="2021-04-20T12:37:00Z">
                    <w:rPr>
                      <w:color w:val="000000"/>
                      <w:sz w:val="27"/>
                      <w:szCs w:val="27"/>
                    </w:rPr>
                  </w:rPrChange>
                </w:rPr>
                <w:t>3 Month (± 14 days) Follow-up Visit</w:t>
              </w:r>
            </w:ins>
          </w:p>
          <w:p w14:paraId="6C0529CE" w14:textId="77777777" w:rsidR="00AA6B9C" w:rsidRDefault="00841475" w:rsidP="00841475">
            <w:pPr>
              <w:pStyle w:val="NormalWeb"/>
              <w:rPr>
                <w:ins w:id="1839" w:author="Madhura Ramojwar" w:date="2021-04-20T12:41:00Z"/>
                <w:rFonts w:asciiTheme="minorHAnsi" w:hAnsiTheme="minorHAnsi" w:cstheme="minorHAnsi"/>
                <w:color w:val="000000"/>
              </w:rPr>
            </w:pPr>
            <w:ins w:id="1840" w:author="Madhura Ramojwar" w:date="2021-04-20T12:37:00Z">
              <w:r w:rsidRPr="00841475">
                <w:rPr>
                  <w:rFonts w:asciiTheme="minorHAnsi" w:hAnsiTheme="minorHAnsi" w:cstheme="minorHAnsi"/>
                  <w:color w:val="000000"/>
                  <w:rPrChange w:id="1841" w:author="Madhura Ramojwar" w:date="2021-04-20T12:37:00Z">
                    <w:rPr>
                      <w:color w:val="000000"/>
                      <w:sz w:val="27"/>
                      <w:szCs w:val="27"/>
                    </w:rPr>
                  </w:rPrChange>
                </w:rPr>
                <w:t xml:space="preserve"> · Subject completes VAS, NPS, PGIC, PROMIS-29 Profile, and PROMIS Global Health </w:t>
              </w:r>
            </w:ins>
          </w:p>
          <w:p w14:paraId="38FD212C" w14:textId="6E0D432B" w:rsidR="00AA6B9C" w:rsidRDefault="00841475" w:rsidP="00841475">
            <w:pPr>
              <w:pStyle w:val="NormalWeb"/>
              <w:rPr>
                <w:ins w:id="1842" w:author="Madhura Ramojwar" w:date="2021-04-20T12:41:00Z"/>
                <w:rFonts w:asciiTheme="minorHAnsi" w:hAnsiTheme="minorHAnsi" w:cstheme="minorHAnsi"/>
                <w:color w:val="000000"/>
              </w:rPr>
            </w:pPr>
            <w:ins w:id="1843" w:author="Madhura Ramojwar" w:date="2021-04-20T12:37:00Z">
              <w:r w:rsidRPr="00841475">
                <w:rPr>
                  <w:rFonts w:asciiTheme="minorHAnsi" w:hAnsiTheme="minorHAnsi" w:cstheme="minorHAnsi"/>
                  <w:color w:val="000000"/>
                  <w:rPrChange w:id="1844" w:author="Madhura Ramojwar" w:date="2021-04-20T12:37:00Z">
                    <w:rPr>
                      <w:color w:val="000000"/>
                      <w:sz w:val="27"/>
                      <w:szCs w:val="27"/>
                    </w:rPr>
                  </w:rPrChange>
                </w:rPr>
                <w:t>· Stimulation assessment · Collect programming parameters</w:t>
              </w:r>
            </w:ins>
            <w:ins w:id="1845" w:author="Madhura Ramojwar" w:date="2021-04-20T12:43:00Z">
              <w:r w:rsidR="005C28C5">
                <w:rPr>
                  <w:rFonts w:asciiTheme="minorHAnsi" w:hAnsiTheme="minorHAnsi" w:cstheme="minorHAnsi"/>
                  <w:color w:val="000000"/>
                </w:rPr>
                <w:t>.</w:t>
              </w:r>
            </w:ins>
          </w:p>
          <w:p w14:paraId="32F1CAD0" w14:textId="00FE5B31" w:rsidR="00AA6B9C" w:rsidRDefault="00841475" w:rsidP="00841475">
            <w:pPr>
              <w:pStyle w:val="NormalWeb"/>
              <w:rPr>
                <w:ins w:id="1846" w:author="Madhura Ramojwar" w:date="2021-04-20T12:41:00Z"/>
                <w:rFonts w:asciiTheme="minorHAnsi" w:hAnsiTheme="minorHAnsi" w:cstheme="minorHAnsi"/>
                <w:color w:val="000000"/>
              </w:rPr>
            </w:pPr>
            <w:ins w:id="1847" w:author="Madhura Ramojwar" w:date="2021-04-20T12:37:00Z">
              <w:r w:rsidRPr="00841475">
                <w:rPr>
                  <w:rFonts w:asciiTheme="minorHAnsi" w:hAnsiTheme="minorHAnsi" w:cstheme="minorHAnsi"/>
                  <w:color w:val="000000"/>
                  <w:rPrChange w:id="1848" w:author="Madhura Ramojwar" w:date="2021-04-20T12:37:00Z">
                    <w:rPr>
                      <w:color w:val="000000"/>
                      <w:sz w:val="27"/>
                      <w:szCs w:val="27"/>
                    </w:rPr>
                  </w:rPrChange>
                </w:rPr>
                <w:t xml:space="preserve"> · Modify programming parameters (if necessary) </w:t>
              </w:r>
            </w:ins>
          </w:p>
          <w:p w14:paraId="103BB307" w14:textId="77777777" w:rsidR="00AA6B9C" w:rsidRDefault="00841475" w:rsidP="00841475">
            <w:pPr>
              <w:pStyle w:val="NormalWeb"/>
              <w:rPr>
                <w:ins w:id="1849" w:author="Madhura Ramojwar" w:date="2021-04-20T12:41:00Z"/>
                <w:rFonts w:asciiTheme="minorHAnsi" w:hAnsiTheme="minorHAnsi" w:cstheme="minorHAnsi"/>
                <w:color w:val="000000"/>
              </w:rPr>
            </w:pPr>
            <w:ins w:id="1850" w:author="Madhura Ramojwar" w:date="2021-04-20T12:37:00Z">
              <w:r w:rsidRPr="00841475">
                <w:rPr>
                  <w:rFonts w:asciiTheme="minorHAnsi" w:hAnsiTheme="minorHAnsi" w:cstheme="minorHAnsi"/>
                  <w:color w:val="000000"/>
                  <w:rPrChange w:id="1851" w:author="Madhura Ramojwar" w:date="2021-04-20T12:37:00Z">
                    <w:rPr>
                      <w:color w:val="000000"/>
                      <w:sz w:val="27"/>
                      <w:szCs w:val="27"/>
                    </w:rPr>
                  </w:rPrChange>
                </w:rPr>
                <w:t>· Record AEs (if necessary)</w:t>
              </w:r>
            </w:ins>
          </w:p>
          <w:p w14:paraId="6BF761F9" w14:textId="77777777" w:rsidR="00AA6B9C" w:rsidRDefault="00841475" w:rsidP="00841475">
            <w:pPr>
              <w:pStyle w:val="NormalWeb"/>
              <w:rPr>
                <w:ins w:id="1852" w:author="Madhura Ramojwar" w:date="2021-04-20T12:41:00Z"/>
                <w:rFonts w:asciiTheme="minorHAnsi" w:hAnsiTheme="minorHAnsi" w:cstheme="minorHAnsi"/>
                <w:color w:val="000000"/>
              </w:rPr>
            </w:pPr>
            <w:ins w:id="1853" w:author="Madhura Ramojwar" w:date="2021-04-20T12:37:00Z">
              <w:r w:rsidRPr="00841475">
                <w:rPr>
                  <w:rFonts w:asciiTheme="minorHAnsi" w:hAnsiTheme="minorHAnsi" w:cstheme="minorHAnsi"/>
                  <w:color w:val="000000"/>
                  <w:rPrChange w:id="1854" w:author="Madhura Ramojwar" w:date="2021-04-20T12:37:00Z">
                    <w:rPr>
                      <w:color w:val="000000"/>
                      <w:sz w:val="27"/>
                      <w:szCs w:val="27"/>
                    </w:rPr>
                  </w:rPrChange>
                </w:rPr>
                <w:t xml:space="preserve"> · Schedule 6-Month follow-up visit</w:t>
              </w:r>
            </w:ins>
          </w:p>
          <w:p w14:paraId="376B0914" w14:textId="77777777" w:rsidR="00AA6B9C" w:rsidRDefault="00AA6B9C" w:rsidP="00841475">
            <w:pPr>
              <w:pStyle w:val="NormalWeb"/>
              <w:rPr>
                <w:ins w:id="1855" w:author="Madhura Ramojwar" w:date="2021-04-20T12:41:00Z"/>
                <w:rFonts w:asciiTheme="minorHAnsi" w:hAnsiTheme="minorHAnsi" w:cstheme="minorHAnsi"/>
                <w:color w:val="000000"/>
              </w:rPr>
            </w:pPr>
          </w:p>
          <w:p w14:paraId="08C36E7A" w14:textId="77777777" w:rsidR="00AA6B9C" w:rsidRDefault="00AA6B9C" w:rsidP="00841475">
            <w:pPr>
              <w:pStyle w:val="NormalWeb"/>
              <w:rPr>
                <w:ins w:id="1856" w:author="Madhura Ramojwar" w:date="2021-04-20T12:41:00Z"/>
                <w:rFonts w:asciiTheme="minorHAnsi" w:hAnsiTheme="minorHAnsi" w:cstheme="minorHAnsi"/>
                <w:color w:val="000000"/>
              </w:rPr>
            </w:pPr>
          </w:p>
          <w:p w14:paraId="630F5FD7" w14:textId="204817BD" w:rsidR="00AA6B9C" w:rsidRDefault="00841475" w:rsidP="00841475">
            <w:pPr>
              <w:pStyle w:val="NormalWeb"/>
              <w:rPr>
                <w:ins w:id="1857" w:author="Madhura Ramojwar" w:date="2021-04-20T12:41:00Z"/>
                <w:rFonts w:asciiTheme="minorHAnsi" w:hAnsiTheme="minorHAnsi" w:cstheme="minorHAnsi"/>
                <w:color w:val="000000"/>
              </w:rPr>
            </w:pPr>
            <w:ins w:id="1858" w:author="Madhura Ramojwar" w:date="2021-04-20T12:37:00Z">
              <w:r w:rsidRPr="00841475">
                <w:rPr>
                  <w:rFonts w:asciiTheme="minorHAnsi" w:hAnsiTheme="minorHAnsi" w:cstheme="minorHAnsi"/>
                  <w:color w:val="000000"/>
                  <w:rPrChange w:id="1859" w:author="Madhura Ramojwar" w:date="2021-04-20T12:37:00Z">
                    <w:rPr>
                      <w:color w:val="000000"/>
                      <w:sz w:val="27"/>
                      <w:szCs w:val="27"/>
                    </w:rPr>
                  </w:rPrChange>
                </w:rPr>
                <w:t xml:space="preserve"> 6 Month (± 14 days) Follow-up Visit</w:t>
              </w:r>
            </w:ins>
          </w:p>
          <w:p w14:paraId="2DF72651" w14:textId="77777777" w:rsidR="00AA6B9C" w:rsidRDefault="00841475" w:rsidP="00841475">
            <w:pPr>
              <w:pStyle w:val="NormalWeb"/>
              <w:rPr>
                <w:ins w:id="1860" w:author="Madhura Ramojwar" w:date="2021-04-20T12:41:00Z"/>
                <w:rFonts w:asciiTheme="minorHAnsi" w:hAnsiTheme="minorHAnsi" w:cstheme="minorHAnsi"/>
                <w:color w:val="000000"/>
              </w:rPr>
            </w:pPr>
            <w:ins w:id="1861" w:author="Madhura Ramojwar" w:date="2021-04-20T12:37:00Z">
              <w:r w:rsidRPr="00841475">
                <w:rPr>
                  <w:rFonts w:asciiTheme="minorHAnsi" w:hAnsiTheme="minorHAnsi" w:cstheme="minorHAnsi"/>
                  <w:color w:val="000000"/>
                  <w:rPrChange w:id="1862" w:author="Madhura Ramojwar" w:date="2021-04-20T12:37:00Z">
                    <w:rPr>
                      <w:color w:val="000000"/>
                      <w:sz w:val="27"/>
                      <w:szCs w:val="27"/>
                    </w:rPr>
                  </w:rPrChange>
                </w:rPr>
                <w:t xml:space="preserve"> · Subject completes VAS, NPS, PGIC, PROMIS-29 Profile, and PROMIS Global Health</w:t>
              </w:r>
            </w:ins>
          </w:p>
          <w:p w14:paraId="10B9E28B" w14:textId="77777777" w:rsidR="00AA6B9C" w:rsidRDefault="00841475" w:rsidP="00841475">
            <w:pPr>
              <w:pStyle w:val="NormalWeb"/>
              <w:rPr>
                <w:ins w:id="1863" w:author="Madhura Ramojwar" w:date="2021-04-20T12:41:00Z"/>
                <w:rFonts w:asciiTheme="minorHAnsi" w:hAnsiTheme="minorHAnsi" w:cstheme="minorHAnsi"/>
                <w:color w:val="000000"/>
              </w:rPr>
            </w:pPr>
            <w:ins w:id="1864" w:author="Madhura Ramojwar" w:date="2021-04-20T12:37:00Z">
              <w:r w:rsidRPr="00841475">
                <w:rPr>
                  <w:rFonts w:asciiTheme="minorHAnsi" w:hAnsiTheme="minorHAnsi" w:cstheme="minorHAnsi"/>
                  <w:color w:val="000000"/>
                  <w:rPrChange w:id="1865" w:author="Madhura Ramojwar" w:date="2021-04-20T12:37:00Z">
                    <w:rPr>
                      <w:color w:val="000000"/>
                      <w:sz w:val="27"/>
                      <w:szCs w:val="27"/>
                    </w:rPr>
                  </w:rPrChange>
                </w:rPr>
                <w:t xml:space="preserve"> · Stimulation assessment </w:t>
              </w:r>
            </w:ins>
          </w:p>
          <w:p w14:paraId="779E079F" w14:textId="3A572E97" w:rsidR="00841475" w:rsidRPr="00841475" w:rsidRDefault="00841475" w:rsidP="00841475">
            <w:pPr>
              <w:pStyle w:val="NormalWeb"/>
              <w:rPr>
                <w:ins w:id="1866" w:author="Madhura Ramojwar" w:date="2021-04-20T12:37:00Z"/>
                <w:rFonts w:asciiTheme="minorHAnsi" w:hAnsiTheme="minorHAnsi" w:cstheme="minorHAnsi"/>
                <w:color w:val="000000"/>
                <w:rPrChange w:id="1867" w:author="Madhura Ramojwar" w:date="2021-04-20T12:37:00Z">
                  <w:rPr>
                    <w:ins w:id="1868" w:author="Madhura Ramojwar" w:date="2021-04-20T12:37:00Z"/>
                    <w:color w:val="000000"/>
                    <w:sz w:val="27"/>
                    <w:szCs w:val="27"/>
                  </w:rPr>
                </w:rPrChange>
              </w:rPr>
            </w:pPr>
            <w:ins w:id="1869" w:author="Madhura Ramojwar" w:date="2021-04-20T12:37:00Z">
              <w:r w:rsidRPr="00841475">
                <w:rPr>
                  <w:rFonts w:asciiTheme="minorHAnsi" w:hAnsiTheme="minorHAnsi" w:cstheme="minorHAnsi"/>
                  <w:color w:val="000000"/>
                  <w:rPrChange w:id="1870" w:author="Madhura Ramojwar" w:date="2021-04-20T12:37:00Z">
                    <w:rPr>
                      <w:color w:val="000000"/>
                      <w:sz w:val="27"/>
                      <w:szCs w:val="27"/>
                    </w:rPr>
                  </w:rPrChange>
                </w:rPr>
                <w:t>· Collect programming parameters</w:t>
              </w:r>
            </w:ins>
            <w:ins w:id="1871" w:author="Madhura Ramojwar" w:date="2021-04-20T12:42:00Z">
              <w:r w:rsidR="00AA6B9C">
                <w:rPr>
                  <w:rFonts w:asciiTheme="minorHAnsi" w:hAnsiTheme="minorHAnsi" w:cstheme="minorHAnsi"/>
                  <w:color w:val="000000"/>
                </w:rPr>
                <w:t>.</w:t>
              </w:r>
            </w:ins>
          </w:p>
          <w:p w14:paraId="5F976726" w14:textId="77777777" w:rsidR="00AA6B9C" w:rsidRDefault="00841475" w:rsidP="00841475">
            <w:pPr>
              <w:pStyle w:val="NormalWeb"/>
              <w:rPr>
                <w:ins w:id="1872" w:author="Madhura Ramojwar" w:date="2021-04-20T12:41:00Z"/>
                <w:rFonts w:asciiTheme="minorHAnsi" w:hAnsiTheme="minorHAnsi" w:cstheme="minorHAnsi"/>
                <w:color w:val="000000"/>
              </w:rPr>
            </w:pPr>
            <w:ins w:id="1873" w:author="Madhura Ramojwar" w:date="2021-04-20T12:37:00Z">
              <w:r w:rsidRPr="00841475">
                <w:rPr>
                  <w:rFonts w:asciiTheme="minorHAnsi" w:hAnsiTheme="minorHAnsi" w:cstheme="minorHAnsi"/>
                  <w:color w:val="000000"/>
                  <w:rPrChange w:id="1874" w:author="Madhura Ramojwar" w:date="2021-04-20T12:37:00Z">
                    <w:rPr>
                      <w:color w:val="000000"/>
                      <w:sz w:val="27"/>
                      <w:szCs w:val="27"/>
                    </w:rPr>
                  </w:rPrChange>
                </w:rPr>
                <w:t>· Modify programming parameters (if necessary)</w:t>
              </w:r>
            </w:ins>
          </w:p>
          <w:p w14:paraId="4B0548E4" w14:textId="77777777" w:rsidR="00AA6B9C" w:rsidRDefault="00841475" w:rsidP="00841475">
            <w:pPr>
              <w:pStyle w:val="NormalWeb"/>
              <w:rPr>
                <w:ins w:id="1875" w:author="Madhura Ramojwar" w:date="2021-04-20T12:41:00Z"/>
                <w:rFonts w:asciiTheme="minorHAnsi" w:hAnsiTheme="minorHAnsi" w:cstheme="minorHAnsi"/>
                <w:color w:val="000000"/>
              </w:rPr>
            </w:pPr>
            <w:ins w:id="1876" w:author="Madhura Ramojwar" w:date="2021-04-20T12:37:00Z">
              <w:r w:rsidRPr="00841475">
                <w:rPr>
                  <w:rFonts w:asciiTheme="minorHAnsi" w:hAnsiTheme="minorHAnsi" w:cstheme="minorHAnsi"/>
                  <w:color w:val="000000"/>
                  <w:rPrChange w:id="1877" w:author="Madhura Ramojwar" w:date="2021-04-20T12:37:00Z">
                    <w:rPr>
                      <w:color w:val="000000"/>
                      <w:sz w:val="27"/>
                      <w:szCs w:val="27"/>
                    </w:rPr>
                  </w:rPrChange>
                </w:rPr>
                <w:t>· Record AEs (if necessary)</w:t>
              </w:r>
            </w:ins>
          </w:p>
          <w:p w14:paraId="7DA170F3" w14:textId="77777777" w:rsidR="00AA6B9C" w:rsidRDefault="00841475" w:rsidP="00841475">
            <w:pPr>
              <w:pStyle w:val="NormalWeb"/>
              <w:rPr>
                <w:ins w:id="1878" w:author="Madhura Ramojwar" w:date="2021-04-20T12:42:00Z"/>
                <w:rFonts w:asciiTheme="minorHAnsi" w:hAnsiTheme="minorHAnsi" w:cstheme="minorHAnsi"/>
                <w:color w:val="000000"/>
              </w:rPr>
            </w:pPr>
            <w:ins w:id="1879" w:author="Madhura Ramojwar" w:date="2021-04-20T12:37:00Z">
              <w:r w:rsidRPr="00841475">
                <w:rPr>
                  <w:rFonts w:asciiTheme="minorHAnsi" w:hAnsiTheme="minorHAnsi" w:cstheme="minorHAnsi"/>
                  <w:color w:val="000000"/>
                  <w:rPrChange w:id="1880" w:author="Madhura Ramojwar" w:date="2021-04-20T12:37:00Z">
                    <w:rPr>
                      <w:color w:val="000000"/>
                      <w:sz w:val="27"/>
                      <w:szCs w:val="27"/>
                    </w:rPr>
                  </w:rPrChange>
                </w:rPr>
                <w:t xml:space="preserve"> · Schedule 12-Month follow-up visit </w:t>
              </w:r>
            </w:ins>
          </w:p>
          <w:p w14:paraId="35709028" w14:textId="77777777" w:rsidR="00AA6B9C" w:rsidRDefault="00AA6B9C" w:rsidP="00841475">
            <w:pPr>
              <w:pStyle w:val="NormalWeb"/>
              <w:rPr>
                <w:ins w:id="1881" w:author="Madhura Ramojwar" w:date="2021-04-20T12:42:00Z"/>
                <w:rFonts w:asciiTheme="minorHAnsi" w:hAnsiTheme="minorHAnsi" w:cstheme="minorHAnsi"/>
                <w:color w:val="000000"/>
              </w:rPr>
            </w:pPr>
          </w:p>
          <w:p w14:paraId="37C6B764" w14:textId="77777777" w:rsidR="00AA6B9C" w:rsidRDefault="00841475" w:rsidP="00841475">
            <w:pPr>
              <w:pStyle w:val="NormalWeb"/>
              <w:rPr>
                <w:ins w:id="1882" w:author="Madhura Ramojwar" w:date="2021-04-20T12:42:00Z"/>
                <w:rFonts w:asciiTheme="minorHAnsi" w:hAnsiTheme="minorHAnsi" w:cstheme="minorHAnsi"/>
                <w:color w:val="000000"/>
              </w:rPr>
            </w:pPr>
            <w:ins w:id="1883" w:author="Madhura Ramojwar" w:date="2021-04-20T12:37:00Z">
              <w:r w:rsidRPr="00841475">
                <w:rPr>
                  <w:rFonts w:asciiTheme="minorHAnsi" w:hAnsiTheme="minorHAnsi" w:cstheme="minorHAnsi"/>
                  <w:color w:val="000000"/>
                  <w:rPrChange w:id="1884" w:author="Madhura Ramojwar" w:date="2021-04-20T12:37:00Z">
                    <w:rPr>
                      <w:color w:val="000000"/>
                      <w:sz w:val="27"/>
                      <w:szCs w:val="27"/>
                    </w:rPr>
                  </w:rPrChange>
                </w:rPr>
                <w:t>12 Month (± 30 days) Follow-up Visit</w:t>
              </w:r>
            </w:ins>
          </w:p>
          <w:p w14:paraId="1C4050E3" w14:textId="77777777" w:rsidR="00AA6B9C" w:rsidRDefault="00841475" w:rsidP="00841475">
            <w:pPr>
              <w:pStyle w:val="NormalWeb"/>
              <w:rPr>
                <w:ins w:id="1885" w:author="Madhura Ramojwar" w:date="2021-04-20T12:42:00Z"/>
                <w:rFonts w:asciiTheme="minorHAnsi" w:hAnsiTheme="minorHAnsi" w:cstheme="minorHAnsi"/>
                <w:color w:val="000000"/>
              </w:rPr>
            </w:pPr>
            <w:ins w:id="1886" w:author="Madhura Ramojwar" w:date="2021-04-20T12:37:00Z">
              <w:r w:rsidRPr="00841475">
                <w:rPr>
                  <w:rFonts w:asciiTheme="minorHAnsi" w:hAnsiTheme="minorHAnsi" w:cstheme="minorHAnsi"/>
                  <w:color w:val="000000"/>
                  <w:rPrChange w:id="1887" w:author="Madhura Ramojwar" w:date="2021-04-20T12:37:00Z">
                    <w:rPr>
                      <w:color w:val="000000"/>
                      <w:sz w:val="27"/>
                      <w:szCs w:val="27"/>
                    </w:rPr>
                  </w:rPrChange>
                </w:rPr>
                <w:t xml:space="preserve"> · Subject completes VAS, NPS, PGIC, PROMIS-29 Profile, and PROMIS Global Health </w:t>
              </w:r>
            </w:ins>
          </w:p>
          <w:p w14:paraId="44387658" w14:textId="77777777" w:rsidR="00AA6B9C" w:rsidRDefault="00841475" w:rsidP="00841475">
            <w:pPr>
              <w:pStyle w:val="NormalWeb"/>
              <w:rPr>
                <w:ins w:id="1888" w:author="Madhura Ramojwar" w:date="2021-04-20T12:42:00Z"/>
                <w:rFonts w:asciiTheme="minorHAnsi" w:hAnsiTheme="minorHAnsi" w:cstheme="minorHAnsi"/>
                <w:color w:val="000000"/>
              </w:rPr>
            </w:pPr>
            <w:ins w:id="1889" w:author="Madhura Ramojwar" w:date="2021-04-20T12:37:00Z">
              <w:r w:rsidRPr="00841475">
                <w:rPr>
                  <w:rFonts w:asciiTheme="minorHAnsi" w:hAnsiTheme="minorHAnsi" w:cstheme="minorHAnsi"/>
                  <w:color w:val="000000"/>
                  <w:rPrChange w:id="1890" w:author="Madhura Ramojwar" w:date="2021-04-20T12:37:00Z">
                    <w:rPr>
                      <w:color w:val="000000"/>
                      <w:sz w:val="27"/>
                      <w:szCs w:val="27"/>
                    </w:rPr>
                  </w:rPrChange>
                </w:rPr>
                <w:t xml:space="preserve">· Stimulation assessment </w:t>
              </w:r>
            </w:ins>
          </w:p>
          <w:p w14:paraId="1910D165" w14:textId="7FA813D1" w:rsidR="00AA6B9C" w:rsidRDefault="00841475" w:rsidP="00841475">
            <w:pPr>
              <w:pStyle w:val="NormalWeb"/>
              <w:rPr>
                <w:ins w:id="1891" w:author="Madhura Ramojwar" w:date="2021-04-20T12:42:00Z"/>
                <w:rFonts w:asciiTheme="minorHAnsi" w:hAnsiTheme="minorHAnsi" w:cstheme="minorHAnsi"/>
                <w:color w:val="000000"/>
              </w:rPr>
            </w:pPr>
            <w:ins w:id="1892" w:author="Madhura Ramojwar" w:date="2021-04-20T12:37:00Z">
              <w:r w:rsidRPr="00841475">
                <w:rPr>
                  <w:rFonts w:asciiTheme="minorHAnsi" w:hAnsiTheme="minorHAnsi" w:cstheme="minorHAnsi"/>
                  <w:color w:val="000000"/>
                  <w:rPrChange w:id="1893" w:author="Madhura Ramojwar" w:date="2021-04-20T12:37:00Z">
                    <w:rPr>
                      <w:color w:val="000000"/>
                      <w:sz w:val="27"/>
                      <w:szCs w:val="27"/>
                    </w:rPr>
                  </w:rPrChange>
                </w:rPr>
                <w:lastRenderedPageBreak/>
                <w:t xml:space="preserve">· Collect programming parameters </w:t>
              </w:r>
            </w:ins>
            <w:ins w:id="1894" w:author="Madhura Ramojwar" w:date="2021-04-20T12:43:00Z">
              <w:r w:rsidR="005C28C5">
                <w:rPr>
                  <w:rFonts w:asciiTheme="minorHAnsi" w:hAnsiTheme="minorHAnsi" w:cstheme="minorHAnsi"/>
                  <w:color w:val="000000"/>
                </w:rPr>
                <w:t>.</w:t>
              </w:r>
            </w:ins>
          </w:p>
          <w:p w14:paraId="1CC2E250" w14:textId="77777777" w:rsidR="00AA6B9C" w:rsidRDefault="00841475" w:rsidP="00841475">
            <w:pPr>
              <w:pStyle w:val="NormalWeb"/>
              <w:rPr>
                <w:ins w:id="1895" w:author="Madhura Ramojwar" w:date="2021-04-20T12:42:00Z"/>
                <w:rFonts w:asciiTheme="minorHAnsi" w:hAnsiTheme="minorHAnsi" w:cstheme="minorHAnsi"/>
                <w:color w:val="000000"/>
              </w:rPr>
            </w:pPr>
            <w:ins w:id="1896" w:author="Madhura Ramojwar" w:date="2021-04-20T12:37:00Z">
              <w:r w:rsidRPr="00841475">
                <w:rPr>
                  <w:rFonts w:asciiTheme="minorHAnsi" w:hAnsiTheme="minorHAnsi" w:cstheme="minorHAnsi"/>
                  <w:color w:val="000000"/>
                  <w:rPrChange w:id="1897" w:author="Madhura Ramojwar" w:date="2021-04-20T12:37:00Z">
                    <w:rPr>
                      <w:color w:val="000000"/>
                      <w:sz w:val="27"/>
                      <w:szCs w:val="27"/>
                    </w:rPr>
                  </w:rPrChange>
                </w:rPr>
                <w:t>· Record AEs (if necessary)</w:t>
              </w:r>
            </w:ins>
          </w:p>
          <w:p w14:paraId="34D136DF" w14:textId="77777777" w:rsidR="00AA6B9C" w:rsidRDefault="00841475" w:rsidP="00841475">
            <w:pPr>
              <w:pStyle w:val="NormalWeb"/>
              <w:rPr>
                <w:ins w:id="1898" w:author="Madhura Ramojwar" w:date="2021-04-20T12:42:00Z"/>
                <w:rFonts w:asciiTheme="minorHAnsi" w:hAnsiTheme="minorHAnsi" w:cstheme="minorHAnsi"/>
                <w:color w:val="000000"/>
              </w:rPr>
            </w:pPr>
            <w:ins w:id="1899" w:author="Madhura Ramojwar" w:date="2021-04-20T12:37:00Z">
              <w:r w:rsidRPr="00841475">
                <w:rPr>
                  <w:rFonts w:asciiTheme="minorHAnsi" w:hAnsiTheme="minorHAnsi" w:cstheme="minorHAnsi"/>
                  <w:color w:val="000000"/>
                  <w:rPrChange w:id="1900" w:author="Madhura Ramojwar" w:date="2021-04-20T12:37:00Z">
                    <w:rPr>
                      <w:color w:val="000000"/>
                      <w:sz w:val="27"/>
                      <w:szCs w:val="27"/>
                    </w:rPr>
                  </w:rPrChange>
                </w:rPr>
                <w:t xml:space="preserve"> · Modify programming parameters (if necessary)</w:t>
              </w:r>
            </w:ins>
          </w:p>
          <w:p w14:paraId="1888341C" w14:textId="0106DF10" w:rsidR="00AA6B9C" w:rsidRDefault="00841475" w:rsidP="00841475">
            <w:pPr>
              <w:pStyle w:val="NormalWeb"/>
              <w:rPr>
                <w:ins w:id="1901" w:author="Madhura Ramojwar" w:date="2021-04-20T12:42:00Z"/>
                <w:rFonts w:asciiTheme="minorHAnsi" w:hAnsiTheme="minorHAnsi" w:cstheme="minorHAnsi"/>
                <w:color w:val="000000"/>
              </w:rPr>
            </w:pPr>
            <w:ins w:id="1902" w:author="Madhura Ramojwar" w:date="2021-04-20T12:37:00Z">
              <w:r w:rsidRPr="00841475">
                <w:rPr>
                  <w:rFonts w:asciiTheme="minorHAnsi" w:hAnsiTheme="minorHAnsi" w:cstheme="minorHAnsi"/>
                  <w:color w:val="000000"/>
                  <w:rPrChange w:id="1903" w:author="Madhura Ramojwar" w:date="2021-04-20T12:37:00Z">
                    <w:rPr>
                      <w:color w:val="000000"/>
                      <w:sz w:val="27"/>
                      <w:szCs w:val="27"/>
                    </w:rPr>
                  </w:rPrChange>
                </w:rPr>
                <w:t xml:space="preserve"> · Exit subject from </w:t>
              </w:r>
            </w:ins>
            <w:ins w:id="1904" w:author="Madhura Ramojwar" w:date="2021-04-20T12:43:00Z">
              <w:r w:rsidR="005C28C5" w:rsidRPr="005C28C5">
                <w:rPr>
                  <w:rFonts w:asciiTheme="minorHAnsi" w:hAnsiTheme="minorHAnsi" w:cstheme="minorHAnsi"/>
                  <w:color w:val="000000"/>
                </w:rPr>
                <w:t>study.</w:t>
              </w:r>
            </w:ins>
            <w:ins w:id="1905" w:author="Madhura Ramojwar" w:date="2021-04-20T12:37:00Z">
              <w:r w:rsidRPr="00841475">
                <w:rPr>
                  <w:rFonts w:asciiTheme="minorHAnsi" w:hAnsiTheme="minorHAnsi" w:cstheme="minorHAnsi"/>
                  <w:color w:val="000000"/>
                  <w:rPrChange w:id="1906" w:author="Madhura Ramojwar" w:date="2021-04-20T12:37:00Z">
                    <w:rPr>
                      <w:color w:val="000000"/>
                      <w:sz w:val="27"/>
                      <w:szCs w:val="27"/>
                    </w:rPr>
                  </w:rPrChange>
                </w:rPr>
                <w:t xml:space="preserve"> </w:t>
              </w:r>
            </w:ins>
          </w:p>
          <w:p w14:paraId="10D22903" w14:textId="77777777" w:rsidR="00AA6B9C" w:rsidRDefault="00AA6B9C" w:rsidP="00841475">
            <w:pPr>
              <w:pStyle w:val="NormalWeb"/>
              <w:rPr>
                <w:ins w:id="1907" w:author="Madhura Ramojwar" w:date="2021-04-20T12:42:00Z"/>
                <w:rFonts w:asciiTheme="minorHAnsi" w:hAnsiTheme="minorHAnsi" w:cstheme="minorHAnsi"/>
                <w:color w:val="000000"/>
              </w:rPr>
            </w:pPr>
          </w:p>
          <w:p w14:paraId="590DB1BD" w14:textId="77777777" w:rsidR="00AA6B9C" w:rsidRDefault="00AA6B9C" w:rsidP="00841475">
            <w:pPr>
              <w:pStyle w:val="NormalWeb"/>
              <w:rPr>
                <w:ins w:id="1908" w:author="Madhura Ramojwar" w:date="2021-04-20T12:42:00Z"/>
                <w:rFonts w:asciiTheme="minorHAnsi" w:hAnsiTheme="minorHAnsi" w:cstheme="minorHAnsi"/>
                <w:color w:val="000000"/>
              </w:rPr>
            </w:pPr>
          </w:p>
          <w:p w14:paraId="302BC595" w14:textId="77777777" w:rsidR="00AA6B9C" w:rsidRDefault="00841475" w:rsidP="00841475">
            <w:pPr>
              <w:pStyle w:val="NormalWeb"/>
              <w:rPr>
                <w:ins w:id="1909" w:author="Madhura Ramojwar" w:date="2021-04-20T12:42:00Z"/>
                <w:rFonts w:asciiTheme="minorHAnsi" w:hAnsiTheme="minorHAnsi" w:cstheme="minorHAnsi"/>
                <w:color w:val="000000"/>
              </w:rPr>
            </w:pPr>
            <w:ins w:id="1910" w:author="Madhura Ramojwar" w:date="2021-04-20T12:37:00Z">
              <w:r w:rsidRPr="00841475">
                <w:rPr>
                  <w:rFonts w:asciiTheme="minorHAnsi" w:hAnsiTheme="minorHAnsi" w:cstheme="minorHAnsi"/>
                  <w:color w:val="000000"/>
                  <w:rPrChange w:id="1911" w:author="Madhura Ramojwar" w:date="2021-04-20T12:37:00Z">
                    <w:rPr>
                      <w:color w:val="000000"/>
                      <w:sz w:val="27"/>
                      <w:szCs w:val="27"/>
                    </w:rPr>
                  </w:rPrChange>
                </w:rPr>
                <w:t>Revisions, Replacements or Explants (additional surgery)</w:t>
              </w:r>
            </w:ins>
          </w:p>
          <w:p w14:paraId="0C58C35C" w14:textId="62E61B04" w:rsidR="00AA6B9C" w:rsidRDefault="00841475" w:rsidP="00841475">
            <w:pPr>
              <w:pStyle w:val="NormalWeb"/>
              <w:rPr>
                <w:ins w:id="1912" w:author="Madhura Ramojwar" w:date="2021-04-20T12:42:00Z"/>
                <w:rFonts w:asciiTheme="minorHAnsi" w:hAnsiTheme="minorHAnsi" w:cstheme="minorHAnsi"/>
                <w:color w:val="000000"/>
              </w:rPr>
            </w:pPr>
            <w:ins w:id="1913" w:author="Madhura Ramojwar" w:date="2021-04-20T12:37:00Z">
              <w:r w:rsidRPr="00841475">
                <w:rPr>
                  <w:rFonts w:asciiTheme="minorHAnsi" w:hAnsiTheme="minorHAnsi" w:cstheme="minorHAnsi"/>
                  <w:color w:val="000000"/>
                  <w:rPrChange w:id="1914" w:author="Madhura Ramojwar" w:date="2021-04-20T12:37:00Z">
                    <w:rPr>
                      <w:color w:val="000000"/>
                      <w:sz w:val="27"/>
                      <w:szCs w:val="27"/>
                    </w:rPr>
                  </w:rPrChange>
                </w:rPr>
                <w:t xml:space="preserve"> · Revision, </w:t>
              </w:r>
            </w:ins>
            <w:ins w:id="1915" w:author="Madhura Ramojwar" w:date="2021-04-20T12:43:00Z">
              <w:r w:rsidR="005C28C5" w:rsidRPr="005C28C5">
                <w:rPr>
                  <w:rFonts w:asciiTheme="minorHAnsi" w:hAnsiTheme="minorHAnsi" w:cstheme="minorHAnsi"/>
                  <w:color w:val="000000"/>
                </w:rPr>
                <w:t>replacement,</w:t>
              </w:r>
            </w:ins>
            <w:ins w:id="1916" w:author="Madhura Ramojwar" w:date="2021-04-20T12:37:00Z">
              <w:r w:rsidRPr="00841475">
                <w:rPr>
                  <w:rFonts w:asciiTheme="minorHAnsi" w:hAnsiTheme="minorHAnsi" w:cstheme="minorHAnsi"/>
                  <w:color w:val="000000"/>
                  <w:rPrChange w:id="1917" w:author="Madhura Ramojwar" w:date="2021-04-20T12:37:00Z">
                    <w:rPr>
                      <w:color w:val="000000"/>
                      <w:sz w:val="27"/>
                      <w:szCs w:val="27"/>
                    </w:rPr>
                  </w:rPrChange>
                </w:rPr>
                <w:t xml:space="preserve"> or explant procedure </w:t>
              </w:r>
            </w:ins>
          </w:p>
          <w:p w14:paraId="4A5CA576" w14:textId="77777777" w:rsidR="00AA6B9C" w:rsidRDefault="00841475" w:rsidP="00841475">
            <w:pPr>
              <w:pStyle w:val="NormalWeb"/>
              <w:rPr>
                <w:ins w:id="1918" w:author="Madhura Ramojwar" w:date="2021-04-20T12:42:00Z"/>
                <w:rFonts w:asciiTheme="minorHAnsi" w:hAnsiTheme="minorHAnsi" w:cstheme="minorHAnsi"/>
                <w:color w:val="000000"/>
              </w:rPr>
            </w:pPr>
            <w:ins w:id="1919" w:author="Madhura Ramojwar" w:date="2021-04-20T12:37:00Z">
              <w:r w:rsidRPr="00841475">
                <w:rPr>
                  <w:rFonts w:asciiTheme="minorHAnsi" w:hAnsiTheme="minorHAnsi" w:cstheme="minorHAnsi"/>
                  <w:color w:val="000000"/>
                  <w:rPrChange w:id="1920" w:author="Madhura Ramojwar" w:date="2021-04-20T12:37:00Z">
                    <w:rPr>
                      <w:color w:val="000000"/>
                      <w:sz w:val="27"/>
                      <w:szCs w:val="27"/>
                    </w:rPr>
                  </w:rPrChange>
                </w:rPr>
                <w:t xml:space="preserve">· Modify programming parameters (if necessary) </w:t>
              </w:r>
            </w:ins>
          </w:p>
          <w:p w14:paraId="5EE73E7B" w14:textId="77777777" w:rsidR="00AA6B9C" w:rsidRDefault="00841475" w:rsidP="00841475">
            <w:pPr>
              <w:pStyle w:val="NormalWeb"/>
              <w:rPr>
                <w:ins w:id="1921" w:author="Madhura Ramojwar" w:date="2021-04-20T12:42:00Z"/>
                <w:rFonts w:asciiTheme="minorHAnsi" w:hAnsiTheme="minorHAnsi" w:cstheme="minorHAnsi"/>
                <w:color w:val="000000"/>
              </w:rPr>
            </w:pPr>
            <w:ins w:id="1922" w:author="Madhura Ramojwar" w:date="2021-04-20T12:37:00Z">
              <w:r w:rsidRPr="00841475">
                <w:rPr>
                  <w:rFonts w:asciiTheme="minorHAnsi" w:hAnsiTheme="minorHAnsi" w:cstheme="minorHAnsi"/>
                  <w:color w:val="000000"/>
                  <w:rPrChange w:id="1923" w:author="Madhura Ramojwar" w:date="2021-04-20T12:37:00Z">
                    <w:rPr>
                      <w:color w:val="000000"/>
                      <w:sz w:val="27"/>
                      <w:szCs w:val="27"/>
                    </w:rPr>
                  </w:rPrChange>
                </w:rPr>
                <w:t>· Record AEs</w:t>
              </w:r>
            </w:ins>
          </w:p>
          <w:p w14:paraId="1855BE6C" w14:textId="77777777" w:rsidR="00AA6B9C" w:rsidRDefault="00841475" w:rsidP="00841475">
            <w:pPr>
              <w:pStyle w:val="NormalWeb"/>
              <w:rPr>
                <w:ins w:id="1924" w:author="Madhura Ramojwar" w:date="2021-04-20T12:42:00Z"/>
                <w:rFonts w:asciiTheme="minorHAnsi" w:hAnsiTheme="minorHAnsi" w:cstheme="minorHAnsi"/>
                <w:color w:val="000000"/>
              </w:rPr>
            </w:pPr>
            <w:ins w:id="1925" w:author="Madhura Ramojwar" w:date="2021-04-20T12:37:00Z">
              <w:r w:rsidRPr="00841475">
                <w:rPr>
                  <w:rFonts w:asciiTheme="minorHAnsi" w:hAnsiTheme="minorHAnsi" w:cstheme="minorHAnsi"/>
                  <w:color w:val="000000"/>
                  <w:rPrChange w:id="1926" w:author="Madhura Ramojwar" w:date="2021-04-20T12:37:00Z">
                    <w:rPr>
                      <w:color w:val="000000"/>
                      <w:sz w:val="27"/>
                      <w:szCs w:val="27"/>
                    </w:rPr>
                  </w:rPrChange>
                </w:rPr>
                <w:t xml:space="preserve"> · Schedule 1-Month safety follow-up call (if necessary)</w:t>
              </w:r>
            </w:ins>
          </w:p>
          <w:p w14:paraId="6CDAF0F8" w14:textId="77777777" w:rsidR="00AA6B9C" w:rsidRDefault="00AA6B9C" w:rsidP="00841475">
            <w:pPr>
              <w:pStyle w:val="NormalWeb"/>
              <w:rPr>
                <w:ins w:id="1927" w:author="Madhura Ramojwar" w:date="2021-04-20T12:42:00Z"/>
                <w:rFonts w:asciiTheme="minorHAnsi" w:hAnsiTheme="minorHAnsi" w:cstheme="minorHAnsi"/>
                <w:color w:val="000000"/>
              </w:rPr>
            </w:pPr>
          </w:p>
          <w:p w14:paraId="1A3960A2" w14:textId="77777777" w:rsidR="00AA6B9C" w:rsidRDefault="00AA6B9C" w:rsidP="00841475">
            <w:pPr>
              <w:pStyle w:val="NormalWeb"/>
              <w:rPr>
                <w:ins w:id="1928" w:author="Madhura Ramojwar" w:date="2021-04-20T12:42:00Z"/>
                <w:rFonts w:asciiTheme="minorHAnsi" w:hAnsiTheme="minorHAnsi" w:cstheme="minorHAnsi"/>
                <w:color w:val="000000"/>
              </w:rPr>
            </w:pPr>
          </w:p>
          <w:p w14:paraId="0AEC1386" w14:textId="77777777" w:rsidR="00AA6B9C" w:rsidRDefault="00841475" w:rsidP="00841475">
            <w:pPr>
              <w:pStyle w:val="NormalWeb"/>
              <w:rPr>
                <w:ins w:id="1929" w:author="Madhura Ramojwar" w:date="2021-04-20T12:42:00Z"/>
                <w:rFonts w:asciiTheme="minorHAnsi" w:hAnsiTheme="minorHAnsi" w:cstheme="minorHAnsi"/>
                <w:color w:val="000000"/>
              </w:rPr>
            </w:pPr>
            <w:ins w:id="1930" w:author="Madhura Ramojwar" w:date="2021-04-20T12:37:00Z">
              <w:r w:rsidRPr="00841475">
                <w:rPr>
                  <w:rFonts w:asciiTheme="minorHAnsi" w:hAnsiTheme="minorHAnsi" w:cstheme="minorHAnsi"/>
                  <w:color w:val="000000"/>
                  <w:rPrChange w:id="1931" w:author="Madhura Ramojwar" w:date="2021-04-20T12:37:00Z">
                    <w:rPr>
                      <w:color w:val="000000"/>
                      <w:sz w:val="27"/>
                      <w:szCs w:val="27"/>
                    </w:rPr>
                  </w:rPrChange>
                </w:rPr>
                <w:lastRenderedPageBreak/>
                <w:t xml:space="preserve"> Unscheduled Visits (occurring after the permanent implant) </w:t>
              </w:r>
            </w:ins>
          </w:p>
          <w:p w14:paraId="5D4CCBDE" w14:textId="77777777" w:rsidR="00AA6B9C" w:rsidRDefault="00841475" w:rsidP="00841475">
            <w:pPr>
              <w:pStyle w:val="NormalWeb"/>
              <w:rPr>
                <w:ins w:id="1932" w:author="Madhura Ramojwar" w:date="2021-04-20T12:42:00Z"/>
                <w:rFonts w:asciiTheme="minorHAnsi" w:hAnsiTheme="minorHAnsi" w:cstheme="minorHAnsi"/>
                <w:color w:val="000000"/>
              </w:rPr>
            </w:pPr>
            <w:ins w:id="1933" w:author="Madhura Ramojwar" w:date="2021-04-20T12:37:00Z">
              <w:r w:rsidRPr="00841475">
                <w:rPr>
                  <w:rFonts w:asciiTheme="minorHAnsi" w:hAnsiTheme="minorHAnsi" w:cstheme="minorHAnsi"/>
                  <w:color w:val="000000"/>
                  <w:rPrChange w:id="1934" w:author="Madhura Ramojwar" w:date="2021-04-20T12:37:00Z">
                    <w:rPr>
                      <w:color w:val="000000"/>
                      <w:sz w:val="27"/>
                      <w:szCs w:val="27"/>
                    </w:rPr>
                  </w:rPrChange>
                </w:rPr>
                <w:t>· Modify programming parameters (if necessary)</w:t>
              </w:r>
            </w:ins>
          </w:p>
          <w:p w14:paraId="04976231" w14:textId="1DB5AA23" w:rsidR="00841475" w:rsidRPr="00841475" w:rsidRDefault="00841475" w:rsidP="00841475">
            <w:pPr>
              <w:pStyle w:val="NormalWeb"/>
              <w:rPr>
                <w:ins w:id="1935" w:author="Madhura Ramojwar" w:date="2021-04-20T12:37:00Z"/>
                <w:rFonts w:asciiTheme="minorHAnsi" w:hAnsiTheme="minorHAnsi" w:cstheme="minorHAnsi"/>
                <w:color w:val="000000"/>
                <w:rPrChange w:id="1936" w:author="Madhura Ramojwar" w:date="2021-04-20T12:37:00Z">
                  <w:rPr>
                    <w:ins w:id="1937" w:author="Madhura Ramojwar" w:date="2021-04-20T12:37:00Z"/>
                    <w:color w:val="000000"/>
                    <w:sz w:val="27"/>
                    <w:szCs w:val="27"/>
                  </w:rPr>
                </w:rPrChange>
              </w:rPr>
            </w:pPr>
            <w:ins w:id="1938" w:author="Madhura Ramojwar" w:date="2021-04-20T12:37:00Z">
              <w:r w:rsidRPr="00841475">
                <w:rPr>
                  <w:rFonts w:asciiTheme="minorHAnsi" w:hAnsiTheme="minorHAnsi" w:cstheme="minorHAnsi"/>
                  <w:color w:val="000000"/>
                  <w:rPrChange w:id="1939" w:author="Madhura Ramojwar" w:date="2021-04-20T12:37:00Z">
                    <w:rPr>
                      <w:color w:val="000000"/>
                      <w:sz w:val="27"/>
                      <w:szCs w:val="27"/>
                    </w:rPr>
                  </w:rPrChange>
                </w:rPr>
                <w:t xml:space="preserve"> · Record AEs (if necessary)</w:t>
              </w:r>
            </w:ins>
          </w:p>
          <w:p w14:paraId="4C1010F1" w14:textId="77777777" w:rsidR="00841475" w:rsidRPr="00841475" w:rsidRDefault="00841475" w:rsidP="008D11FB">
            <w:pPr>
              <w:pStyle w:val="NormalWeb"/>
              <w:rPr>
                <w:ins w:id="1940" w:author="Madhura Ramojwar" w:date="2021-04-20T12:36:00Z"/>
                <w:rFonts w:asciiTheme="minorHAnsi" w:hAnsiTheme="minorHAnsi" w:cstheme="minorHAnsi"/>
                <w:color w:val="000000"/>
                <w:rPrChange w:id="1941" w:author="Madhura Ramojwar" w:date="2021-04-20T12:37:00Z">
                  <w:rPr>
                    <w:ins w:id="1942" w:author="Madhura Ramojwar" w:date="2021-04-20T12:36:00Z"/>
                    <w:color w:val="000000"/>
                    <w:sz w:val="27"/>
                    <w:szCs w:val="27"/>
                  </w:rPr>
                </w:rPrChange>
              </w:rPr>
            </w:pPr>
          </w:p>
        </w:tc>
      </w:tr>
    </w:tbl>
    <w:p w14:paraId="53699D93" w14:textId="15CEF08A" w:rsidR="00AA12E6" w:rsidRPr="00841475" w:rsidRDefault="00AA12E6" w:rsidP="00AA12E6">
      <w:pPr>
        <w:pStyle w:val="BT1BodyTextI1"/>
        <w:rPr>
          <w:ins w:id="1943" w:author="Madhura Ramojwar" w:date="2021-04-20T12:27:00Z"/>
          <w:rFonts w:asciiTheme="minorHAnsi" w:hAnsiTheme="minorHAnsi" w:cstheme="minorHAnsi"/>
          <w:rPrChange w:id="1944" w:author="Madhura Ramojwar" w:date="2021-04-20T12:37:00Z">
            <w:rPr>
              <w:ins w:id="1945" w:author="Madhura Ramojwar" w:date="2021-04-20T12:27:00Z"/>
            </w:rPr>
          </w:rPrChange>
        </w:rPr>
      </w:pPr>
    </w:p>
    <w:p w14:paraId="3EEE9355" w14:textId="77777777" w:rsidR="00AA12E6" w:rsidRPr="00841475" w:rsidRDefault="00AA12E6" w:rsidP="00AA12E6">
      <w:pPr>
        <w:pStyle w:val="BT1BodyTextI1"/>
        <w:rPr>
          <w:ins w:id="1946" w:author="Madhura Ramojwar" w:date="2021-04-20T12:27:00Z"/>
          <w:rFonts w:asciiTheme="minorHAnsi" w:hAnsiTheme="minorHAnsi" w:cstheme="minorHAnsi"/>
          <w:rPrChange w:id="1947" w:author="Madhura Ramojwar" w:date="2021-04-20T12:37:00Z">
            <w:rPr>
              <w:ins w:id="1948" w:author="Madhura Ramojwar" w:date="2021-04-20T12:27:00Z"/>
            </w:rPr>
          </w:rPrChange>
        </w:rPr>
        <w:pPrChange w:id="1949" w:author="Madhura Ramojwar" w:date="2021-04-20T12:27:00Z">
          <w:pPr>
            <w:pStyle w:val="Heading2"/>
          </w:pPr>
        </w:pPrChange>
      </w:pPr>
    </w:p>
    <w:p w14:paraId="6F720B00" w14:textId="279D7B0D" w:rsidR="003507AA" w:rsidRPr="00841475" w:rsidRDefault="003507AA">
      <w:pPr>
        <w:pStyle w:val="BT1BodyTextI1"/>
        <w:jc w:val="left"/>
        <w:rPr>
          <w:rStyle w:val="BlueItalics"/>
          <w:rFonts w:asciiTheme="minorHAnsi" w:eastAsiaTheme="majorEastAsia" w:hAnsiTheme="minorHAnsi" w:cstheme="minorHAnsi"/>
          <w:b/>
          <w:iCs/>
          <w:kern w:val="32"/>
          <w:rPrChange w:id="1950" w:author="Madhura Ramojwar" w:date="2021-04-20T12:37:00Z">
            <w:rPr>
              <w:rStyle w:val="BlueItalics"/>
              <w:rFonts w:ascii="Arial Bold" w:eastAsiaTheme="majorEastAsia" w:hAnsi="Arial Bold" w:cs="Arial"/>
              <w:b/>
              <w:iCs/>
              <w:kern w:val="32"/>
              <w:szCs w:val="26"/>
            </w:rPr>
          </w:rPrChange>
        </w:rPr>
        <w:pPrChange w:id="1951" w:author="Madhura Ramojwar" w:date="2021-03-16T15:51:00Z">
          <w:pPr>
            <w:pStyle w:val="BT1BodyTextI1"/>
          </w:pPr>
        </w:pPrChange>
      </w:pPr>
      <w:del w:id="1952" w:author="Madhura Ramojwar" w:date="2021-04-19T12:28:00Z">
        <w:r w:rsidRPr="00841475" w:rsidDel="00BE0AD1">
          <w:rPr>
            <w:rStyle w:val="BlueItalics"/>
            <w:rFonts w:asciiTheme="minorHAnsi" w:eastAsiaTheme="majorEastAsia" w:hAnsiTheme="minorHAnsi" w:cstheme="minorHAnsi"/>
            <w:rPrChange w:id="1953" w:author="Madhura Ramojwar" w:date="2021-04-20T12:37:00Z">
              <w:rPr>
                <w:rStyle w:val="BlueItalics"/>
                <w:rFonts w:eastAsiaTheme="majorEastAsia"/>
              </w:rPr>
            </w:rPrChange>
          </w:rPr>
          <w:delText>PMCF studies planned could be indicated in this section, together with a summary of the plan including the design, sample size, the endpoints, the inclusion/exclusion criteria (e.g. extended follow up of patients included in the pre-market clinical investigations, new clinical investigations within the intended use, retrospective studies). In case of implantable devices and class III devices where clinical investigations have not been performed pursuant to Article 61 (4), the PMCF plan shall include post market studies to confirm the safety and performance of the device</w:delText>
        </w:r>
      </w:del>
      <w:r w:rsidRPr="00841475">
        <w:rPr>
          <w:rStyle w:val="BlueItalics"/>
          <w:rFonts w:asciiTheme="minorHAnsi" w:eastAsiaTheme="majorEastAsia" w:hAnsiTheme="minorHAnsi" w:cstheme="minorHAnsi"/>
          <w:rPrChange w:id="1954" w:author="Madhura Ramojwar" w:date="2021-04-20T12:37:00Z">
            <w:rPr>
              <w:rStyle w:val="BlueItalics"/>
              <w:rFonts w:eastAsiaTheme="majorEastAsia"/>
            </w:rPr>
          </w:rPrChange>
        </w:rPr>
        <w:t>.</w:t>
      </w:r>
    </w:p>
    <w:p w14:paraId="051CE774" w14:textId="77777777" w:rsidR="003507AA" w:rsidRPr="00841475" w:rsidRDefault="003507AA" w:rsidP="00B570CF">
      <w:pPr>
        <w:pStyle w:val="Heading3"/>
        <w:rPr>
          <w:rFonts w:asciiTheme="minorHAnsi" w:hAnsiTheme="minorHAnsi" w:cstheme="minorHAnsi"/>
          <w:rPrChange w:id="1955" w:author="Madhura Ramojwar" w:date="2021-04-20T12:37:00Z">
            <w:rPr/>
          </w:rPrChange>
        </w:rPr>
      </w:pPr>
      <w:bookmarkStart w:id="1956" w:name="_Toc49160029"/>
      <w:r w:rsidRPr="00841475">
        <w:rPr>
          <w:rFonts w:asciiTheme="minorHAnsi" w:hAnsiTheme="minorHAnsi" w:cstheme="minorHAnsi"/>
          <w:rPrChange w:id="1957" w:author="Madhura Ramojwar" w:date="2021-04-20T12:37:00Z">
            <w:rPr/>
          </w:rPrChange>
        </w:rPr>
        <w:t>Basis/Need</w:t>
      </w:r>
      <w:bookmarkEnd w:id="1956"/>
    </w:p>
    <w:p w14:paraId="40E808B5" w14:textId="206F56B9" w:rsidR="003507AA" w:rsidRPr="00841475" w:rsidDel="00616895" w:rsidRDefault="003507AA">
      <w:pPr>
        <w:pStyle w:val="BT1BodyTextI1"/>
        <w:jc w:val="left"/>
        <w:rPr>
          <w:del w:id="1958" w:author="Madhura Ramojwar" w:date="2021-04-20T12:44:00Z"/>
          <w:rStyle w:val="BlueItalics"/>
          <w:rFonts w:asciiTheme="minorHAnsi" w:eastAsiaTheme="majorEastAsia" w:hAnsiTheme="minorHAnsi" w:cstheme="minorHAnsi"/>
          <w:b/>
          <w:bCs/>
          <w:iCs/>
          <w:kern w:val="32"/>
          <w:rPrChange w:id="1959" w:author="Madhura Ramojwar" w:date="2021-04-20T12:37:00Z">
            <w:rPr>
              <w:del w:id="1960" w:author="Madhura Ramojwar" w:date="2021-04-20T12:44:00Z"/>
              <w:rStyle w:val="BlueItalics"/>
              <w:rFonts w:ascii="Arial Bold" w:eastAsiaTheme="majorEastAsia" w:hAnsi="Arial Bold" w:cs="Arial"/>
              <w:b/>
              <w:bCs/>
              <w:iCs/>
              <w:kern w:val="32"/>
            </w:rPr>
          </w:rPrChange>
        </w:rPr>
        <w:pPrChange w:id="1961" w:author="Madhura Ramojwar" w:date="2021-03-16T15:51:00Z">
          <w:pPr>
            <w:pStyle w:val="BT1BodyTextI1"/>
          </w:pPr>
        </w:pPrChange>
      </w:pPr>
      <w:del w:id="1962" w:author="Madhura Ramojwar" w:date="2021-04-20T12:44:00Z">
        <w:r w:rsidRPr="00841475" w:rsidDel="00616895">
          <w:rPr>
            <w:rStyle w:val="BlueItalics"/>
            <w:rFonts w:asciiTheme="minorHAnsi" w:hAnsiTheme="minorHAnsi" w:cstheme="minorHAnsi"/>
            <w:rPrChange w:id="1963" w:author="Madhura Ramojwar" w:date="2021-04-20T12:37:00Z">
              <w:rPr>
                <w:rStyle w:val="BlueItalics"/>
              </w:rPr>
            </w:rPrChange>
          </w:rPr>
          <w:delText>Define where the need of conducting the PMCF activity is coming from (requested by notified body, clinical evaluation report, PMS, risk management report, previous PMCF report, etc.…)</w:delText>
        </w:r>
      </w:del>
    </w:p>
    <w:p w14:paraId="20A2F11B" w14:textId="77777777" w:rsidR="003507AA" w:rsidRPr="00841475" w:rsidRDefault="003507AA">
      <w:pPr>
        <w:pStyle w:val="BT1BodyTextI1"/>
        <w:jc w:val="left"/>
        <w:rPr>
          <w:rFonts w:asciiTheme="minorHAnsi" w:eastAsiaTheme="majorEastAsia" w:hAnsiTheme="minorHAnsi" w:cstheme="minorHAnsi"/>
          <w:iCs/>
          <w:kern w:val="32"/>
          <w:rPrChange w:id="1964" w:author="Madhura Ramojwar" w:date="2021-04-20T12:37:00Z">
            <w:rPr>
              <w:rFonts w:eastAsiaTheme="majorEastAsia" w:cs="Arial"/>
              <w:iCs/>
              <w:kern w:val="32"/>
              <w:szCs w:val="26"/>
            </w:rPr>
          </w:rPrChange>
        </w:rPr>
        <w:pPrChange w:id="1965" w:author="Madhura Ramojwar" w:date="2021-03-16T15:51:00Z">
          <w:pPr>
            <w:pStyle w:val="BT1BodyTextI1"/>
          </w:pPr>
        </w:pPrChange>
      </w:pPr>
    </w:p>
    <w:p w14:paraId="26085B1F" w14:textId="77777777" w:rsidR="003507AA" w:rsidRPr="00841475" w:rsidRDefault="003507AA" w:rsidP="00B570CF">
      <w:pPr>
        <w:pStyle w:val="Heading3"/>
        <w:rPr>
          <w:rFonts w:asciiTheme="minorHAnsi" w:hAnsiTheme="minorHAnsi" w:cstheme="minorHAnsi"/>
          <w:rPrChange w:id="1966" w:author="Madhura Ramojwar" w:date="2021-04-20T12:37:00Z">
            <w:rPr/>
          </w:rPrChange>
        </w:rPr>
      </w:pPr>
      <w:bookmarkStart w:id="1967" w:name="_Toc49160030"/>
      <w:r w:rsidRPr="00841475">
        <w:rPr>
          <w:rFonts w:asciiTheme="minorHAnsi" w:hAnsiTheme="minorHAnsi" w:cstheme="minorHAnsi"/>
          <w:rPrChange w:id="1968" w:author="Madhura Ramojwar" w:date="2021-04-20T12:37:00Z">
            <w:rPr/>
          </w:rPrChange>
        </w:rPr>
        <w:t>Description of the Activity</w:t>
      </w:r>
      <w:bookmarkEnd w:id="1967"/>
    </w:p>
    <w:p w14:paraId="4286DF8F" w14:textId="77777777" w:rsidR="00616895" w:rsidRDefault="00616895" w:rsidP="00616895">
      <w:pPr>
        <w:pStyle w:val="BT1BodyTextI1"/>
        <w:rPr>
          <w:ins w:id="1969" w:author="Madhura Ramojwar" w:date="2021-04-20T12:44:00Z"/>
        </w:rPr>
      </w:pPr>
      <w:bookmarkStart w:id="1970" w:name="_Toc1724139"/>
      <w:bookmarkEnd w:id="1970"/>
      <w:ins w:id="1971" w:author="Madhura Ramojwar" w:date="2021-04-20T12:44:00Z">
        <w:r>
          <w:rPr>
            <w:rStyle w:val="BlueItalics"/>
            <w:rFonts w:eastAsiaTheme="majorEastAsia"/>
            <w:i w:val="0"/>
            <w:iCs/>
          </w:rPr>
          <w:t xml:space="preserve">The primary objective of this study is to demonstrate that the proportion of serious adverse effects (SAEs) at 12 months for subjects who receive a permanently implanted DRG stimulation system is lower than a pre-specified performance goal. </w:t>
        </w:r>
        <w:r>
          <w:t>A detailed PMCF Study is described in the Clinical Investigation Plan (</w:t>
        </w:r>
        <w:bookmarkStart w:id="1972" w:name="_Hlk68170165"/>
        <w:r>
          <w:rPr>
            <w:rFonts w:cs="Arial"/>
            <w:sz w:val="22"/>
          </w:rPr>
          <w:t>SJM-CIP-10113</w:t>
        </w:r>
        <w:bookmarkEnd w:id="1972"/>
        <w:r>
          <w:t xml:space="preserve">) available in Appendix 1.  </w:t>
        </w:r>
      </w:ins>
    </w:p>
    <w:p w14:paraId="5A550CF5" w14:textId="77777777" w:rsidR="00616895" w:rsidRPr="00616895" w:rsidRDefault="00616895">
      <w:pPr>
        <w:pStyle w:val="BT1BodyTextI1"/>
        <w:jc w:val="left"/>
        <w:rPr>
          <w:ins w:id="1973" w:author="Madhura Ramojwar" w:date="2021-04-20T12:44:00Z"/>
          <w:rStyle w:val="BlueItalics"/>
          <w:rFonts w:asciiTheme="minorHAnsi" w:hAnsiTheme="minorHAnsi" w:cstheme="minorHAnsi"/>
          <w:i w:val="0"/>
          <w:iCs/>
          <w:rPrChange w:id="1974" w:author="Madhura Ramojwar" w:date="2021-04-20T12:44:00Z">
            <w:rPr>
              <w:ins w:id="1975" w:author="Madhura Ramojwar" w:date="2021-04-20T12:44:00Z"/>
              <w:rStyle w:val="BlueItalics"/>
              <w:rFonts w:asciiTheme="minorHAnsi" w:hAnsiTheme="minorHAnsi" w:cstheme="minorHAnsi"/>
            </w:rPr>
          </w:rPrChange>
        </w:rPr>
      </w:pPr>
    </w:p>
    <w:p w14:paraId="013C9723" w14:textId="77777777" w:rsidR="00616895" w:rsidRDefault="00616895">
      <w:pPr>
        <w:pStyle w:val="BT1BodyTextI1"/>
        <w:jc w:val="left"/>
        <w:rPr>
          <w:ins w:id="1976" w:author="Madhura Ramojwar" w:date="2021-04-20T12:44:00Z"/>
          <w:rStyle w:val="BlueItalics"/>
          <w:rFonts w:asciiTheme="minorHAnsi" w:hAnsiTheme="minorHAnsi" w:cstheme="minorHAnsi"/>
        </w:rPr>
      </w:pPr>
    </w:p>
    <w:p w14:paraId="7841FA95" w14:textId="77777777" w:rsidR="00616895" w:rsidRDefault="00616895">
      <w:pPr>
        <w:pStyle w:val="BT1BodyTextI1"/>
        <w:jc w:val="left"/>
        <w:rPr>
          <w:ins w:id="1977" w:author="Madhura Ramojwar" w:date="2021-04-20T12:44:00Z"/>
          <w:rStyle w:val="BlueItalics"/>
          <w:rFonts w:asciiTheme="minorHAnsi" w:hAnsiTheme="minorHAnsi" w:cstheme="minorHAnsi"/>
        </w:rPr>
      </w:pPr>
    </w:p>
    <w:p w14:paraId="299C8496" w14:textId="0C7ED1C4" w:rsidR="003507AA" w:rsidRPr="00841475" w:rsidDel="00B570CF" w:rsidRDefault="003507AA">
      <w:pPr>
        <w:pStyle w:val="BT1BodyTextI1"/>
        <w:jc w:val="left"/>
        <w:rPr>
          <w:del w:id="1978" w:author="Madhura Ramojwar" w:date="2021-03-16T15:51:00Z"/>
          <w:rStyle w:val="BlueItalics"/>
          <w:rFonts w:asciiTheme="minorHAnsi" w:hAnsiTheme="minorHAnsi" w:cstheme="minorHAnsi"/>
          <w:rPrChange w:id="1979" w:author="Madhura Ramojwar" w:date="2021-04-20T12:37:00Z">
            <w:rPr>
              <w:del w:id="1980" w:author="Madhura Ramojwar" w:date="2021-03-16T15:51:00Z"/>
              <w:rStyle w:val="BlueItalics"/>
            </w:rPr>
          </w:rPrChange>
        </w:rPr>
        <w:pPrChange w:id="1981" w:author="Madhura Ramojwar" w:date="2021-03-16T15:51:00Z">
          <w:pPr>
            <w:pStyle w:val="BT1BodyTextI1"/>
          </w:pPr>
        </w:pPrChange>
      </w:pPr>
      <w:del w:id="1982" w:author="Madhura Ramojwar" w:date="2021-03-16T15:51:00Z">
        <w:r w:rsidRPr="00841475" w:rsidDel="00B570CF">
          <w:rPr>
            <w:rStyle w:val="BlueItalics"/>
            <w:rFonts w:asciiTheme="minorHAnsi" w:hAnsiTheme="minorHAnsi" w:cstheme="minorHAnsi"/>
            <w:rPrChange w:id="1983" w:author="Madhura Ramojwar" w:date="2021-04-20T12:37:00Z">
              <w:rPr>
                <w:rStyle w:val="BlueItalics"/>
              </w:rPr>
            </w:rPrChange>
          </w:rPr>
          <w:delText>Provide the description of activity, and if it is a general or specific procedure / method. Per MDR Annex XIV Part B, a  PMCF Plan shall include at least: (a) the general methods and procedures of the PMCF to be applied, such as gathering of clinical experience gained, feedback from users, screening of scientific literature and other sources of clinical data; (b) the specific methods or procedures of PMCF to be applied, such as evaluation of suitable registers or PMCF studies.</w:delText>
        </w:r>
      </w:del>
    </w:p>
    <w:p w14:paraId="74973D8A" w14:textId="6E48C85C" w:rsidR="003507AA" w:rsidRPr="00841475" w:rsidDel="00616895" w:rsidRDefault="003507AA">
      <w:pPr>
        <w:pStyle w:val="BT1BodyTextI1"/>
        <w:jc w:val="left"/>
        <w:rPr>
          <w:del w:id="1984" w:author="Madhura Ramojwar" w:date="2021-04-20T12:45:00Z"/>
          <w:rStyle w:val="BlueItalics"/>
          <w:rFonts w:asciiTheme="minorHAnsi" w:hAnsiTheme="minorHAnsi" w:cstheme="minorHAnsi"/>
          <w:rPrChange w:id="1985" w:author="Madhura Ramojwar" w:date="2021-04-20T12:37:00Z">
            <w:rPr>
              <w:del w:id="1986" w:author="Madhura Ramojwar" w:date="2021-04-20T12:45:00Z"/>
              <w:rStyle w:val="BlueItalics"/>
            </w:rPr>
          </w:rPrChange>
        </w:rPr>
        <w:pPrChange w:id="1987" w:author="Madhura Ramojwar" w:date="2021-03-16T15:51:00Z">
          <w:pPr>
            <w:pStyle w:val="BT1BodyTextI1"/>
          </w:pPr>
        </w:pPrChange>
      </w:pPr>
      <w:del w:id="1988" w:author="Madhura Ramojwar" w:date="2021-04-20T12:45:00Z">
        <w:r w:rsidRPr="00841475" w:rsidDel="00616895">
          <w:rPr>
            <w:rStyle w:val="BlueItalics"/>
            <w:rFonts w:asciiTheme="minorHAnsi" w:hAnsiTheme="minorHAnsi" w:cstheme="minorHAnsi"/>
            <w:rPrChange w:id="1989" w:author="Madhura Ramojwar" w:date="2021-04-20T12:37:00Z">
              <w:rPr>
                <w:rStyle w:val="BlueItalics"/>
              </w:rPr>
            </w:rPrChange>
          </w:rPr>
          <w:delText xml:space="preserve">For summary of a PMCF Study, </w:delText>
        </w:r>
        <w:r w:rsidRPr="00841475" w:rsidDel="00616895">
          <w:rPr>
            <w:rStyle w:val="BlueItalics"/>
            <w:rFonts w:asciiTheme="minorHAnsi" w:hAnsiTheme="minorHAnsi" w:cstheme="minorHAnsi"/>
            <w:highlight w:val="yellow"/>
            <w:rPrChange w:id="1990" w:author="Madhura Ramojwar" w:date="2021-04-20T12:37:00Z">
              <w:rPr>
                <w:rStyle w:val="BlueItalics"/>
                <w:highlight w:val="yellow"/>
              </w:rPr>
            </w:rPrChange>
          </w:rPr>
          <w:delText>attach a CIP.</w:delText>
        </w:r>
        <w:r w:rsidRPr="00841475" w:rsidDel="00616895">
          <w:rPr>
            <w:rStyle w:val="BlueItalics"/>
            <w:rFonts w:asciiTheme="minorHAnsi" w:hAnsiTheme="minorHAnsi" w:cstheme="minorHAnsi"/>
            <w:rPrChange w:id="1991" w:author="Madhura Ramojwar" w:date="2021-04-20T12:37:00Z">
              <w:rPr>
                <w:rStyle w:val="BlueItalics"/>
              </w:rPr>
            </w:rPrChange>
          </w:rPr>
          <w:delText xml:space="preserve">  In addition, in this section provide a summary of the plan covering at least:</w:delText>
        </w:r>
      </w:del>
    </w:p>
    <w:p w14:paraId="6920C92C" w14:textId="6DA7981E" w:rsidR="003507AA" w:rsidRPr="00841475" w:rsidDel="00616895" w:rsidRDefault="003507AA">
      <w:pPr>
        <w:pStyle w:val="BT1BodyTextI1"/>
        <w:numPr>
          <w:ilvl w:val="0"/>
          <w:numId w:val="29"/>
        </w:numPr>
        <w:jc w:val="left"/>
        <w:rPr>
          <w:del w:id="1992" w:author="Madhura Ramojwar" w:date="2021-04-20T12:45:00Z"/>
          <w:rStyle w:val="BlueItalics"/>
          <w:rFonts w:asciiTheme="minorHAnsi" w:hAnsiTheme="minorHAnsi" w:cstheme="minorHAnsi"/>
          <w:highlight w:val="yellow"/>
          <w:rPrChange w:id="1993" w:author="Madhura Ramojwar" w:date="2021-04-20T12:37:00Z">
            <w:rPr>
              <w:del w:id="1994" w:author="Madhura Ramojwar" w:date="2021-04-20T12:45:00Z"/>
              <w:rStyle w:val="BlueItalics"/>
              <w:highlight w:val="yellow"/>
            </w:rPr>
          </w:rPrChange>
        </w:rPr>
        <w:pPrChange w:id="1995" w:author="Madhura Ramojwar" w:date="2021-03-16T15:51:00Z">
          <w:pPr>
            <w:pStyle w:val="BT1BodyTextI1"/>
            <w:numPr>
              <w:numId w:val="29"/>
            </w:numPr>
            <w:ind w:left="720" w:hanging="360"/>
          </w:pPr>
        </w:pPrChange>
      </w:pPr>
      <w:del w:id="1996" w:author="Madhura Ramojwar" w:date="2021-04-20T12:45:00Z">
        <w:r w:rsidRPr="00841475" w:rsidDel="00616895">
          <w:rPr>
            <w:rStyle w:val="BlueItalics"/>
            <w:rFonts w:asciiTheme="minorHAnsi" w:hAnsiTheme="minorHAnsi" w:cstheme="minorHAnsi"/>
            <w:highlight w:val="yellow"/>
            <w:rPrChange w:id="1997" w:author="Madhura Ramojwar" w:date="2021-04-20T12:37:00Z">
              <w:rPr>
                <w:rStyle w:val="BlueItalics"/>
                <w:highlight w:val="yellow"/>
              </w:rPr>
            </w:rPrChange>
          </w:rPr>
          <w:delText>Identity of the investigation/study; CIV-ID or single identification number if performed under the Medical device directives or the MDR, then give the CIV ID or single identification number. Add reference detail if the clinical investigation report is available in EUDAMED. For other studies, give the title of the study and a clear reference to a clinical trials database or publication where detailed data on the study can be found. If the investigation/study was conducted outside the EU, identify the country/-ies where it was performed.</w:delText>
        </w:r>
      </w:del>
    </w:p>
    <w:p w14:paraId="29D28882" w14:textId="02BEC64E" w:rsidR="003507AA" w:rsidRPr="00841475" w:rsidDel="00616895" w:rsidRDefault="003507AA">
      <w:pPr>
        <w:pStyle w:val="BT1BodyTextI1"/>
        <w:numPr>
          <w:ilvl w:val="0"/>
          <w:numId w:val="29"/>
        </w:numPr>
        <w:jc w:val="left"/>
        <w:rPr>
          <w:del w:id="1998" w:author="Madhura Ramojwar" w:date="2021-04-20T12:45:00Z"/>
          <w:rStyle w:val="BlueItalics"/>
          <w:rFonts w:asciiTheme="minorHAnsi" w:hAnsiTheme="minorHAnsi" w:cstheme="minorHAnsi"/>
          <w:rPrChange w:id="1999" w:author="Madhura Ramojwar" w:date="2021-04-20T12:37:00Z">
            <w:rPr>
              <w:del w:id="2000" w:author="Madhura Ramojwar" w:date="2021-04-20T12:45:00Z"/>
              <w:rStyle w:val="BlueItalics"/>
            </w:rPr>
          </w:rPrChange>
        </w:rPr>
        <w:pPrChange w:id="2001" w:author="Madhura Ramojwar" w:date="2021-03-16T15:51:00Z">
          <w:pPr>
            <w:pStyle w:val="BT1BodyTextI1"/>
            <w:numPr>
              <w:numId w:val="29"/>
            </w:numPr>
            <w:ind w:left="720" w:hanging="360"/>
          </w:pPr>
        </w:pPrChange>
      </w:pPr>
      <w:del w:id="2002" w:author="Madhura Ramojwar" w:date="2021-04-20T12:45:00Z">
        <w:r w:rsidRPr="00841475" w:rsidDel="00616895">
          <w:rPr>
            <w:rStyle w:val="BlueItalics"/>
            <w:rFonts w:asciiTheme="minorHAnsi" w:hAnsiTheme="minorHAnsi" w:cstheme="minorHAnsi"/>
            <w:rPrChange w:id="2003" w:author="Madhura Ramojwar" w:date="2021-04-20T12:37:00Z">
              <w:rPr>
                <w:rStyle w:val="BlueItalics"/>
              </w:rPr>
            </w:rPrChange>
          </w:rPr>
          <w:delText>Identity of the device including any model number/</w:delText>
        </w:r>
      </w:del>
      <w:del w:id="2004" w:author="Madhura Ramojwar" w:date="2021-03-16T15:57:00Z">
        <w:r w:rsidRPr="00841475" w:rsidDel="00B570CF">
          <w:rPr>
            <w:rStyle w:val="BlueItalics"/>
            <w:rFonts w:asciiTheme="minorHAnsi" w:hAnsiTheme="minorHAnsi" w:cstheme="minorHAnsi"/>
            <w:rPrChange w:id="2005" w:author="Madhura Ramojwar" w:date="2021-04-20T12:37:00Z">
              <w:rPr>
                <w:rStyle w:val="BlueItalics"/>
              </w:rPr>
            </w:rPrChange>
          </w:rPr>
          <w:delText>version</w:delText>
        </w:r>
      </w:del>
    </w:p>
    <w:p w14:paraId="0CCBAFCF" w14:textId="496144E1" w:rsidR="003507AA" w:rsidRPr="00841475" w:rsidDel="00616895" w:rsidRDefault="003507AA">
      <w:pPr>
        <w:pStyle w:val="BT1BodyTextI1"/>
        <w:numPr>
          <w:ilvl w:val="0"/>
          <w:numId w:val="29"/>
        </w:numPr>
        <w:jc w:val="left"/>
        <w:rPr>
          <w:del w:id="2006" w:author="Madhura Ramojwar" w:date="2021-04-20T12:45:00Z"/>
          <w:rStyle w:val="BlueItalics"/>
          <w:rFonts w:asciiTheme="minorHAnsi" w:hAnsiTheme="minorHAnsi" w:cstheme="minorHAnsi"/>
          <w:rPrChange w:id="2007" w:author="Madhura Ramojwar" w:date="2021-04-20T12:37:00Z">
            <w:rPr>
              <w:del w:id="2008" w:author="Madhura Ramojwar" w:date="2021-04-20T12:45:00Z"/>
              <w:rStyle w:val="BlueItalics"/>
            </w:rPr>
          </w:rPrChange>
        </w:rPr>
        <w:pPrChange w:id="2009" w:author="Madhura Ramojwar" w:date="2021-03-16T15:51:00Z">
          <w:pPr>
            <w:pStyle w:val="BT1BodyTextI1"/>
            <w:numPr>
              <w:numId w:val="29"/>
            </w:numPr>
            <w:ind w:left="720" w:hanging="360"/>
          </w:pPr>
        </w:pPrChange>
      </w:pPr>
      <w:del w:id="2010" w:author="Madhura Ramojwar" w:date="2021-04-20T12:45:00Z">
        <w:r w:rsidRPr="00841475" w:rsidDel="00616895">
          <w:rPr>
            <w:rStyle w:val="BlueItalics"/>
            <w:rFonts w:asciiTheme="minorHAnsi" w:hAnsiTheme="minorHAnsi" w:cstheme="minorHAnsi"/>
            <w:rPrChange w:id="2011" w:author="Madhura Ramojwar" w:date="2021-04-20T12:37:00Z">
              <w:rPr>
                <w:rStyle w:val="BlueItalics"/>
              </w:rPr>
            </w:rPrChange>
          </w:rPr>
          <w:delText>Intended use of the device in the investigation</w:delText>
        </w:r>
      </w:del>
    </w:p>
    <w:p w14:paraId="7D243DBC" w14:textId="0B882310" w:rsidR="003507AA" w:rsidRPr="00841475" w:rsidDel="00616895" w:rsidRDefault="003507AA">
      <w:pPr>
        <w:pStyle w:val="BT1BodyTextI1"/>
        <w:numPr>
          <w:ilvl w:val="0"/>
          <w:numId w:val="29"/>
        </w:numPr>
        <w:jc w:val="left"/>
        <w:rPr>
          <w:del w:id="2012" w:author="Madhura Ramojwar" w:date="2021-04-20T12:45:00Z"/>
          <w:rStyle w:val="BlueItalics"/>
          <w:rFonts w:asciiTheme="minorHAnsi" w:eastAsiaTheme="majorEastAsia" w:hAnsiTheme="minorHAnsi" w:cstheme="minorHAnsi"/>
          <w:rPrChange w:id="2013" w:author="Madhura Ramojwar" w:date="2021-04-20T12:37:00Z">
            <w:rPr>
              <w:del w:id="2014" w:author="Madhura Ramojwar" w:date="2021-04-20T12:45:00Z"/>
              <w:rStyle w:val="BlueItalics"/>
              <w:rFonts w:eastAsiaTheme="majorEastAsia"/>
            </w:rPr>
          </w:rPrChange>
        </w:rPr>
        <w:pPrChange w:id="2015" w:author="Madhura Ramojwar" w:date="2021-03-16T15:51:00Z">
          <w:pPr>
            <w:pStyle w:val="BT1BodyTextI1"/>
            <w:numPr>
              <w:numId w:val="29"/>
            </w:numPr>
            <w:ind w:left="720" w:hanging="360"/>
          </w:pPr>
        </w:pPrChange>
      </w:pPr>
      <w:del w:id="2016" w:author="Madhura Ramojwar" w:date="2021-04-20T12:45:00Z">
        <w:r w:rsidRPr="00841475" w:rsidDel="00616895">
          <w:rPr>
            <w:rStyle w:val="BlueItalics"/>
            <w:rFonts w:asciiTheme="minorHAnsi" w:eastAsiaTheme="majorEastAsia" w:hAnsiTheme="minorHAnsi" w:cstheme="minorHAnsi"/>
            <w:rPrChange w:id="2017" w:author="Madhura Ramojwar" w:date="2021-04-20T12:37:00Z">
              <w:rPr>
                <w:rStyle w:val="BlueItalics"/>
                <w:rFonts w:eastAsiaTheme="majorEastAsia"/>
              </w:rPr>
            </w:rPrChange>
          </w:rPr>
          <w:delText>Objectives of the study</w:delText>
        </w:r>
      </w:del>
    </w:p>
    <w:p w14:paraId="72615592" w14:textId="1ED612A4" w:rsidR="003507AA" w:rsidRPr="00841475" w:rsidDel="00616895" w:rsidRDefault="003507AA">
      <w:pPr>
        <w:pStyle w:val="BT1BodyTextI1"/>
        <w:numPr>
          <w:ilvl w:val="0"/>
          <w:numId w:val="29"/>
        </w:numPr>
        <w:jc w:val="left"/>
        <w:rPr>
          <w:del w:id="2018" w:author="Madhura Ramojwar" w:date="2021-04-20T12:45:00Z"/>
          <w:rStyle w:val="BlueItalics"/>
          <w:rFonts w:asciiTheme="minorHAnsi" w:hAnsiTheme="minorHAnsi" w:cstheme="minorHAnsi"/>
          <w:rPrChange w:id="2019" w:author="Madhura Ramojwar" w:date="2021-04-20T12:37:00Z">
            <w:rPr>
              <w:del w:id="2020" w:author="Madhura Ramojwar" w:date="2021-04-20T12:45:00Z"/>
              <w:rStyle w:val="BlueItalics"/>
            </w:rPr>
          </w:rPrChange>
        </w:rPr>
        <w:pPrChange w:id="2021" w:author="Madhura Ramojwar" w:date="2021-03-16T15:51:00Z">
          <w:pPr>
            <w:pStyle w:val="BT1BodyTextI1"/>
            <w:numPr>
              <w:numId w:val="29"/>
            </w:numPr>
            <w:ind w:left="720" w:hanging="360"/>
          </w:pPr>
        </w:pPrChange>
      </w:pPr>
      <w:del w:id="2022" w:author="Madhura Ramojwar" w:date="2021-04-20T12:45:00Z">
        <w:r w:rsidRPr="00841475" w:rsidDel="00616895">
          <w:rPr>
            <w:rStyle w:val="BlueItalics"/>
            <w:rFonts w:asciiTheme="minorHAnsi" w:hAnsiTheme="minorHAnsi" w:cstheme="minorHAnsi"/>
            <w:rPrChange w:id="2023" w:author="Madhura Ramojwar" w:date="2021-04-20T12:37:00Z">
              <w:rPr>
                <w:rStyle w:val="BlueItalics"/>
              </w:rPr>
            </w:rPrChange>
          </w:rPr>
          <w:delText xml:space="preserve">Study design: such as type of design </w:delText>
        </w:r>
        <w:r w:rsidRPr="00841475" w:rsidDel="00616895">
          <w:rPr>
            <w:rStyle w:val="BlueItalics"/>
            <w:rFonts w:asciiTheme="minorHAnsi" w:hAnsiTheme="minorHAnsi" w:cstheme="minorHAnsi"/>
            <w:highlight w:val="yellow"/>
            <w:rPrChange w:id="2024" w:author="Madhura Ramojwar" w:date="2021-04-20T12:37:00Z">
              <w:rPr>
                <w:rStyle w:val="BlueItalics"/>
                <w:highlight w:val="yellow"/>
              </w:rPr>
            </w:rPrChange>
          </w:rPr>
          <w:delText>(randomized</w:delText>
        </w:r>
        <w:r w:rsidRPr="00841475" w:rsidDel="00616895">
          <w:rPr>
            <w:rStyle w:val="BlueItalics"/>
            <w:rFonts w:asciiTheme="minorHAnsi" w:hAnsiTheme="minorHAnsi" w:cstheme="minorHAnsi"/>
            <w:rPrChange w:id="2025" w:author="Madhura Ramojwar" w:date="2021-04-20T12:37:00Z">
              <w:rPr>
                <w:rStyle w:val="BlueItalics"/>
              </w:rPr>
            </w:rPrChange>
          </w:rPr>
          <w:delText xml:space="preserve"> </w:delText>
        </w:r>
        <w:r w:rsidRPr="00841475" w:rsidDel="00616895">
          <w:rPr>
            <w:rStyle w:val="BlueItalics"/>
            <w:rFonts w:asciiTheme="minorHAnsi" w:hAnsiTheme="minorHAnsi" w:cstheme="minorHAnsi"/>
            <w:highlight w:val="yellow"/>
            <w:rPrChange w:id="2026" w:author="Madhura Ramojwar" w:date="2021-04-20T12:37:00Z">
              <w:rPr>
                <w:rStyle w:val="BlueItalics"/>
                <w:highlight w:val="yellow"/>
              </w:rPr>
            </w:rPrChange>
          </w:rPr>
          <w:delText>controlled trial, other pivotal trial</w:delText>
        </w:r>
        <w:r w:rsidRPr="00841475" w:rsidDel="00616895">
          <w:rPr>
            <w:rStyle w:val="BlueItalics"/>
            <w:rFonts w:asciiTheme="minorHAnsi" w:hAnsiTheme="minorHAnsi" w:cstheme="minorHAnsi"/>
            <w:rPrChange w:id="2027" w:author="Madhura Ramojwar" w:date="2021-04-20T12:37:00Z">
              <w:rPr>
                <w:rStyle w:val="BlueItalics"/>
              </w:rPr>
            </w:rPrChange>
          </w:rPr>
          <w:delText>, short-term feasibility study, other), and duration of the follow-up</w:delText>
        </w:r>
      </w:del>
    </w:p>
    <w:p w14:paraId="1B1CC10C" w14:textId="7F29ABDB" w:rsidR="003507AA" w:rsidRPr="00841475" w:rsidDel="00616895" w:rsidRDefault="003507AA">
      <w:pPr>
        <w:pStyle w:val="BT1BodyTextI1"/>
        <w:numPr>
          <w:ilvl w:val="0"/>
          <w:numId w:val="29"/>
        </w:numPr>
        <w:jc w:val="left"/>
        <w:rPr>
          <w:del w:id="2028" w:author="Madhura Ramojwar" w:date="2021-04-20T12:45:00Z"/>
          <w:rStyle w:val="BlueItalics"/>
          <w:rFonts w:asciiTheme="minorHAnsi" w:hAnsiTheme="minorHAnsi" w:cstheme="minorHAnsi"/>
          <w:highlight w:val="yellow"/>
          <w:rPrChange w:id="2029" w:author="Madhura Ramojwar" w:date="2021-04-20T12:37:00Z">
            <w:rPr>
              <w:del w:id="2030" w:author="Madhura Ramojwar" w:date="2021-04-20T12:45:00Z"/>
              <w:rStyle w:val="BlueItalics"/>
              <w:highlight w:val="yellow"/>
            </w:rPr>
          </w:rPrChange>
        </w:rPr>
        <w:pPrChange w:id="2031" w:author="Madhura Ramojwar" w:date="2021-03-16T15:51:00Z">
          <w:pPr>
            <w:pStyle w:val="BT1BodyTextI1"/>
            <w:numPr>
              <w:numId w:val="29"/>
            </w:numPr>
            <w:ind w:left="720" w:hanging="360"/>
          </w:pPr>
        </w:pPrChange>
      </w:pPr>
      <w:del w:id="2032" w:author="Madhura Ramojwar" w:date="2021-04-20T12:45:00Z">
        <w:r w:rsidRPr="00841475" w:rsidDel="00616895">
          <w:rPr>
            <w:rStyle w:val="BlueItalics"/>
            <w:rFonts w:asciiTheme="minorHAnsi" w:hAnsiTheme="minorHAnsi" w:cstheme="minorHAnsi"/>
            <w:highlight w:val="yellow"/>
            <w:rPrChange w:id="2033" w:author="Madhura Ramojwar" w:date="2021-04-20T12:37:00Z">
              <w:rPr>
                <w:rStyle w:val="BlueItalics"/>
                <w:highlight w:val="yellow"/>
              </w:rPr>
            </w:rPrChange>
          </w:rPr>
          <w:delText>Primary and secondary endpoint(s)</w:delText>
        </w:r>
        <w:r w:rsidR="003A7A57" w:rsidRPr="00841475" w:rsidDel="00616895">
          <w:rPr>
            <w:rStyle w:val="BlueItalics"/>
            <w:rFonts w:asciiTheme="minorHAnsi" w:hAnsiTheme="minorHAnsi" w:cstheme="minorHAnsi"/>
            <w:highlight w:val="yellow"/>
            <w:rPrChange w:id="2034" w:author="Madhura Ramojwar" w:date="2021-04-20T12:37:00Z">
              <w:rPr>
                <w:rStyle w:val="BlueItalics"/>
                <w:highlight w:val="yellow"/>
              </w:rPr>
            </w:rPrChange>
          </w:rPr>
          <w:delText xml:space="preserve">  --------"what are the endpoints?”</w:delText>
        </w:r>
      </w:del>
    </w:p>
    <w:p w14:paraId="39269857" w14:textId="32C7D34E" w:rsidR="003507AA" w:rsidRPr="00841475" w:rsidDel="00616895" w:rsidRDefault="003507AA">
      <w:pPr>
        <w:pStyle w:val="BT1BodyTextI1"/>
        <w:numPr>
          <w:ilvl w:val="0"/>
          <w:numId w:val="29"/>
        </w:numPr>
        <w:jc w:val="left"/>
        <w:rPr>
          <w:del w:id="2035" w:author="Madhura Ramojwar" w:date="2021-04-20T12:45:00Z"/>
          <w:rStyle w:val="BlueItalics"/>
          <w:rFonts w:asciiTheme="minorHAnsi" w:hAnsiTheme="minorHAnsi" w:cstheme="minorHAnsi"/>
          <w:rPrChange w:id="2036" w:author="Madhura Ramojwar" w:date="2021-04-20T12:37:00Z">
            <w:rPr>
              <w:del w:id="2037" w:author="Madhura Ramojwar" w:date="2021-04-20T12:45:00Z"/>
              <w:rStyle w:val="BlueItalics"/>
            </w:rPr>
          </w:rPrChange>
        </w:rPr>
        <w:pPrChange w:id="2038" w:author="Madhura Ramojwar" w:date="2021-03-16T15:51:00Z">
          <w:pPr>
            <w:pStyle w:val="BT1BodyTextI1"/>
            <w:numPr>
              <w:numId w:val="29"/>
            </w:numPr>
            <w:ind w:left="720" w:hanging="360"/>
          </w:pPr>
        </w:pPrChange>
      </w:pPr>
      <w:del w:id="2039" w:author="Madhura Ramojwar" w:date="2021-04-20T12:45:00Z">
        <w:r w:rsidRPr="00841475" w:rsidDel="00616895">
          <w:rPr>
            <w:rStyle w:val="BlueItalics"/>
            <w:rFonts w:asciiTheme="minorHAnsi" w:hAnsiTheme="minorHAnsi" w:cstheme="minorHAnsi"/>
            <w:rPrChange w:id="2040" w:author="Madhura Ramojwar" w:date="2021-04-20T12:37:00Z">
              <w:rPr>
                <w:rStyle w:val="BlueItalics"/>
              </w:rPr>
            </w:rPrChange>
          </w:rPr>
          <w:delText>Inclusion/exclusion criteria for subject selection</w:delText>
        </w:r>
      </w:del>
    </w:p>
    <w:p w14:paraId="18AF172D" w14:textId="6808F555" w:rsidR="003507AA" w:rsidRPr="00841475" w:rsidDel="00616895" w:rsidRDefault="003507AA">
      <w:pPr>
        <w:pStyle w:val="BT1BodyTextI1"/>
        <w:numPr>
          <w:ilvl w:val="0"/>
          <w:numId w:val="29"/>
        </w:numPr>
        <w:jc w:val="left"/>
        <w:rPr>
          <w:del w:id="2041" w:author="Madhura Ramojwar" w:date="2021-04-20T12:45:00Z"/>
          <w:rStyle w:val="BlueItalics"/>
          <w:rFonts w:asciiTheme="minorHAnsi" w:hAnsiTheme="minorHAnsi" w:cstheme="minorHAnsi"/>
          <w:rPrChange w:id="2042" w:author="Madhura Ramojwar" w:date="2021-04-20T12:37:00Z">
            <w:rPr>
              <w:del w:id="2043" w:author="Madhura Ramojwar" w:date="2021-04-20T12:45:00Z"/>
              <w:rStyle w:val="BlueItalics"/>
            </w:rPr>
          </w:rPrChange>
        </w:rPr>
        <w:pPrChange w:id="2044" w:author="Madhura Ramojwar" w:date="2021-03-16T15:51:00Z">
          <w:pPr>
            <w:pStyle w:val="BT1BodyTextI1"/>
            <w:numPr>
              <w:numId w:val="29"/>
            </w:numPr>
            <w:ind w:left="720" w:hanging="360"/>
          </w:pPr>
        </w:pPrChange>
      </w:pPr>
      <w:del w:id="2045" w:author="Madhura Ramojwar" w:date="2021-04-20T12:45:00Z">
        <w:r w:rsidRPr="00841475" w:rsidDel="00616895">
          <w:rPr>
            <w:rStyle w:val="BlueItalics"/>
            <w:rFonts w:asciiTheme="minorHAnsi" w:hAnsiTheme="minorHAnsi" w:cstheme="minorHAnsi"/>
            <w:rPrChange w:id="2046" w:author="Madhura Ramojwar" w:date="2021-04-20T12:37:00Z">
              <w:rPr>
                <w:rStyle w:val="BlueItalics"/>
              </w:rPr>
            </w:rPrChange>
          </w:rPr>
          <w:delText>Number of enrolled subjects (including in different treatment arms, if applicable)</w:delText>
        </w:r>
      </w:del>
    </w:p>
    <w:p w14:paraId="1018DD76" w14:textId="00E96612" w:rsidR="003507AA" w:rsidRPr="00841475" w:rsidDel="00616895" w:rsidRDefault="003507AA">
      <w:pPr>
        <w:pStyle w:val="BT1BodyTextI1"/>
        <w:numPr>
          <w:ilvl w:val="0"/>
          <w:numId w:val="29"/>
        </w:numPr>
        <w:jc w:val="left"/>
        <w:rPr>
          <w:del w:id="2047" w:author="Madhura Ramojwar" w:date="2021-04-20T12:45:00Z"/>
          <w:rStyle w:val="BlueItalics"/>
          <w:rFonts w:asciiTheme="minorHAnsi" w:hAnsiTheme="minorHAnsi" w:cstheme="minorHAnsi"/>
          <w:rPrChange w:id="2048" w:author="Madhura Ramojwar" w:date="2021-04-20T12:37:00Z">
            <w:rPr>
              <w:del w:id="2049" w:author="Madhura Ramojwar" w:date="2021-04-20T12:45:00Z"/>
              <w:rStyle w:val="BlueItalics"/>
            </w:rPr>
          </w:rPrChange>
        </w:rPr>
        <w:pPrChange w:id="2050" w:author="Madhura Ramojwar" w:date="2021-03-16T15:51:00Z">
          <w:pPr>
            <w:pStyle w:val="BT1BodyTextI1"/>
            <w:numPr>
              <w:numId w:val="29"/>
            </w:numPr>
            <w:ind w:left="720" w:hanging="360"/>
          </w:pPr>
        </w:pPrChange>
      </w:pPr>
      <w:del w:id="2051" w:author="Madhura Ramojwar" w:date="2021-04-20T12:45:00Z">
        <w:r w:rsidRPr="00841475" w:rsidDel="00616895">
          <w:rPr>
            <w:rStyle w:val="BlueItalics"/>
            <w:rFonts w:asciiTheme="minorHAnsi" w:hAnsiTheme="minorHAnsi" w:cstheme="minorHAnsi"/>
            <w:rPrChange w:id="2052" w:author="Madhura Ramojwar" w:date="2021-04-20T12:37:00Z">
              <w:rPr>
                <w:rStyle w:val="BlueItalics"/>
              </w:rPr>
            </w:rPrChange>
          </w:rPr>
          <w:lastRenderedPageBreak/>
          <w:delText>Study population: main baseline characteristics of each study group including gender and age of enrolled subjects</w:delText>
        </w:r>
      </w:del>
    </w:p>
    <w:p w14:paraId="24F4AF9E" w14:textId="5822489A" w:rsidR="003507AA" w:rsidRPr="00841475" w:rsidDel="00616895" w:rsidRDefault="003507AA">
      <w:pPr>
        <w:pStyle w:val="BT1BodyTextI1"/>
        <w:numPr>
          <w:ilvl w:val="0"/>
          <w:numId w:val="29"/>
        </w:numPr>
        <w:jc w:val="left"/>
        <w:rPr>
          <w:del w:id="2053" w:author="Madhura Ramojwar" w:date="2021-04-20T12:45:00Z"/>
          <w:rStyle w:val="BlueItalics"/>
          <w:rFonts w:asciiTheme="minorHAnsi" w:hAnsiTheme="minorHAnsi" w:cstheme="minorHAnsi"/>
          <w:rPrChange w:id="2054" w:author="Madhura Ramojwar" w:date="2021-04-20T12:37:00Z">
            <w:rPr>
              <w:del w:id="2055" w:author="Madhura Ramojwar" w:date="2021-04-20T12:45:00Z"/>
              <w:rStyle w:val="BlueItalics"/>
            </w:rPr>
          </w:rPrChange>
        </w:rPr>
        <w:pPrChange w:id="2056" w:author="Madhura Ramojwar" w:date="2021-03-16T15:51:00Z">
          <w:pPr>
            <w:pStyle w:val="BT1BodyTextI1"/>
            <w:numPr>
              <w:numId w:val="29"/>
            </w:numPr>
            <w:ind w:left="720" w:hanging="360"/>
          </w:pPr>
        </w:pPrChange>
      </w:pPr>
      <w:del w:id="2057" w:author="Madhura Ramojwar" w:date="2021-04-20T12:45:00Z">
        <w:r w:rsidRPr="00841475" w:rsidDel="00616895">
          <w:rPr>
            <w:rStyle w:val="BlueItalics"/>
            <w:rFonts w:asciiTheme="minorHAnsi" w:hAnsiTheme="minorHAnsi" w:cstheme="minorHAnsi"/>
            <w:rPrChange w:id="2058" w:author="Madhura Ramojwar" w:date="2021-04-20T12:37:00Z">
              <w:rPr>
                <w:rStyle w:val="BlueItalics"/>
              </w:rPr>
            </w:rPrChange>
          </w:rPr>
          <w:delText>Summary of study methods</w:delText>
        </w:r>
      </w:del>
    </w:p>
    <w:p w14:paraId="4E11ED44" w14:textId="623B756E" w:rsidR="006C6016" w:rsidRDefault="006C6016" w:rsidP="006C6016">
      <w:pPr>
        <w:pStyle w:val="Heading3"/>
        <w:numPr>
          <w:ilvl w:val="0"/>
          <w:numId w:val="0"/>
        </w:numPr>
        <w:ind w:left="432"/>
        <w:rPr>
          <w:ins w:id="2059" w:author="Madhura Ramojwar" w:date="2021-04-20T12:49:00Z"/>
        </w:rPr>
      </w:pPr>
      <w:ins w:id="2060" w:author="Madhura Ramojwar" w:date="2021-04-20T12:49:00Z">
        <w:r>
          <w:t xml:space="preserve">C.1.2.2 Identity of the device including any model number/version </w:t>
        </w:r>
      </w:ins>
    </w:p>
    <w:p w14:paraId="20C8227F" w14:textId="77777777" w:rsidR="006C6016" w:rsidRDefault="006C6016" w:rsidP="006C6016">
      <w:pPr>
        <w:pStyle w:val="BT1BodyTextI1"/>
        <w:rPr>
          <w:ins w:id="2061" w:author="Madhura Ramojwar" w:date="2021-04-20T12:49:00Z"/>
        </w:rPr>
      </w:pPr>
      <w:ins w:id="2062" w:author="Madhura Ramojwar" w:date="2021-04-20T12:49:00Z">
        <w:r>
          <w:t>All study devices are in commercial distribution in the United States as aids in the management of CRPS I and II. St. Jude Medical (SJM) received FDA approval for the Axium Neurostimulator System under PMA P150004 on February 11, 2016 and approval for the Proclaim DRG IPG under PMA supplement P150004/S002 on November 28, 2016. The components of the DRG Neurostimulation Systems to be used in this study include the following devices:</w:t>
        </w:r>
      </w:ins>
    </w:p>
    <w:p w14:paraId="38E01EFB" w14:textId="77777777" w:rsidR="006C6016" w:rsidRDefault="006C6016" w:rsidP="006C6016">
      <w:pPr>
        <w:pStyle w:val="Caption"/>
        <w:rPr>
          <w:ins w:id="2063" w:author="Madhura Ramojwar" w:date="2021-04-20T12:49:00Z"/>
          <w:rFonts w:eastAsiaTheme="minorHAnsi"/>
        </w:rPr>
      </w:pPr>
      <w:bookmarkStart w:id="2064" w:name="_Toc69493050"/>
      <w:ins w:id="2065" w:author="Madhura Ramojwar" w:date="2021-04-20T12:49:00Z">
        <w:r>
          <w:t xml:space="preserve">Table </w:t>
        </w:r>
        <w:r>
          <w:fldChar w:fldCharType="begin"/>
        </w:r>
        <w:r>
          <w:instrText xml:space="preserve"> SEQ Table \* ARABIC </w:instrText>
        </w:r>
        <w:r>
          <w:fldChar w:fldCharType="separate"/>
        </w:r>
        <w:r>
          <w:rPr>
            <w:noProof/>
          </w:rPr>
          <w:t>1</w:t>
        </w:r>
        <w:r>
          <w:fldChar w:fldCharType="end"/>
        </w:r>
        <w:r>
          <w:rPr>
            <w:rFonts w:eastAsiaTheme="minorHAnsi"/>
          </w:rPr>
          <w:t>: Description of Devices</w:t>
        </w:r>
        <w:bookmarkEnd w:id="2064"/>
      </w:ins>
    </w:p>
    <w:tbl>
      <w:tblPr>
        <w:tblW w:w="8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58" w:type="dxa"/>
          <w:bottom w:w="58" w:type="dxa"/>
          <w:right w:w="58" w:type="dxa"/>
        </w:tblCellMar>
        <w:tblLook w:val="04A0" w:firstRow="1" w:lastRow="0" w:firstColumn="1" w:lastColumn="0" w:noHBand="0" w:noVBand="1"/>
      </w:tblPr>
      <w:tblGrid>
        <w:gridCol w:w="7114"/>
        <w:gridCol w:w="1796"/>
      </w:tblGrid>
      <w:tr w:rsidR="006C6016" w14:paraId="4C1A7903" w14:textId="77777777" w:rsidTr="006C6016">
        <w:trPr>
          <w:cantSplit/>
          <w:trHeight w:val="233"/>
          <w:jc w:val="center"/>
          <w:ins w:id="2066" w:author="Madhura Ramojwar" w:date="2021-04-20T12:49:00Z"/>
        </w:trPr>
        <w:tc>
          <w:tcPr>
            <w:tcW w:w="7110"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0911498C" w14:textId="77777777" w:rsidR="006C6016" w:rsidRDefault="006C6016">
            <w:pPr>
              <w:pStyle w:val="StyleVOBNormalCenteredBold"/>
              <w:keepNext/>
              <w:spacing w:line="276" w:lineRule="auto"/>
              <w:rPr>
                <w:ins w:id="2067" w:author="Madhura Ramojwar" w:date="2021-04-20T12:49:00Z"/>
                <w:rFonts w:cs="Arial"/>
                <w:sz w:val="20"/>
              </w:rPr>
            </w:pPr>
            <w:ins w:id="2068" w:author="Madhura Ramojwar" w:date="2021-04-20T12:49:00Z">
              <w:r>
                <w:rPr>
                  <w:rFonts w:eastAsiaTheme="minorHAnsi" w:cs="Arial"/>
                  <w:sz w:val="20"/>
                </w:rPr>
                <w:t xml:space="preserve">Device </w:t>
              </w:r>
              <w:r>
                <w:rPr>
                  <w:rFonts w:cs="Arial"/>
                  <w:sz w:val="20"/>
                </w:rPr>
                <w:t>Component</w:t>
              </w:r>
            </w:ins>
          </w:p>
        </w:tc>
        <w:tc>
          <w:tcPr>
            <w:tcW w:w="1795" w:type="dxa"/>
            <w:tcBorders>
              <w:top w:val="single" w:sz="4" w:space="0" w:color="auto"/>
              <w:left w:val="single" w:sz="4" w:space="0" w:color="auto"/>
              <w:bottom w:val="single" w:sz="4" w:space="0" w:color="auto"/>
              <w:right w:val="single" w:sz="4" w:space="0" w:color="auto"/>
            </w:tcBorders>
            <w:shd w:val="pct10" w:color="auto" w:fill="auto"/>
            <w:vAlign w:val="center"/>
            <w:hideMark/>
          </w:tcPr>
          <w:p w14:paraId="773F2279" w14:textId="77777777" w:rsidR="006C6016" w:rsidRDefault="006C6016">
            <w:pPr>
              <w:pStyle w:val="VOBCenteredandBold"/>
              <w:keepNext/>
              <w:spacing w:line="276" w:lineRule="auto"/>
              <w:rPr>
                <w:ins w:id="2069" w:author="Madhura Ramojwar" w:date="2021-04-20T12:49:00Z"/>
                <w:sz w:val="20"/>
                <w:szCs w:val="20"/>
              </w:rPr>
            </w:pPr>
            <w:ins w:id="2070" w:author="Madhura Ramojwar" w:date="2021-04-20T12:49:00Z">
              <w:r>
                <w:rPr>
                  <w:sz w:val="20"/>
                  <w:szCs w:val="20"/>
                </w:rPr>
                <w:t>Model</w:t>
              </w:r>
            </w:ins>
          </w:p>
        </w:tc>
      </w:tr>
      <w:tr w:rsidR="006C6016" w14:paraId="293DF1C7" w14:textId="77777777" w:rsidTr="006C6016">
        <w:trPr>
          <w:cantSplit/>
          <w:trHeight w:val="80"/>
          <w:jc w:val="center"/>
          <w:ins w:id="2071"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2EA14813" w14:textId="77777777" w:rsidR="006C6016" w:rsidRDefault="006C6016">
            <w:pPr>
              <w:pStyle w:val="TableEntry"/>
              <w:spacing w:line="276" w:lineRule="auto"/>
              <w:rPr>
                <w:ins w:id="2072" w:author="Madhura Ramojwar" w:date="2021-04-20T12:49:00Z"/>
              </w:rPr>
            </w:pPr>
            <w:ins w:id="2073" w:author="Madhura Ramojwar" w:date="2021-04-20T12:49:00Z">
              <w:r>
                <w:t xml:space="preserve">50 cm </w:t>
              </w:r>
              <w:proofErr w:type="spellStart"/>
              <w:r>
                <w:t>SlimTip</w:t>
              </w:r>
              <w:proofErr w:type="spellEnd"/>
              <w:r>
                <w:t xml:space="preserve"> Trial Lead Kit</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7C56CE86" w14:textId="77777777" w:rsidR="006C6016" w:rsidRDefault="006C6016">
            <w:pPr>
              <w:pStyle w:val="TableEntry"/>
              <w:spacing w:line="276" w:lineRule="auto"/>
              <w:rPr>
                <w:ins w:id="2074" w:author="Madhura Ramojwar" w:date="2021-04-20T12:49:00Z"/>
              </w:rPr>
            </w:pPr>
            <w:ins w:id="2075" w:author="Madhura Ramojwar" w:date="2021-04-20T12:49:00Z">
              <w:r>
                <w:t>MN10350-50A</w:t>
              </w:r>
            </w:ins>
          </w:p>
        </w:tc>
      </w:tr>
      <w:tr w:rsidR="006C6016" w14:paraId="51DC9E8F" w14:textId="77777777" w:rsidTr="006C6016">
        <w:trPr>
          <w:cantSplit/>
          <w:trHeight w:val="161"/>
          <w:jc w:val="center"/>
          <w:ins w:id="2076"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487125F3" w14:textId="77777777" w:rsidR="006C6016" w:rsidRDefault="006C6016">
            <w:pPr>
              <w:pStyle w:val="TableEntry"/>
              <w:spacing w:line="276" w:lineRule="auto"/>
              <w:rPr>
                <w:ins w:id="2077" w:author="Madhura Ramojwar" w:date="2021-04-20T12:49:00Z"/>
              </w:rPr>
            </w:pPr>
            <w:ins w:id="2078" w:author="Madhura Ramojwar" w:date="2021-04-20T12:49:00Z">
              <w:r>
                <w:t xml:space="preserve">90 cm </w:t>
              </w:r>
              <w:proofErr w:type="spellStart"/>
              <w:r>
                <w:t>SlimTip</w:t>
              </w:r>
              <w:proofErr w:type="spellEnd"/>
              <w:r>
                <w:t xml:space="preserve"> Trial Lead Kit</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37C9C022" w14:textId="77777777" w:rsidR="006C6016" w:rsidRDefault="006C6016">
            <w:pPr>
              <w:pStyle w:val="TableEntry"/>
              <w:spacing w:line="276" w:lineRule="auto"/>
              <w:rPr>
                <w:ins w:id="2079" w:author="Madhura Ramojwar" w:date="2021-04-20T12:49:00Z"/>
              </w:rPr>
            </w:pPr>
            <w:ins w:id="2080" w:author="Madhura Ramojwar" w:date="2021-04-20T12:49:00Z">
              <w:r>
                <w:t>MN10350-90A</w:t>
              </w:r>
            </w:ins>
          </w:p>
        </w:tc>
      </w:tr>
      <w:tr w:rsidR="006C6016" w14:paraId="24FBE96F" w14:textId="77777777" w:rsidTr="006C6016">
        <w:trPr>
          <w:cantSplit/>
          <w:trHeight w:val="185"/>
          <w:jc w:val="center"/>
          <w:ins w:id="2081"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17BBB55C" w14:textId="77777777" w:rsidR="006C6016" w:rsidRDefault="006C6016">
            <w:pPr>
              <w:pStyle w:val="TableEntry"/>
              <w:spacing w:line="276" w:lineRule="auto"/>
              <w:rPr>
                <w:ins w:id="2082" w:author="Madhura Ramojwar" w:date="2021-04-20T12:49:00Z"/>
              </w:rPr>
            </w:pPr>
            <w:ins w:id="2083" w:author="Madhura Ramojwar" w:date="2021-04-20T12:49:00Z">
              <w:r>
                <w:t xml:space="preserve">50 cm </w:t>
              </w:r>
              <w:proofErr w:type="spellStart"/>
              <w:r>
                <w:t>SlimTip</w:t>
              </w:r>
              <w:proofErr w:type="spellEnd"/>
              <w:r>
                <w:t xml:space="preserve"> Implant Lead Kit</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172942FF" w14:textId="77777777" w:rsidR="006C6016" w:rsidRDefault="006C6016">
            <w:pPr>
              <w:pStyle w:val="TableEntry"/>
              <w:spacing w:line="276" w:lineRule="auto"/>
              <w:rPr>
                <w:ins w:id="2084" w:author="Madhura Ramojwar" w:date="2021-04-20T12:49:00Z"/>
              </w:rPr>
            </w:pPr>
            <w:ins w:id="2085" w:author="Madhura Ramojwar" w:date="2021-04-20T12:49:00Z">
              <w:r>
                <w:t>MN10450-50A</w:t>
              </w:r>
            </w:ins>
          </w:p>
        </w:tc>
      </w:tr>
      <w:tr w:rsidR="006C6016" w14:paraId="23609691" w14:textId="77777777" w:rsidTr="006C6016">
        <w:trPr>
          <w:cantSplit/>
          <w:trHeight w:val="86"/>
          <w:jc w:val="center"/>
          <w:ins w:id="2086"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6F371506" w14:textId="77777777" w:rsidR="006C6016" w:rsidRDefault="006C6016">
            <w:pPr>
              <w:pStyle w:val="TableEntry"/>
              <w:spacing w:line="276" w:lineRule="auto"/>
              <w:rPr>
                <w:ins w:id="2087" w:author="Madhura Ramojwar" w:date="2021-04-20T12:49:00Z"/>
              </w:rPr>
            </w:pPr>
            <w:ins w:id="2088" w:author="Madhura Ramojwar" w:date="2021-04-20T12:49:00Z">
              <w:r>
                <w:t xml:space="preserve">90 cm </w:t>
              </w:r>
              <w:proofErr w:type="spellStart"/>
              <w:r>
                <w:t>SlimTip</w:t>
              </w:r>
              <w:proofErr w:type="spellEnd"/>
              <w:r>
                <w:t xml:space="preserve"> Implant Lead Kit</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2F2E6EE2" w14:textId="77777777" w:rsidR="006C6016" w:rsidRDefault="006C6016">
            <w:pPr>
              <w:pStyle w:val="TableEntry"/>
              <w:spacing w:line="276" w:lineRule="auto"/>
              <w:rPr>
                <w:ins w:id="2089" w:author="Madhura Ramojwar" w:date="2021-04-20T12:49:00Z"/>
              </w:rPr>
            </w:pPr>
            <w:ins w:id="2090" w:author="Madhura Ramojwar" w:date="2021-04-20T12:49:00Z">
              <w:r>
                <w:t>MN10450-90A</w:t>
              </w:r>
            </w:ins>
          </w:p>
        </w:tc>
      </w:tr>
      <w:tr w:rsidR="006C6016" w14:paraId="33962A0C" w14:textId="77777777" w:rsidTr="006C6016">
        <w:trPr>
          <w:cantSplit/>
          <w:trHeight w:val="22"/>
          <w:jc w:val="center"/>
          <w:ins w:id="2091"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4B7CF092" w14:textId="77777777" w:rsidR="006C6016" w:rsidRDefault="006C6016">
            <w:pPr>
              <w:pStyle w:val="TableEntry"/>
              <w:spacing w:line="276" w:lineRule="auto"/>
              <w:rPr>
                <w:ins w:id="2092" w:author="Madhura Ramojwar" w:date="2021-04-20T12:49:00Z"/>
              </w:rPr>
            </w:pPr>
            <w:ins w:id="2093" w:author="Madhura Ramojwar" w:date="2021-04-20T12:49:00Z">
              <w:r>
                <w:t>Lead Accessories Kit</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1325FE36" w14:textId="77777777" w:rsidR="006C6016" w:rsidRDefault="006C6016">
            <w:pPr>
              <w:pStyle w:val="TableEntry"/>
              <w:spacing w:line="276" w:lineRule="auto"/>
              <w:rPr>
                <w:ins w:id="2094" w:author="Madhura Ramojwar" w:date="2021-04-20T12:49:00Z"/>
              </w:rPr>
            </w:pPr>
            <w:ins w:id="2095" w:author="Madhura Ramojwar" w:date="2021-04-20T12:49:00Z">
              <w:r>
                <w:t>MN12050</w:t>
              </w:r>
            </w:ins>
          </w:p>
        </w:tc>
      </w:tr>
      <w:tr w:rsidR="006C6016" w14:paraId="1682A498" w14:textId="77777777" w:rsidTr="006C6016">
        <w:trPr>
          <w:cantSplit/>
          <w:trHeight w:val="149"/>
          <w:jc w:val="center"/>
          <w:ins w:id="2096"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22D7CC54" w14:textId="77777777" w:rsidR="006C6016" w:rsidRDefault="006C6016">
            <w:pPr>
              <w:pStyle w:val="TableEntry"/>
              <w:spacing w:line="276" w:lineRule="auto"/>
              <w:rPr>
                <w:ins w:id="2097" w:author="Madhura Ramojwar" w:date="2021-04-20T12:49:00Z"/>
              </w:rPr>
            </w:pPr>
            <w:ins w:id="2098" w:author="Madhura Ramojwar" w:date="2021-04-20T12:49:00Z">
              <w:r>
                <w:t>22 cm Small Curve Delivery Sheath Kit</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4BC66E4F" w14:textId="77777777" w:rsidR="006C6016" w:rsidRDefault="006C6016">
            <w:pPr>
              <w:pStyle w:val="TableEntry"/>
              <w:spacing w:line="276" w:lineRule="auto"/>
              <w:rPr>
                <w:ins w:id="2099" w:author="Madhura Ramojwar" w:date="2021-04-20T12:49:00Z"/>
              </w:rPr>
            </w:pPr>
            <w:ins w:id="2100" w:author="Madhura Ramojwar" w:date="2021-04-20T12:49:00Z">
              <w:r>
                <w:t>MN12150</w:t>
              </w:r>
            </w:ins>
          </w:p>
        </w:tc>
      </w:tr>
      <w:tr w:rsidR="006C6016" w14:paraId="3ED42706" w14:textId="77777777" w:rsidTr="006C6016">
        <w:trPr>
          <w:cantSplit/>
          <w:trHeight w:val="140"/>
          <w:jc w:val="center"/>
          <w:ins w:id="2101"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2CF1112B" w14:textId="77777777" w:rsidR="006C6016" w:rsidRDefault="006C6016">
            <w:pPr>
              <w:pStyle w:val="TableEntry"/>
              <w:spacing w:line="276" w:lineRule="auto"/>
              <w:rPr>
                <w:ins w:id="2102" w:author="Madhura Ramojwar" w:date="2021-04-20T12:49:00Z"/>
              </w:rPr>
            </w:pPr>
            <w:ins w:id="2103" w:author="Madhura Ramojwar" w:date="2021-04-20T12:49:00Z">
              <w:r>
                <w:t>22 cm Big Curve Delivery Sheath Kit</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372C7012" w14:textId="77777777" w:rsidR="006C6016" w:rsidRDefault="006C6016">
            <w:pPr>
              <w:pStyle w:val="TableEntry"/>
              <w:spacing w:line="276" w:lineRule="auto"/>
              <w:rPr>
                <w:ins w:id="2104" w:author="Madhura Ramojwar" w:date="2021-04-20T12:49:00Z"/>
              </w:rPr>
            </w:pPr>
            <w:ins w:id="2105" w:author="Madhura Ramojwar" w:date="2021-04-20T12:49:00Z">
              <w:r>
                <w:t>MN13650</w:t>
              </w:r>
            </w:ins>
          </w:p>
        </w:tc>
      </w:tr>
      <w:tr w:rsidR="006C6016" w14:paraId="037BE7B6" w14:textId="77777777" w:rsidTr="006C6016">
        <w:trPr>
          <w:cantSplit/>
          <w:trHeight w:val="131"/>
          <w:jc w:val="center"/>
          <w:ins w:id="2106"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6BE9EBC4" w14:textId="77777777" w:rsidR="006C6016" w:rsidRDefault="006C6016">
            <w:pPr>
              <w:pStyle w:val="TableEntry"/>
              <w:spacing w:line="276" w:lineRule="auto"/>
              <w:rPr>
                <w:ins w:id="2107" w:author="Madhura Ramojwar" w:date="2021-04-20T12:49:00Z"/>
              </w:rPr>
            </w:pPr>
            <w:ins w:id="2108" w:author="Madhura Ramojwar" w:date="2021-04-20T12:49:00Z">
              <w:r>
                <w:t>Implantable Neurostimulator Kit (Axium Neurostimulator System)</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0806AF33" w14:textId="77777777" w:rsidR="006C6016" w:rsidRDefault="006C6016">
            <w:pPr>
              <w:pStyle w:val="TableEntry"/>
              <w:spacing w:line="276" w:lineRule="auto"/>
              <w:rPr>
                <w:ins w:id="2109" w:author="Madhura Ramojwar" w:date="2021-04-20T12:49:00Z"/>
              </w:rPr>
            </w:pPr>
            <w:ins w:id="2110" w:author="Madhura Ramojwar" w:date="2021-04-20T12:49:00Z">
              <w:r>
                <w:t>MN10200</w:t>
              </w:r>
            </w:ins>
          </w:p>
        </w:tc>
      </w:tr>
      <w:tr w:rsidR="006C6016" w14:paraId="63E6D1B2" w14:textId="77777777" w:rsidTr="006C6016">
        <w:trPr>
          <w:cantSplit/>
          <w:trHeight w:val="22"/>
          <w:jc w:val="center"/>
          <w:ins w:id="2111"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4374DCBA" w14:textId="77777777" w:rsidR="006C6016" w:rsidRDefault="006C6016">
            <w:pPr>
              <w:pStyle w:val="TableEntry"/>
              <w:spacing w:line="276" w:lineRule="auto"/>
              <w:rPr>
                <w:ins w:id="2112" w:author="Madhura Ramojwar" w:date="2021-04-20T12:49:00Z"/>
              </w:rPr>
            </w:pPr>
            <w:ins w:id="2113" w:author="Madhura Ramojwar" w:date="2021-04-20T12:49:00Z">
              <w:r>
                <w:lastRenderedPageBreak/>
                <w:t>Proclaim DRG IPG</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75449A78" w14:textId="77777777" w:rsidR="006C6016" w:rsidRDefault="006C6016">
            <w:pPr>
              <w:pStyle w:val="TableEntry"/>
              <w:spacing w:line="276" w:lineRule="auto"/>
              <w:rPr>
                <w:ins w:id="2114" w:author="Madhura Ramojwar" w:date="2021-04-20T12:49:00Z"/>
              </w:rPr>
            </w:pPr>
            <w:ins w:id="2115" w:author="Madhura Ramojwar" w:date="2021-04-20T12:49:00Z">
              <w:r>
                <w:t>3664</w:t>
              </w:r>
            </w:ins>
          </w:p>
        </w:tc>
      </w:tr>
      <w:tr w:rsidR="006C6016" w14:paraId="6DD1C48B" w14:textId="77777777" w:rsidTr="006C6016">
        <w:trPr>
          <w:cantSplit/>
          <w:trHeight w:val="22"/>
          <w:jc w:val="center"/>
          <w:ins w:id="2116"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29078D48" w14:textId="77777777" w:rsidR="006C6016" w:rsidRDefault="006C6016">
            <w:pPr>
              <w:pStyle w:val="TableEntry"/>
              <w:spacing w:line="276" w:lineRule="auto"/>
              <w:rPr>
                <w:ins w:id="2117" w:author="Madhura Ramojwar" w:date="2021-04-20T12:49:00Z"/>
              </w:rPr>
            </w:pPr>
            <w:ins w:id="2118" w:author="Madhura Ramojwar" w:date="2021-04-20T12:49:00Z">
              <w:r>
                <w:t>Connector Cable</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21C3C10D" w14:textId="77777777" w:rsidR="006C6016" w:rsidRDefault="006C6016">
            <w:pPr>
              <w:pStyle w:val="TableEntry"/>
              <w:spacing w:line="276" w:lineRule="auto"/>
              <w:rPr>
                <w:ins w:id="2119" w:author="Madhura Ramojwar" w:date="2021-04-20T12:49:00Z"/>
              </w:rPr>
            </w:pPr>
            <w:ins w:id="2120" w:author="Madhura Ramojwar" w:date="2021-04-20T12:49:00Z">
              <w:r>
                <w:t>MN11350</w:t>
              </w:r>
            </w:ins>
          </w:p>
        </w:tc>
      </w:tr>
      <w:tr w:rsidR="006C6016" w14:paraId="5E2C873F" w14:textId="77777777" w:rsidTr="006C6016">
        <w:trPr>
          <w:cantSplit/>
          <w:trHeight w:val="104"/>
          <w:jc w:val="center"/>
          <w:ins w:id="2121"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236E0AE0" w14:textId="77777777" w:rsidR="006C6016" w:rsidRDefault="006C6016">
            <w:pPr>
              <w:pStyle w:val="TableEntry"/>
              <w:spacing w:line="276" w:lineRule="auto"/>
              <w:rPr>
                <w:ins w:id="2122" w:author="Madhura Ramojwar" w:date="2021-04-20T12:49:00Z"/>
              </w:rPr>
            </w:pPr>
            <w:ins w:id="2123" w:author="Madhura Ramojwar" w:date="2021-04-20T12:49:00Z">
              <w:r>
                <w:t>30 cm Small Tunneling Tool Kit</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4FA3E8F3" w14:textId="77777777" w:rsidR="006C6016" w:rsidRDefault="006C6016">
            <w:pPr>
              <w:pStyle w:val="TableEntry"/>
              <w:spacing w:line="276" w:lineRule="auto"/>
              <w:rPr>
                <w:ins w:id="2124" w:author="Madhura Ramojwar" w:date="2021-04-20T12:49:00Z"/>
              </w:rPr>
            </w:pPr>
            <w:ins w:id="2125" w:author="Madhura Ramojwar" w:date="2021-04-20T12:49:00Z">
              <w:r>
                <w:t>MN11950</w:t>
              </w:r>
            </w:ins>
          </w:p>
        </w:tc>
      </w:tr>
      <w:tr w:rsidR="006C6016" w14:paraId="08DD0B03" w14:textId="77777777" w:rsidTr="006C6016">
        <w:trPr>
          <w:cantSplit/>
          <w:trHeight w:val="95"/>
          <w:jc w:val="center"/>
          <w:ins w:id="2126"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6D4D54F9" w14:textId="77777777" w:rsidR="006C6016" w:rsidRDefault="006C6016">
            <w:pPr>
              <w:pStyle w:val="TableEntry"/>
              <w:spacing w:line="276" w:lineRule="auto"/>
              <w:rPr>
                <w:ins w:id="2127" w:author="Madhura Ramojwar" w:date="2021-04-20T12:49:00Z"/>
              </w:rPr>
            </w:pPr>
            <w:ins w:id="2128" w:author="Madhura Ramojwar" w:date="2021-04-20T12:49:00Z">
              <w:r>
                <w:t>Clinician Programmer</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4AC1D389" w14:textId="77777777" w:rsidR="006C6016" w:rsidRDefault="006C6016">
            <w:pPr>
              <w:pStyle w:val="TableEntry"/>
              <w:spacing w:line="276" w:lineRule="auto"/>
              <w:rPr>
                <w:ins w:id="2129" w:author="Madhura Ramojwar" w:date="2021-04-20T12:49:00Z"/>
              </w:rPr>
            </w:pPr>
            <w:ins w:id="2130" w:author="Madhura Ramojwar" w:date="2021-04-20T12:49:00Z">
              <w:r>
                <w:t>MN10700</w:t>
              </w:r>
            </w:ins>
          </w:p>
        </w:tc>
      </w:tr>
      <w:tr w:rsidR="006C6016" w14:paraId="03564D24" w14:textId="77777777" w:rsidTr="006C6016">
        <w:trPr>
          <w:cantSplit/>
          <w:trHeight w:val="77"/>
          <w:jc w:val="center"/>
          <w:ins w:id="2131"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22FC1635" w14:textId="77777777" w:rsidR="006C6016" w:rsidRDefault="006C6016">
            <w:pPr>
              <w:pStyle w:val="TableEntry"/>
              <w:spacing w:line="276" w:lineRule="auto"/>
              <w:rPr>
                <w:ins w:id="2132" w:author="Madhura Ramojwar" w:date="2021-04-20T12:49:00Z"/>
              </w:rPr>
            </w:pPr>
            <w:ins w:id="2133" w:author="Madhura Ramojwar" w:date="2021-04-20T12:49:00Z">
              <w:r>
                <w:t>Patient Programmer</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3BECB7DC" w14:textId="77777777" w:rsidR="006C6016" w:rsidRDefault="006C6016">
            <w:pPr>
              <w:pStyle w:val="TableEntry"/>
              <w:spacing w:line="276" w:lineRule="auto"/>
              <w:rPr>
                <w:ins w:id="2134" w:author="Madhura Ramojwar" w:date="2021-04-20T12:49:00Z"/>
              </w:rPr>
            </w:pPr>
            <w:ins w:id="2135" w:author="Madhura Ramojwar" w:date="2021-04-20T12:49:00Z">
              <w:r>
                <w:t>MN10600-02</w:t>
              </w:r>
            </w:ins>
          </w:p>
        </w:tc>
      </w:tr>
      <w:tr w:rsidR="006C6016" w14:paraId="4C0BA46C" w14:textId="77777777" w:rsidTr="006C6016">
        <w:trPr>
          <w:cantSplit/>
          <w:trHeight w:val="68"/>
          <w:jc w:val="center"/>
          <w:ins w:id="2136"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20DA05DE" w14:textId="77777777" w:rsidR="006C6016" w:rsidRDefault="006C6016">
            <w:pPr>
              <w:pStyle w:val="TableEntry"/>
              <w:spacing w:line="276" w:lineRule="auto"/>
              <w:rPr>
                <w:ins w:id="2137" w:author="Madhura Ramojwar" w:date="2021-04-20T12:49:00Z"/>
              </w:rPr>
            </w:pPr>
            <w:ins w:id="2138" w:author="Madhura Ramojwar" w:date="2021-04-20T12:49:00Z">
              <w:r>
                <w:t>St. Jude Medical Clinician Programmer App</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671FDA6E" w14:textId="77777777" w:rsidR="006C6016" w:rsidRDefault="006C6016">
            <w:pPr>
              <w:pStyle w:val="TableEntry"/>
              <w:spacing w:line="276" w:lineRule="auto"/>
              <w:rPr>
                <w:ins w:id="2139" w:author="Madhura Ramojwar" w:date="2021-04-20T12:49:00Z"/>
              </w:rPr>
            </w:pPr>
            <w:ins w:id="2140" w:author="Madhura Ramojwar" w:date="2021-04-20T12:49:00Z">
              <w:r>
                <w:t>3874</w:t>
              </w:r>
            </w:ins>
          </w:p>
        </w:tc>
      </w:tr>
      <w:tr w:rsidR="006C6016" w14:paraId="4A55B823" w14:textId="77777777" w:rsidTr="006C6016">
        <w:trPr>
          <w:cantSplit/>
          <w:trHeight w:val="68"/>
          <w:jc w:val="center"/>
          <w:ins w:id="2141"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75AFA3BD" w14:textId="77777777" w:rsidR="006C6016" w:rsidRDefault="006C6016">
            <w:pPr>
              <w:pStyle w:val="TableEntry"/>
              <w:spacing w:line="276" w:lineRule="auto"/>
              <w:rPr>
                <w:ins w:id="2142" w:author="Madhura Ramojwar" w:date="2021-04-20T12:49:00Z"/>
              </w:rPr>
            </w:pPr>
            <w:ins w:id="2143" w:author="Madhura Ramojwar" w:date="2021-04-20T12:49:00Z">
              <w:r>
                <w:t>St. Jude Medical Patient Controller App</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6E298810" w14:textId="77777777" w:rsidR="006C6016" w:rsidRDefault="006C6016">
            <w:pPr>
              <w:pStyle w:val="TableEntry"/>
              <w:spacing w:line="276" w:lineRule="auto"/>
              <w:rPr>
                <w:ins w:id="2144" w:author="Madhura Ramojwar" w:date="2021-04-20T12:49:00Z"/>
              </w:rPr>
            </w:pPr>
            <w:ins w:id="2145" w:author="Madhura Ramojwar" w:date="2021-04-20T12:49:00Z">
              <w:r>
                <w:t>3875</w:t>
              </w:r>
            </w:ins>
          </w:p>
        </w:tc>
      </w:tr>
      <w:tr w:rsidR="006C6016" w14:paraId="7B54505C" w14:textId="77777777" w:rsidTr="006C6016">
        <w:trPr>
          <w:cantSplit/>
          <w:trHeight w:val="116"/>
          <w:jc w:val="center"/>
          <w:ins w:id="2146"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5585E6F6" w14:textId="77777777" w:rsidR="006C6016" w:rsidRDefault="006C6016">
            <w:pPr>
              <w:pStyle w:val="TableEntry"/>
              <w:spacing w:line="276" w:lineRule="auto"/>
              <w:rPr>
                <w:ins w:id="2147" w:author="Madhura Ramojwar" w:date="2021-04-20T12:49:00Z"/>
              </w:rPr>
            </w:pPr>
            <w:ins w:id="2148" w:author="Madhura Ramojwar" w:date="2021-04-20T12:49:00Z">
              <w:r>
                <w:t>Trial Neurostimulator</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0CFA59D1" w14:textId="77777777" w:rsidR="006C6016" w:rsidRDefault="006C6016">
            <w:pPr>
              <w:pStyle w:val="TableEntry"/>
              <w:spacing w:line="276" w:lineRule="auto"/>
              <w:rPr>
                <w:ins w:id="2149" w:author="Madhura Ramojwar" w:date="2021-04-20T12:49:00Z"/>
              </w:rPr>
            </w:pPr>
            <w:ins w:id="2150" w:author="Madhura Ramojwar" w:date="2021-04-20T12:49:00Z">
              <w:r>
                <w:t>MN10100</w:t>
              </w:r>
            </w:ins>
          </w:p>
        </w:tc>
      </w:tr>
      <w:tr w:rsidR="006C6016" w14:paraId="70C3B236" w14:textId="77777777" w:rsidTr="006C6016">
        <w:trPr>
          <w:cantSplit/>
          <w:trHeight w:val="68"/>
          <w:jc w:val="center"/>
          <w:ins w:id="2151"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6C9BC46B" w14:textId="77777777" w:rsidR="006C6016" w:rsidRDefault="006C6016">
            <w:pPr>
              <w:pStyle w:val="TableEntry"/>
              <w:spacing w:line="276" w:lineRule="auto"/>
              <w:rPr>
                <w:ins w:id="2152" w:author="Madhura Ramojwar" w:date="2021-04-20T12:49:00Z"/>
              </w:rPr>
            </w:pPr>
            <w:ins w:id="2153" w:author="Madhura Ramojwar" w:date="2021-04-20T12:49:00Z">
              <w:r>
                <w:t xml:space="preserve">DRG External Pulse Generator </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2ECB2566" w14:textId="77777777" w:rsidR="006C6016" w:rsidRDefault="006C6016">
            <w:pPr>
              <w:pStyle w:val="TableEntry"/>
              <w:spacing w:line="276" w:lineRule="auto"/>
              <w:rPr>
                <w:ins w:id="2154" w:author="Madhura Ramojwar" w:date="2021-04-20T12:49:00Z"/>
              </w:rPr>
            </w:pPr>
            <w:ins w:id="2155" w:author="Madhura Ramojwar" w:date="2021-04-20T12:49:00Z">
              <w:r>
                <w:t>7599 (Base)</w:t>
              </w:r>
            </w:ins>
          </w:p>
          <w:p w14:paraId="42667C84" w14:textId="77777777" w:rsidR="006C6016" w:rsidRDefault="006C6016">
            <w:pPr>
              <w:pStyle w:val="TableEntry"/>
              <w:spacing w:line="276" w:lineRule="auto"/>
              <w:rPr>
                <w:ins w:id="2156" w:author="Madhura Ramojwar" w:date="2021-04-20T12:49:00Z"/>
              </w:rPr>
            </w:pPr>
            <w:ins w:id="2157" w:author="Madhura Ramojwar" w:date="2021-04-20T12:49:00Z">
              <w:r>
                <w:t>7032 (Header)</w:t>
              </w:r>
            </w:ins>
          </w:p>
        </w:tc>
      </w:tr>
      <w:tr w:rsidR="006C6016" w14:paraId="6EB09465" w14:textId="77777777" w:rsidTr="006C6016">
        <w:trPr>
          <w:cantSplit/>
          <w:trHeight w:val="68"/>
          <w:jc w:val="center"/>
          <w:ins w:id="2158"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1E98AECA" w14:textId="77777777" w:rsidR="006C6016" w:rsidRDefault="006C6016">
            <w:pPr>
              <w:pStyle w:val="TableEntry"/>
              <w:spacing w:line="276" w:lineRule="auto"/>
              <w:rPr>
                <w:ins w:id="2159" w:author="Madhura Ramojwar" w:date="2021-04-20T12:49:00Z"/>
              </w:rPr>
            </w:pPr>
            <w:ins w:id="2160" w:author="Madhura Ramojwar" w:date="2021-04-20T12:49:00Z">
              <w:r>
                <w:t>Auxiliary Magnet Kit</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627647E2" w14:textId="77777777" w:rsidR="006C6016" w:rsidRDefault="006C6016">
            <w:pPr>
              <w:pStyle w:val="TableEntry"/>
              <w:spacing w:line="276" w:lineRule="auto"/>
              <w:rPr>
                <w:ins w:id="2161" w:author="Madhura Ramojwar" w:date="2021-04-20T12:49:00Z"/>
              </w:rPr>
            </w:pPr>
            <w:ins w:id="2162" w:author="Madhura Ramojwar" w:date="2021-04-20T12:49:00Z">
              <w:r>
                <w:t>MN23300</w:t>
              </w:r>
            </w:ins>
          </w:p>
        </w:tc>
      </w:tr>
      <w:tr w:rsidR="006C6016" w14:paraId="1F06F16D" w14:textId="77777777" w:rsidTr="006C6016">
        <w:trPr>
          <w:cantSplit/>
          <w:trHeight w:val="22"/>
          <w:jc w:val="center"/>
          <w:ins w:id="2163"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0739EB18" w14:textId="77777777" w:rsidR="006C6016" w:rsidRDefault="006C6016">
            <w:pPr>
              <w:pStyle w:val="TableEntry"/>
              <w:spacing w:line="276" w:lineRule="auto"/>
              <w:rPr>
                <w:ins w:id="2164" w:author="Madhura Ramojwar" w:date="2021-04-20T12:49:00Z"/>
              </w:rPr>
            </w:pPr>
            <w:ins w:id="2165" w:author="Madhura Ramojwar" w:date="2021-04-20T12:49:00Z">
              <w:r>
                <w:t>Programmer Charger Kit</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53FCA9B2" w14:textId="77777777" w:rsidR="006C6016" w:rsidRDefault="006C6016">
            <w:pPr>
              <w:pStyle w:val="TableEntry"/>
              <w:spacing w:line="276" w:lineRule="auto"/>
              <w:rPr>
                <w:ins w:id="2166" w:author="Madhura Ramojwar" w:date="2021-04-20T12:49:00Z"/>
              </w:rPr>
            </w:pPr>
            <w:ins w:id="2167" w:author="Madhura Ramojwar" w:date="2021-04-20T12:49:00Z">
              <w:r>
                <w:t>MN23400</w:t>
              </w:r>
            </w:ins>
          </w:p>
        </w:tc>
      </w:tr>
      <w:tr w:rsidR="006C6016" w14:paraId="052C5D24" w14:textId="77777777" w:rsidTr="006C6016">
        <w:trPr>
          <w:cantSplit/>
          <w:trHeight w:val="41"/>
          <w:jc w:val="center"/>
          <w:ins w:id="2168"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68689B51" w14:textId="77777777" w:rsidR="006C6016" w:rsidRDefault="006C6016">
            <w:pPr>
              <w:pStyle w:val="TableEntry"/>
              <w:spacing w:line="276" w:lineRule="auto"/>
              <w:rPr>
                <w:ins w:id="2169" w:author="Madhura Ramojwar" w:date="2021-04-20T12:49:00Z"/>
              </w:rPr>
            </w:pPr>
            <w:ins w:id="2170" w:author="Madhura Ramojwar" w:date="2021-04-20T12:49:00Z">
              <w:r>
                <w:t>Programmer Carrying Case</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101B5F86" w14:textId="77777777" w:rsidR="006C6016" w:rsidRDefault="006C6016">
            <w:pPr>
              <w:pStyle w:val="TableEntry"/>
              <w:spacing w:line="276" w:lineRule="auto"/>
              <w:rPr>
                <w:ins w:id="2171" w:author="Madhura Ramojwar" w:date="2021-04-20T12:49:00Z"/>
              </w:rPr>
            </w:pPr>
            <w:ins w:id="2172" w:author="Madhura Ramojwar" w:date="2021-04-20T12:49:00Z">
              <w:r>
                <w:t>MN13500</w:t>
              </w:r>
            </w:ins>
          </w:p>
        </w:tc>
      </w:tr>
      <w:tr w:rsidR="006C6016" w14:paraId="7445240B" w14:textId="77777777" w:rsidTr="006C6016">
        <w:trPr>
          <w:cantSplit/>
          <w:trHeight w:val="59"/>
          <w:jc w:val="center"/>
          <w:ins w:id="2173"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11FDF02B" w14:textId="77777777" w:rsidR="006C6016" w:rsidRDefault="006C6016">
            <w:pPr>
              <w:pStyle w:val="TableEntry"/>
              <w:spacing w:line="276" w:lineRule="auto"/>
              <w:rPr>
                <w:ins w:id="2174" w:author="Madhura Ramojwar" w:date="2021-04-20T12:49:00Z"/>
              </w:rPr>
            </w:pPr>
            <w:ins w:id="2175" w:author="Madhura Ramojwar" w:date="2021-04-20T12:49:00Z">
              <w:r>
                <w:t>50 cm Lead Extension Kit</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55F35D0A" w14:textId="77777777" w:rsidR="006C6016" w:rsidRDefault="006C6016">
            <w:pPr>
              <w:pStyle w:val="TableEntry"/>
              <w:spacing w:line="276" w:lineRule="auto"/>
              <w:rPr>
                <w:ins w:id="2176" w:author="Madhura Ramojwar" w:date="2021-04-20T12:49:00Z"/>
              </w:rPr>
            </w:pPr>
            <w:ins w:id="2177" w:author="Madhura Ramojwar" w:date="2021-04-20T12:49:00Z">
              <w:r>
                <w:t>MN10550-50</w:t>
              </w:r>
            </w:ins>
          </w:p>
        </w:tc>
      </w:tr>
      <w:tr w:rsidR="006C6016" w14:paraId="7975E417" w14:textId="77777777" w:rsidTr="006C6016">
        <w:trPr>
          <w:cantSplit/>
          <w:trHeight w:val="59"/>
          <w:jc w:val="center"/>
          <w:ins w:id="2178"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1B84AAEA" w14:textId="77777777" w:rsidR="006C6016" w:rsidRDefault="006C6016">
            <w:pPr>
              <w:pStyle w:val="TableEntry"/>
              <w:spacing w:line="276" w:lineRule="auto"/>
              <w:rPr>
                <w:ins w:id="2179" w:author="Madhura Ramojwar" w:date="2021-04-20T12:49:00Z"/>
              </w:rPr>
            </w:pPr>
            <w:ins w:id="2180" w:author="Madhura Ramojwar" w:date="2021-04-20T12:49:00Z">
              <w:r>
                <w:t>Curved Needle</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4B9DA2A8" w14:textId="77777777" w:rsidR="006C6016" w:rsidRDefault="006C6016">
            <w:pPr>
              <w:pStyle w:val="TableEntry"/>
              <w:spacing w:line="276" w:lineRule="auto"/>
              <w:rPr>
                <w:ins w:id="2181" w:author="Madhura Ramojwar" w:date="2021-04-20T12:49:00Z"/>
              </w:rPr>
            </w:pPr>
            <w:ins w:id="2182" w:author="Madhura Ramojwar" w:date="2021-04-20T12:49:00Z">
              <w:r>
                <w:t>MN14000</w:t>
              </w:r>
            </w:ins>
          </w:p>
        </w:tc>
      </w:tr>
      <w:tr w:rsidR="006C6016" w14:paraId="26CA308C" w14:textId="77777777" w:rsidTr="006C6016">
        <w:trPr>
          <w:cantSplit/>
          <w:trHeight w:val="59"/>
          <w:jc w:val="center"/>
          <w:ins w:id="2183" w:author="Madhura Ramojwar" w:date="2021-04-20T12:49:00Z"/>
        </w:trPr>
        <w:tc>
          <w:tcPr>
            <w:tcW w:w="7110" w:type="dxa"/>
            <w:tcBorders>
              <w:top w:val="single" w:sz="4" w:space="0" w:color="auto"/>
              <w:left w:val="single" w:sz="4" w:space="0" w:color="auto"/>
              <w:bottom w:val="single" w:sz="4" w:space="0" w:color="auto"/>
              <w:right w:val="single" w:sz="4" w:space="0" w:color="auto"/>
            </w:tcBorders>
            <w:vAlign w:val="center"/>
            <w:hideMark/>
          </w:tcPr>
          <w:p w14:paraId="3ABC3720" w14:textId="77777777" w:rsidR="006C6016" w:rsidRDefault="006C6016">
            <w:pPr>
              <w:pStyle w:val="TableEntry"/>
              <w:spacing w:line="276" w:lineRule="auto"/>
              <w:rPr>
                <w:ins w:id="2184" w:author="Madhura Ramojwar" w:date="2021-04-20T12:49:00Z"/>
              </w:rPr>
            </w:pPr>
            <w:ins w:id="2185" w:author="Madhura Ramojwar" w:date="2021-04-20T12:49:00Z">
              <w:r>
                <w:lastRenderedPageBreak/>
                <w:t>Tunneling Tool</w:t>
              </w:r>
            </w:ins>
          </w:p>
        </w:tc>
        <w:tc>
          <w:tcPr>
            <w:tcW w:w="1795" w:type="dxa"/>
            <w:tcBorders>
              <w:top w:val="single" w:sz="4" w:space="0" w:color="auto"/>
              <w:left w:val="single" w:sz="4" w:space="0" w:color="auto"/>
              <w:bottom w:val="single" w:sz="4" w:space="0" w:color="auto"/>
              <w:right w:val="single" w:sz="4" w:space="0" w:color="auto"/>
            </w:tcBorders>
            <w:vAlign w:val="center"/>
            <w:hideMark/>
          </w:tcPr>
          <w:p w14:paraId="619B8856" w14:textId="77777777" w:rsidR="006C6016" w:rsidRDefault="006C6016">
            <w:pPr>
              <w:pStyle w:val="TableEntry"/>
              <w:spacing w:line="276" w:lineRule="auto"/>
              <w:rPr>
                <w:ins w:id="2186" w:author="Madhura Ramojwar" w:date="2021-04-20T12:49:00Z"/>
              </w:rPr>
            </w:pPr>
            <w:ins w:id="2187" w:author="Madhura Ramojwar" w:date="2021-04-20T12:49:00Z">
              <w:r>
                <w:t>MN15000</w:t>
              </w:r>
            </w:ins>
          </w:p>
        </w:tc>
      </w:tr>
    </w:tbl>
    <w:p w14:paraId="35B53484" w14:textId="77777777" w:rsidR="006C6016" w:rsidRDefault="006C6016" w:rsidP="006C6016">
      <w:pPr>
        <w:spacing w:after="120"/>
        <w:ind w:left="576"/>
        <w:rPr>
          <w:ins w:id="2188" w:author="Madhura Ramojwar" w:date="2021-04-20T12:49:00Z"/>
          <w:rFonts w:ascii="Times New Roman" w:hAnsi="Times New Roman"/>
          <w:szCs w:val="20"/>
        </w:rPr>
      </w:pPr>
    </w:p>
    <w:p w14:paraId="03AC74A3" w14:textId="77777777" w:rsidR="006C6016" w:rsidRDefault="006C6016" w:rsidP="006C6016">
      <w:pPr>
        <w:pStyle w:val="BT1BodyTextI1"/>
        <w:rPr>
          <w:ins w:id="2189" w:author="Madhura Ramojwar" w:date="2021-04-20T12:49:00Z"/>
          <w:b/>
          <w:bCs/>
        </w:rPr>
      </w:pPr>
      <w:bookmarkStart w:id="2190" w:name="_Toc445134333"/>
      <w:bookmarkStart w:id="2191" w:name="_Toc449602700"/>
      <w:proofErr w:type="spellStart"/>
      <w:ins w:id="2192" w:author="Madhura Ramojwar" w:date="2021-04-20T12:49:00Z">
        <w:r>
          <w:rPr>
            <w:b/>
            <w:bCs/>
          </w:rPr>
          <w:t>SlimTip</w:t>
        </w:r>
        <w:proofErr w:type="spellEnd"/>
        <w:r>
          <w:rPr>
            <w:b/>
            <w:bCs/>
          </w:rPr>
          <w:t xml:space="preserve"> Lead Kits (MN10350-50A, MN10350-90A, MN10450-50A, MN10450-90A)</w:t>
        </w:r>
        <w:bookmarkEnd w:id="2190"/>
        <w:bookmarkEnd w:id="2191"/>
      </w:ins>
    </w:p>
    <w:p w14:paraId="0A034C0A" w14:textId="77777777" w:rsidR="006C6016" w:rsidRDefault="006C6016" w:rsidP="006C6016">
      <w:pPr>
        <w:pStyle w:val="BT1BodyTextI1"/>
        <w:rPr>
          <w:ins w:id="2193" w:author="Madhura Ramojwar" w:date="2021-04-20T12:49:00Z"/>
        </w:rPr>
      </w:pPr>
      <w:ins w:id="2194" w:author="Madhura Ramojwar" w:date="2021-04-20T12:49:00Z">
        <w:r>
          <w:t>The leads are designed for percutaneous introduction into the body using a 14-gauge needle and a set of custom delivery tools provided in each kit. The lead is designed to provide stimulation to the intended DRG. It has four cylindrical electrodes spaced at 5 mm intervals on the distal end. The proximal end fits into a four-conductor connector on the connector cable into a four-conductor connector on the extension lead, or into the header of the implantable neurostimulator. The straight stylet is pre-inserted into the lead and the lead is pre-loaded into the sheath during manufacturing.</w:t>
        </w:r>
      </w:ins>
    </w:p>
    <w:p w14:paraId="3B88BF4D" w14:textId="77777777" w:rsidR="006C6016" w:rsidRDefault="006C6016" w:rsidP="006C6016">
      <w:pPr>
        <w:pStyle w:val="BT1BodyTextI1"/>
        <w:rPr>
          <w:ins w:id="2195" w:author="Madhura Ramojwar" w:date="2021-04-20T12:49:00Z"/>
          <w:rFonts w:eastAsia="Batang"/>
          <w:snapToGrid w:val="0"/>
          <w:w w:val="101"/>
        </w:rPr>
      </w:pPr>
      <w:ins w:id="2196" w:author="Madhura Ramojwar" w:date="2021-04-20T12:49:00Z">
        <w:r>
          <w:rPr>
            <w:rFonts w:eastAsia="Batang"/>
            <w:snapToGrid w:val="0"/>
            <w:w w:val="101"/>
          </w:rPr>
          <w:t xml:space="preserve">The </w:t>
        </w:r>
        <w:proofErr w:type="spellStart"/>
        <w:r>
          <w:rPr>
            <w:rFonts w:eastAsia="Batang"/>
            <w:snapToGrid w:val="0"/>
            <w:w w:val="101"/>
          </w:rPr>
          <w:t>SlimTip</w:t>
        </w:r>
        <w:proofErr w:type="spellEnd"/>
        <w:r>
          <w:rPr>
            <w:rFonts w:eastAsia="Batang"/>
            <w:snapToGrid w:val="0"/>
            <w:w w:val="101"/>
          </w:rPr>
          <w:t xml:space="preserve"> trial lead kit and implant lead kit contains the lead and the individual delivery devices required to place the lead(s). The lead comes in two lengths 50cm and 90cm. The straight stylet is intended to assist in steering and positioning the lead within the epidural space and is inserted into the leads during manufacturing. A curved stylet is also included in the kit as an option. The delivery needle is intended to access the epidural space, providing a conduit for the lead, guidewire, and delivery sheaths. The suture anchors are intended to anchor the leads to the soft tissue or skin surface proximal to the distal contacts. The guidewire is optional and is intended to verify that the needle is in the epidural space after using a loss of resistance technique.</w:t>
        </w:r>
      </w:ins>
    </w:p>
    <w:p w14:paraId="081FB223" w14:textId="77777777" w:rsidR="006C6016" w:rsidRDefault="006C6016" w:rsidP="006C6016">
      <w:pPr>
        <w:pStyle w:val="BT1BodyTextI1"/>
        <w:rPr>
          <w:ins w:id="2197" w:author="Madhura Ramojwar" w:date="2021-04-20T12:49:00Z"/>
        </w:rPr>
      </w:pPr>
      <w:ins w:id="2198" w:author="Madhura Ramojwar" w:date="2021-04-20T12:49:00Z">
        <w:r>
          <w:t>The delivery sheaths are intended to help deliver the lead percutaneously into the epidural space and are available in two lengths: (22cm and 30cm) as well as two curve shapes (small curve and big curve). Lead model MN10450-50A is MR Conditional when used in conjunction with Proclaim DRG IPG.</w:t>
        </w:r>
      </w:ins>
    </w:p>
    <w:p w14:paraId="43018EEE" w14:textId="77777777" w:rsidR="006C6016" w:rsidRDefault="006C6016" w:rsidP="006C6016">
      <w:pPr>
        <w:pStyle w:val="BT1BodyTextI1"/>
        <w:rPr>
          <w:ins w:id="2199" w:author="Madhura Ramojwar" w:date="2021-04-20T12:49:00Z"/>
          <w:b/>
          <w:bCs/>
        </w:rPr>
      </w:pPr>
      <w:bookmarkStart w:id="2200" w:name="_Toc445134334"/>
      <w:bookmarkStart w:id="2201" w:name="_Toc449602701"/>
      <w:ins w:id="2202" w:author="Madhura Ramojwar" w:date="2021-04-20T12:49:00Z">
        <w:r>
          <w:rPr>
            <w:b/>
            <w:bCs/>
          </w:rPr>
          <w:t>Lead Accessories Kit (MN12050)</w:t>
        </w:r>
        <w:bookmarkEnd w:id="2200"/>
        <w:bookmarkEnd w:id="2201"/>
      </w:ins>
    </w:p>
    <w:p w14:paraId="2DD50C5D" w14:textId="77777777" w:rsidR="006C6016" w:rsidRDefault="006C6016" w:rsidP="006C6016">
      <w:pPr>
        <w:pStyle w:val="BT1BodyTextI1"/>
        <w:rPr>
          <w:ins w:id="2203" w:author="Madhura Ramojwar" w:date="2021-04-20T12:49:00Z"/>
          <w:szCs w:val="22"/>
        </w:rPr>
      </w:pPr>
      <w:ins w:id="2204" w:author="Madhura Ramojwar" w:date="2021-04-20T12:49:00Z">
        <w:r>
          <w:rPr>
            <w:szCs w:val="22"/>
          </w:rPr>
          <w:t xml:space="preserve">The lead accessories kit consists of additional tools to aid lead delivery. A 50cm lead extension is packaged with a torque wrench to enable the physician to extend the length of the lead or to provide a connection from the implant lead to the connector cable. The lead extension is intended for chronic implantation. A connector cable (MN11350) is provided in a separate package to connect the leads or lead extension to the trial neurostimulator. </w:t>
        </w:r>
      </w:ins>
    </w:p>
    <w:p w14:paraId="614825B3" w14:textId="77777777" w:rsidR="006C6016" w:rsidRDefault="006C6016" w:rsidP="006C6016">
      <w:pPr>
        <w:pStyle w:val="BT1BodyTextI1"/>
        <w:rPr>
          <w:ins w:id="2205" w:author="Madhura Ramojwar" w:date="2021-04-20T12:49:00Z"/>
          <w:b/>
          <w:bCs/>
        </w:rPr>
      </w:pPr>
      <w:bookmarkStart w:id="2206" w:name="_Toc445134335"/>
      <w:bookmarkStart w:id="2207" w:name="_Toc449602702"/>
      <w:ins w:id="2208" w:author="Madhura Ramojwar" w:date="2021-04-20T12:49:00Z">
        <w:r>
          <w:rPr>
            <w:b/>
            <w:bCs/>
          </w:rPr>
          <w:t>Tunneling Tool Kit (MN11900)</w:t>
        </w:r>
        <w:bookmarkEnd w:id="2206"/>
        <w:bookmarkEnd w:id="2207"/>
      </w:ins>
    </w:p>
    <w:p w14:paraId="27DB1CAB" w14:textId="77777777" w:rsidR="006C6016" w:rsidRDefault="006C6016" w:rsidP="006C6016">
      <w:pPr>
        <w:pStyle w:val="BT1BodyTextI1"/>
        <w:rPr>
          <w:ins w:id="2209" w:author="Madhura Ramojwar" w:date="2021-04-20T12:49:00Z"/>
          <w:rFonts w:ascii="Times New Roman" w:hAnsi="Times New Roman"/>
          <w:szCs w:val="20"/>
        </w:rPr>
      </w:pPr>
      <w:ins w:id="2210" w:author="Madhura Ramojwar" w:date="2021-04-20T12:49:00Z">
        <w:r>
          <w:rPr>
            <w:szCs w:val="22"/>
          </w:rPr>
          <w:lastRenderedPageBreak/>
          <w:t xml:space="preserve">A 30cm tunneling tool is available with associated accessories to provide a conduit for the lead or lead extension to pass under the skin away from the midline of the spine. The tunneling tool is packaged with two exchangeable tips: a blunt pencil tip and a sharp trocar tip. A straw slide over the tunneling tool and then the steel handle removed. The straw provides the conduit for tunneling. An implantable neurostimulator sizer is packaged with the tunneling tool to allow the physician to properly size the pocket for the stimulator. </w:t>
        </w:r>
      </w:ins>
    </w:p>
    <w:p w14:paraId="1BE7A164" w14:textId="77777777" w:rsidR="006C6016" w:rsidRDefault="006C6016" w:rsidP="006C6016">
      <w:pPr>
        <w:pStyle w:val="BT1BodyTextI1"/>
        <w:rPr>
          <w:ins w:id="2211" w:author="Madhura Ramojwar" w:date="2021-04-20T12:49:00Z"/>
          <w:b/>
          <w:bCs/>
        </w:rPr>
      </w:pPr>
      <w:ins w:id="2212" w:author="Madhura Ramojwar" w:date="2021-04-20T12:49:00Z">
        <w:r>
          <w:rPr>
            <w:b/>
            <w:bCs/>
          </w:rPr>
          <w:t>Tunneling Tool (Model MN15000)</w:t>
        </w:r>
      </w:ins>
    </w:p>
    <w:p w14:paraId="202747EE" w14:textId="77777777" w:rsidR="006C6016" w:rsidRDefault="006C6016" w:rsidP="006C6016">
      <w:pPr>
        <w:pStyle w:val="BT1BodyTextI1"/>
        <w:rPr>
          <w:ins w:id="2213" w:author="Madhura Ramojwar" w:date="2021-04-20T12:49:00Z"/>
          <w:szCs w:val="22"/>
        </w:rPr>
      </w:pPr>
      <w:ins w:id="2214" w:author="Madhura Ramojwar" w:date="2021-04-20T12:49:00Z">
        <w:r>
          <w:rPr>
            <w:szCs w:val="22"/>
          </w:rPr>
          <w:t>The tunneling tool is used to provide a conduit for the lead or lead extension to the IPG or away from the midline of the spine. It is packaged with two exchangeable tips (a blunt pencil tip and a sharp trocar tip), a straw, a hex key, and a torque wrench.</w:t>
        </w:r>
      </w:ins>
    </w:p>
    <w:p w14:paraId="1DFF3DB2" w14:textId="77777777" w:rsidR="006C6016" w:rsidRDefault="006C6016" w:rsidP="006C6016">
      <w:pPr>
        <w:pStyle w:val="BT1BodyTextI1"/>
        <w:rPr>
          <w:ins w:id="2215" w:author="Madhura Ramojwar" w:date="2021-04-20T12:49:00Z"/>
          <w:b/>
          <w:bCs/>
        </w:rPr>
      </w:pPr>
      <w:bookmarkStart w:id="2216" w:name="_Toc445134336"/>
      <w:bookmarkStart w:id="2217" w:name="_Toc449602703"/>
      <w:ins w:id="2218" w:author="Madhura Ramojwar" w:date="2021-04-20T12:49:00Z">
        <w:r>
          <w:rPr>
            <w:b/>
            <w:bCs/>
          </w:rPr>
          <w:t>Trial Neurostimulator (MN10100)</w:t>
        </w:r>
        <w:bookmarkEnd w:id="2216"/>
        <w:bookmarkEnd w:id="2217"/>
      </w:ins>
    </w:p>
    <w:p w14:paraId="63EE8D09" w14:textId="77777777" w:rsidR="006C6016" w:rsidRDefault="006C6016" w:rsidP="006C6016">
      <w:pPr>
        <w:pStyle w:val="BT1BodyTextI1"/>
        <w:rPr>
          <w:ins w:id="2219" w:author="Madhura Ramojwar" w:date="2021-04-20T12:49:00Z"/>
          <w:szCs w:val="22"/>
        </w:rPr>
      </w:pPr>
      <w:ins w:id="2220" w:author="Madhura Ramojwar" w:date="2021-04-20T12:49:00Z">
        <w:r>
          <w:rPr>
            <w:szCs w:val="22"/>
          </w:rPr>
          <w:t xml:space="preserve">The external trial neurostimulator provides energy and controls electrical signals delivered to the leads. It has a belt clip and must be worn over a piece of clothing by the subject. </w:t>
        </w:r>
      </w:ins>
    </w:p>
    <w:p w14:paraId="51A57506" w14:textId="77777777" w:rsidR="006C6016" w:rsidRDefault="006C6016" w:rsidP="006C6016">
      <w:pPr>
        <w:pStyle w:val="BT1BodyTextI1"/>
        <w:rPr>
          <w:ins w:id="2221" w:author="Madhura Ramojwar" w:date="2021-04-20T12:49:00Z"/>
          <w:b/>
          <w:bCs/>
        </w:rPr>
      </w:pPr>
      <w:ins w:id="2222" w:author="Madhura Ramojwar" w:date="2021-04-20T12:49:00Z">
        <w:r>
          <w:rPr>
            <w:b/>
            <w:bCs/>
            <w:szCs w:val="22"/>
          </w:rPr>
          <w:t>DRG External Pulse Generator (EPG; 7599 &amp; 7032)</w:t>
        </w:r>
      </w:ins>
    </w:p>
    <w:p w14:paraId="53875074" w14:textId="1E14F85F" w:rsidR="006C6016" w:rsidRDefault="006C6016" w:rsidP="006C6016">
      <w:pPr>
        <w:pStyle w:val="BT1BodyTextI1"/>
        <w:rPr>
          <w:ins w:id="2223" w:author="Madhura Ramojwar" w:date="2021-04-20T12:50:00Z"/>
          <w:szCs w:val="22"/>
        </w:rPr>
      </w:pPr>
      <w:ins w:id="2224" w:author="Madhura Ramojwar" w:date="2021-04-20T12:49:00Z">
        <w:r>
          <w:rPr>
            <w:szCs w:val="22"/>
          </w:rPr>
          <w:t>The DRG EPG functions in the same way as the MN101000 but is compatible with the same programming platform as the Proclaim DRG.</w:t>
        </w:r>
      </w:ins>
    </w:p>
    <w:p w14:paraId="475503C4" w14:textId="77777777" w:rsidR="006C6016" w:rsidRDefault="006C6016" w:rsidP="006C6016">
      <w:pPr>
        <w:pStyle w:val="BT1BodyTextI1"/>
        <w:rPr>
          <w:ins w:id="2225" w:author="Madhura Ramojwar" w:date="2021-04-20T12:50:00Z"/>
          <w:b/>
          <w:bCs/>
        </w:rPr>
      </w:pPr>
      <w:bookmarkStart w:id="2226" w:name="_Toc445134337"/>
      <w:bookmarkStart w:id="2227" w:name="_Toc449602704"/>
      <w:ins w:id="2228" w:author="Madhura Ramojwar" w:date="2021-04-20T12:50:00Z">
        <w:r>
          <w:rPr>
            <w:b/>
            <w:bCs/>
          </w:rPr>
          <w:t>Implantable Neurostimulator Kit (MN10200)</w:t>
        </w:r>
        <w:bookmarkEnd w:id="2226"/>
        <w:bookmarkEnd w:id="2227"/>
      </w:ins>
    </w:p>
    <w:p w14:paraId="237E4C13" w14:textId="77777777" w:rsidR="006C6016" w:rsidRDefault="006C6016" w:rsidP="006C6016">
      <w:pPr>
        <w:pStyle w:val="BT1BodyTextI1"/>
        <w:rPr>
          <w:ins w:id="2229" w:author="Madhura Ramojwar" w:date="2021-04-20T12:50:00Z"/>
          <w:szCs w:val="22"/>
        </w:rPr>
      </w:pPr>
      <w:ins w:id="2230" w:author="Madhura Ramojwar" w:date="2021-04-20T12:50:00Z">
        <w:r>
          <w:rPr>
            <w:szCs w:val="22"/>
          </w:rPr>
          <w:t>The implantable neurostimulator provides energy and controls electrical signals delivered to the leads. It is typically implanted by the physician in the abdomen or buttocks.</w:t>
        </w:r>
      </w:ins>
    </w:p>
    <w:p w14:paraId="3F392E86" w14:textId="77777777" w:rsidR="006C6016" w:rsidRDefault="006C6016" w:rsidP="006C6016">
      <w:pPr>
        <w:pStyle w:val="BT1BodyTextI1"/>
        <w:rPr>
          <w:ins w:id="2231" w:author="Madhura Ramojwar" w:date="2021-04-20T12:50:00Z"/>
          <w:b/>
          <w:bCs/>
        </w:rPr>
      </w:pPr>
      <w:ins w:id="2232" w:author="Madhura Ramojwar" w:date="2021-04-20T12:50:00Z">
        <w:r>
          <w:rPr>
            <w:b/>
            <w:bCs/>
          </w:rPr>
          <w:t>Proclaim DRG IPG, MR Conditional (Model 3664)</w:t>
        </w:r>
      </w:ins>
    </w:p>
    <w:p w14:paraId="0FBA984F" w14:textId="77777777" w:rsidR="006C6016" w:rsidRDefault="006C6016" w:rsidP="006C6016">
      <w:pPr>
        <w:pStyle w:val="BT1BodyTextI1"/>
        <w:rPr>
          <w:ins w:id="2233" w:author="Madhura Ramojwar" w:date="2021-04-20T12:50:00Z"/>
          <w:szCs w:val="22"/>
        </w:rPr>
      </w:pPr>
      <w:ins w:id="2234" w:author="Madhura Ramojwar" w:date="2021-04-20T12:50:00Z">
        <w:r>
          <w:rPr>
            <w:szCs w:val="22"/>
          </w:rPr>
          <w:t xml:space="preserve">The Proclaim DRG IPG was developed based on the FDA approved Proclaim SCS and Axium DRG pulse generators. It is a 16-channel, 4-port, non-rechargeable, MR Conditional IPG. The internal electronics, battery and external casing (can) are identical to the Proclaim SCS IPG used for SCS indications (Model 3660 and 3665). The Proclaim DRG uses the Axium header design (adapted for the Proclaim IPG cannister) which accommodates up to four DRG leads. Additionally, the </w:t>
        </w:r>
        <w:r>
          <w:rPr>
            <w:szCs w:val="22"/>
          </w:rPr>
          <w:lastRenderedPageBreak/>
          <w:t>firmware capability for Proclaim DRG was developed to match the capabilities of the Axium pulse generator. A pocket sizer is an accessory packaged with the IPG and is used to assess the implant size for the IPG. The Proclaim DRG pocket sizer is made of the same material used in the FDA approved Proclaim SCS pocket sizer, but with a different design to reflect the Proclaim DRG IPG shape and form.</w:t>
        </w:r>
      </w:ins>
    </w:p>
    <w:p w14:paraId="0471C913" w14:textId="77777777" w:rsidR="006C6016" w:rsidRDefault="006C6016" w:rsidP="006C6016">
      <w:pPr>
        <w:pStyle w:val="BT1BodyTextI1"/>
        <w:rPr>
          <w:ins w:id="2235" w:author="Madhura Ramojwar" w:date="2021-04-20T12:50:00Z"/>
          <w:b/>
          <w:bCs/>
        </w:rPr>
      </w:pPr>
      <w:bookmarkStart w:id="2236" w:name="_Toc445134338"/>
      <w:bookmarkStart w:id="2237" w:name="_Toc449602705"/>
      <w:ins w:id="2238" w:author="Madhura Ramojwar" w:date="2021-04-20T12:50:00Z">
        <w:r>
          <w:rPr>
            <w:b/>
            <w:bCs/>
          </w:rPr>
          <w:t>Patient Programmer (MN10600-02)</w:t>
        </w:r>
        <w:bookmarkEnd w:id="2236"/>
        <w:bookmarkEnd w:id="2237"/>
      </w:ins>
    </w:p>
    <w:p w14:paraId="1C3B7E20" w14:textId="77777777" w:rsidR="006C6016" w:rsidRDefault="006C6016" w:rsidP="006C6016">
      <w:pPr>
        <w:pStyle w:val="BT1BodyTextI1"/>
        <w:rPr>
          <w:ins w:id="2239" w:author="Madhura Ramojwar" w:date="2021-04-20T12:50:00Z"/>
          <w:szCs w:val="22"/>
        </w:rPr>
      </w:pPr>
      <w:ins w:id="2240" w:author="Madhura Ramojwar" w:date="2021-04-20T12:50:00Z">
        <w:r>
          <w:rPr>
            <w:szCs w:val="22"/>
          </w:rPr>
          <w:t>The patient programmer is set up under the instruction of the clinician or clinical staff to allow the subject to change the amplitude of the energy delivered by the implantable or trial neurostimulator system. The subject carries the programmer with them during daily use.</w:t>
        </w:r>
      </w:ins>
    </w:p>
    <w:p w14:paraId="31624926" w14:textId="77777777" w:rsidR="006C6016" w:rsidRDefault="006C6016" w:rsidP="006C6016">
      <w:pPr>
        <w:pStyle w:val="BT1BodyTextI1"/>
        <w:rPr>
          <w:ins w:id="2241" w:author="Madhura Ramojwar" w:date="2021-04-20T12:50:00Z"/>
          <w:szCs w:val="22"/>
        </w:rPr>
      </w:pPr>
      <w:ins w:id="2242" w:author="Madhura Ramojwar" w:date="2021-04-20T12:50:00Z">
        <w:r>
          <w:rPr>
            <w:szCs w:val="22"/>
          </w:rPr>
          <w:t>The patient programmer is powered by an internal rechargeable battery or it is plugged into a power outlet using the power supply cord provided. The patient programmer will be used by the subject to communicate with their implantable or trial neurostimulator system, to monitor the device, and to adjust the stimulation settings within their Investigator’s prescribed limits. The subject is provided with a carrying case (MN13500) for carrying their patient programmer during their participation in this study.</w:t>
        </w:r>
      </w:ins>
    </w:p>
    <w:p w14:paraId="229D0123" w14:textId="77777777" w:rsidR="006C6016" w:rsidRDefault="006C6016" w:rsidP="006C6016">
      <w:pPr>
        <w:pStyle w:val="BT1BodyTextI1"/>
        <w:rPr>
          <w:ins w:id="2243" w:author="Madhura Ramojwar" w:date="2021-04-20T12:50:00Z"/>
          <w:szCs w:val="22"/>
        </w:rPr>
      </w:pPr>
      <w:ins w:id="2244" w:author="Madhura Ramojwar" w:date="2021-04-20T12:50:00Z">
        <w:r>
          <w:rPr>
            <w:szCs w:val="22"/>
          </w:rPr>
          <w:t>The patient programmer has the following features:</w:t>
        </w:r>
      </w:ins>
    </w:p>
    <w:p w14:paraId="7C415661" w14:textId="77777777" w:rsidR="006C6016" w:rsidRDefault="006C6016" w:rsidP="006C6016">
      <w:pPr>
        <w:pStyle w:val="BT1BodyTextI1"/>
        <w:numPr>
          <w:ilvl w:val="0"/>
          <w:numId w:val="36"/>
        </w:numPr>
        <w:rPr>
          <w:ins w:id="2245" w:author="Madhura Ramojwar" w:date="2021-04-20T12:50:00Z"/>
        </w:rPr>
      </w:pPr>
      <w:ins w:id="2246" w:author="Madhura Ramojwar" w:date="2021-04-20T12:50:00Z">
        <w:r>
          <w:t>Turns OFF all stimulation</w:t>
        </w:r>
      </w:ins>
    </w:p>
    <w:p w14:paraId="719BD00E" w14:textId="77777777" w:rsidR="006C6016" w:rsidRDefault="006C6016" w:rsidP="006C6016">
      <w:pPr>
        <w:pStyle w:val="BT1BodyTextI1"/>
        <w:numPr>
          <w:ilvl w:val="0"/>
          <w:numId w:val="36"/>
        </w:numPr>
        <w:rPr>
          <w:ins w:id="2247" w:author="Madhura Ramojwar" w:date="2021-04-20T12:50:00Z"/>
        </w:rPr>
      </w:pPr>
      <w:ins w:id="2248" w:author="Madhura Ramojwar" w:date="2021-04-20T12:50:00Z">
        <w:r>
          <w:t>Turns stimulation ON or OFF for each body region to be treated</w:t>
        </w:r>
      </w:ins>
    </w:p>
    <w:p w14:paraId="01899D01" w14:textId="77777777" w:rsidR="006C6016" w:rsidRDefault="006C6016" w:rsidP="006C6016">
      <w:pPr>
        <w:pStyle w:val="BT1BodyTextI1"/>
        <w:numPr>
          <w:ilvl w:val="0"/>
          <w:numId w:val="36"/>
        </w:numPr>
        <w:rPr>
          <w:ins w:id="2249" w:author="Madhura Ramojwar" w:date="2021-04-20T12:50:00Z"/>
        </w:rPr>
      </w:pPr>
      <w:ins w:id="2250" w:author="Madhura Ramojwar" w:date="2021-04-20T12:50:00Z">
        <w:r>
          <w:t>Adjusts stimulation amplitude for each lead in use</w:t>
        </w:r>
      </w:ins>
    </w:p>
    <w:p w14:paraId="1758E2D8" w14:textId="77777777" w:rsidR="006C6016" w:rsidRDefault="006C6016" w:rsidP="006C6016">
      <w:pPr>
        <w:pStyle w:val="BT1BodyTextI1"/>
        <w:numPr>
          <w:ilvl w:val="0"/>
          <w:numId w:val="36"/>
        </w:numPr>
        <w:rPr>
          <w:ins w:id="2251" w:author="Madhura Ramojwar" w:date="2021-04-20T12:50:00Z"/>
        </w:rPr>
      </w:pPr>
      <w:ins w:id="2252" w:author="Madhura Ramojwar" w:date="2021-04-20T12:50:00Z">
        <w:r>
          <w:t>Shows the subject’s identification information</w:t>
        </w:r>
      </w:ins>
    </w:p>
    <w:p w14:paraId="480323C7" w14:textId="77777777" w:rsidR="006C6016" w:rsidRDefault="006C6016" w:rsidP="006C6016">
      <w:pPr>
        <w:pStyle w:val="BT1BodyTextI1"/>
        <w:numPr>
          <w:ilvl w:val="0"/>
          <w:numId w:val="36"/>
        </w:numPr>
        <w:rPr>
          <w:ins w:id="2253" w:author="Madhura Ramojwar" w:date="2021-04-20T12:50:00Z"/>
        </w:rPr>
      </w:pPr>
      <w:ins w:id="2254" w:author="Madhura Ramojwar" w:date="2021-04-20T12:50:00Z">
        <w:r>
          <w:t>Shows Investigator name and clinic name, along with contact information</w:t>
        </w:r>
      </w:ins>
    </w:p>
    <w:p w14:paraId="3B806E2F" w14:textId="77777777" w:rsidR="006C6016" w:rsidRDefault="006C6016" w:rsidP="006C6016">
      <w:pPr>
        <w:pStyle w:val="BT1BodyTextI1"/>
        <w:rPr>
          <w:ins w:id="2255" w:author="Madhura Ramojwar" w:date="2021-04-20T12:50:00Z"/>
        </w:rPr>
      </w:pPr>
      <w:ins w:id="2256" w:author="Madhura Ramojwar" w:date="2021-04-20T12:50:00Z">
        <w:r>
          <w:t xml:space="preserve">The patient programmer contains an internal magnet to initiate communication with the implantable or trial neurostimulator system. The patient programmer is designed to be easy to use and establishes two-way communication with the implantable or trial neurostimulator system to control the stimulation delivered to the subject. </w:t>
        </w:r>
      </w:ins>
    </w:p>
    <w:p w14:paraId="490FDDFC" w14:textId="77777777" w:rsidR="006C6016" w:rsidRDefault="006C6016" w:rsidP="006C6016">
      <w:pPr>
        <w:pStyle w:val="BT1BodyTextI1"/>
        <w:rPr>
          <w:ins w:id="2257" w:author="Madhura Ramojwar" w:date="2021-04-20T12:50:00Z"/>
          <w:b/>
          <w:spacing w:val="-2"/>
        </w:rPr>
      </w:pPr>
      <w:bookmarkStart w:id="2258" w:name="_Toc445134339"/>
      <w:bookmarkStart w:id="2259" w:name="_Toc449602706"/>
      <w:ins w:id="2260" w:author="Madhura Ramojwar" w:date="2021-04-20T12:50:00Z">
        <w:r>
          <w:rPr>
            <w:b/>
            <w:spacing w:val="-2"/>
          </w:rPr>
          <w:lastRenderedPageBreak/>
          <w:t>Clinician Programmer (MN10700)</w:t>
        </w:r>
        <w:bookmarkEnd w:id="2258"/>
        <w:bookmarkEnd w:id="2259"/>
      </w:ins>
    </w:p>
    <w:p w14:paraId="00C3EF62" w14:textId="77777777" w:rsidR="006C6016" w:rsidRDefault="006C6016" w:rsidP="006C6016">
      <w:pPr>
        <w:pStyle w:val="BT1BodyTextI1"/>
        <w:rPr>
          <w:ins w:id="2261" w:author="Madhura Ramojwar" w:date="2021-04-20T12:50:00Z"/>
        </w:rPr>
      </w:pPr>
      <w:ins w:id="2262" w:author="Madhura Ramojwar" w:date="2021-04-20T12:50:00Z">
        <w:r>
          <w:t xml:space="preserve">The clinician programmer is used by trained staff under the guidance of the clinician to communicate wirelessly with the implantable and/or trial neurostimulator system. </w:t>
        </w:r>
      </w:ins>
    </w:p>
    <w:p w14:paraId="77C3261D" w14:textId="77777777" w:rsidR="006C6016" w:rsidRDefault="006C6016" w:rsidP="006C6016">
      <w:pPr>
        <w:pStyle w:val="BT1BodyTextI1"/>
        <w:rPr>
          <w:ins w:id="2263" w:author="Madhura Ramojwar" w:date="2021-04-20T12:50:00Z"/>
        </w:rPr>
      </w:pPr>
      <w:ins w:id="2264" w:author="Madhura Ramojwar" w:date="2021-04-20T12:50:00Z">
        <w:r>
          <w:t>The clinician programmer has the following features:</w:t>
        </w:r>
      </w:ins>
    </w:p>
    <w:p w14:paraId="149A2A7D" w14:textId="77777777" w:rsidR="006C6016" w:rsidRDefault="006C6016" w:rsidP="006C6016">
      <w:pPr>
        <w:pStyle w:val="BT1BodyTextI1"/>
        <w:numPr>
          <w:ilvl w:val="0"/>
          <w:numId w:val="37"/>
        </w:numPr>
        <w:rPr>
          <w:ins w:id="2265" w:author="Madhura Ramojwar" w:date="2021-04-20T12:50:00Z"/>
        </w:rPr>
      </w:pPr>
      <w:ins w:id="2266" w:author="Madhura Ramojwar" w:date="2021-04-20T12:50:00Z">
        <w:r>
          <w:t>Turns OFF all stimulation</w:t>
        </w:r>
      </w:ins>
    </w:p>
    <w:p w14:paraId="795CB77A" w14:textId="77777777" w:rsidR="006C6016" w:rsidRDefault="006C6016" w:rsidP="006C6016">
      <w:pPr>
        <w:pStyle w:val="BT1BodyTextI1"/>
        <w:numPr>
          <w:ilvl w:val="0"/>
          <w:numId w:val="37"/>
        </w:numPr>
        <w:rPr>
          <w:ins w:id="2267" w:author="Madhura Ramojwar" w:date="2021-04-20T12:50:00Z"/>
        </w:rPr>
      </w:pPr>
      <w:ins w:id="2268" w:author="Madhura Ramojwar" w:date="2021-04-20T12:50:00Z">
        <w:r>
          <w:t>Turns stimulation ON for up to four leads and measures lead impedance</w:t>
        </w:r>
      </w:ins>
    </w:p>
    <w:p w14:paraId="74F7BAC1" w14:textId="77777777" w:rsidR="006C6016" w:rsidRDefault="006C6016" w:rsidP="006C6016">
      <w:pPr>
        <w:pStyle w:val="BT1BodyTextI1"/>
        <w:numPr>
          <w:ilvl w:val="0"/>
          <w:numId w:val="37"/>
        </w:numPr>
        <w:rPr>
          <w:ins w:id="2269" w:author="Madhura Ramojwar" w:date="2021-04-20T12:50:00Z"/>
        </w:rPr>
      </w:pPr>
      <w:ins w:id="2270" w:author="Madhura Ramojwar" w:date="2021-04-20T12:50:00Z">
        <w:r>
          <w:t>Allows the user to assign body regions that each individual lead is intended to stimulate, modify electrode configurations and adjust stimulation settings for each lead</w:t>
        </w:r>
      </w:ins>
    </w:p>
    <w:p w14:paraId="5EC46CA2" w14:textId="77777777" w:rsidR="006C6016" w:rsidRDefault="006C6016" w:rsidP="006C6016">
      <w:pPr>
        <w:pStyle w:val="BT1BodyTextI1"/>
        <w:numPr>
          <w:ilvl w:val="0"/>
          <w:numId w:val="37"/>
        </w:numPr>
        <w:rPr>
          <w:ins w:id="2271" w:author="Madhura Ramojwar" w:date="2021-04-20T12:50:00Z"/>
        </w:rPr>
      </w:pPr>
      <w:ins w:id="2272" w:author="Madhura Ramojwar" w:date="2021-04-20T12:50:00Z">
        <w:r>
          <w:t>Creates multiple groups of stimulation settings for the subject</w:t>
        </w:r>
      </w:ins>
    </w:p>
    <w:p w14:paraId="308859B2" w14:textId="77777777" w:rsidR="006C6016" w:rsidRDefault="006C6016" w:rsidP="006C6016">
      <w:pPr>
        <w:pStyle w:val="BT1BodyTextI1"/>
        <w:numPr>
          <w:ilvl w:val="0"/>
          <w:numId w:val="37"/>
        </w:numPr>
        <w:rPr>
          <w:ins w:id="2273" w:author="Madhura Ramojwar" w:date="2021-04-20T12:50:00Z"/>
        </w:rPr>
      </w:pPr>
      <w:ins w:id="2274" w:author="Madhura Ramojwar" w:date="2021-04-20T12:50:00Z">
        <w:r>
          <w:t>Enters subject and lead identification information, Investigator and clinic name and contact information, and Investigator’s notes</w:t>
        </w:r>
      </w:ins>
    </w:p>
    <w:p w14:paraId="79E5C924" w14:textId="77777777" w:rsidR="006C6016" w:rsidRDefault="006C6016" w:rsidP="006C6016">
      <w:pPr>
        <w:pStyle w:val="BT1BodyTextI1"/>
        <w:numPr>
          <w:ilvl w:val="0"/>
          <w:numId w:val="37"/>
        </w:numPr>
        <w:rPr>
          <w:ins w:id="2275" w:author="Madhura Ramojwar" w:date="2021-04-20T12:50:00Z"/>
        </w:rPr>
      </w:pPr>
      <w:ins w:id="2276" w:author="Madhura Ramojwar" w:date="2021-04-20T12:50:00Z">
        <w:r>
          <w:t>Performs real time test stimulation to assess the subject’s response for each lead</w:t>
        </w:r>
      </w:ins>
    </w:p>
    <w:p w14:paraId="7F627537" w14:textId="77777777" w:rsidR="006C6016" w:rsidRDefault="006C6016" w:rsidP="006C6016">
      <w:pPr>
        <w:pStyle w:val="BT1BodyTextI1"/>
        <w:numPr>
          <w:ilvl w:val="0"/>
          <w:numId w:val="37"/>
        </w:numPr>
        <w:rPr>
          <w:ins w:id="2277" w:author="Madhura Ramojwar" w:date="2021-04-20T12:50:00Z"/>
        </w:rPr>
      </w:pPr>
      <w:ins w:id="2278" w:author="Madhura Ramojwar" w:date="2021-04-20T12:50:00Z">
        <w:r>
          <w:t>Enables subject-controlled therapy and configures subject-controlled therapy settings for each lead</w:t>
        </w:r>
      </w:ins>
    </w:p>
    <w:p w14:paraId="7F37CB05" w14:textId="77777777" w:rsidR="006C6016" w:rsidRDefault="006C6016" w:rsidP="006C6016">
      <w:pPr>
        <w:pStyle w:val="BT1BodyTextI1"/>
        <w:numPr>
          <w:ilvl w:val="0"/>
          <w:numId w:val="37"/>
        </w:numPr>
        <w:rPr>
          <w:ins w:id="2279" w:author="Madhura Ramojwar" w:date="2021-04-20T12:50:00Z"/>
        </w:rPr>
      </w:pPr>
      <w:ins w:id="2280" w:author="Madhura Ramojwar" w:date="2021-04-20T12:50:00Z">
        <w:r>
          <w:t>Acquires identification, diagnostic, and historic information about the neurostimulator device</w:t>
        </w:r>
      </w:ins>
    </w:p>
    <w:p w14:paraId="1A746B64" w14:textId="77777777" w:rsidR="006C6016" w:rsidRDefault="006C6016" w:rsidP="006C6016">
      <w:pPr>
        <w:pStyle w:val="BT1BodyTextI1"/>
        <w:numPr>
          <w:ilvl w:val="0"/>
          <w:numId w:val="37"/>
        </w:numPr>
        <w:rPr>
          <w:ins w:id="2281" w:author="Madhura Ramojwar" w:date="2021-04-20T12:50:00Z"/>
        </w:rPr>
      </w:pPr>
      <w:ins w:id="2282" w:author="Madhura Ramojwar" w:date="2021-04-20T12:50:00Z">
        <w:r>
          <w:t>Programs configured therapy settings for continuous stimulation</w:t>
        </w:r>
      </w:ins>
    </w:p>
    <w:p w14:paraId="7F489671" w14:textId="77777777" w:rsidR="006C6016" w:rsidRDefault="006C6016" w:rsidP="006C6016">
      <w:pPr>
        <w:pStyle w:val="BT1BodyTextI1"/>
        <w:rPr>
          <w:ins w:id="2283" w:author="Madhura Ramojwar" w:date="2021-04-20T12:50:00Z"/>
        </w:rPr>
      </w:pPr>
      <w:ins w:id="2284" w:author="Madhura Ramojwar" w:date="2021-04-20T12:50:00Z">
        <w:r>
          <w:t xml:space="preserve">The clinician programmer contains an internal magnet to initiate communication with the implantable or trial neurostimulator device. </w:t>
        </w:r>
      </w:ins>
    </w:p>
    <w:p w14:paraId="1EC07952" w14:textId="77777777" w:rsidR="006C6016" w:rsidRDefault="006C6016" w:rsidP="006C6016">
      <w:pPr>
        <w:pStyle w:val="BT1BodyTextI1"/>
        <w:rPr>
          <w:ins w:id="2285" w:author="Madhura Ramojwar" w:date="2021-04-20T12:50:00Z"/>
          <w:b/>
          <w:spacing w:val="-2"/>
        </w:rPr>
      </w:pPr>
      <w:ins w:id="2286" w:author="Madhura Ramojwar" w:date="2021-04-20T12:50:00Z">
        <w:r>
          <w:rPr>
            <w:b/>
            <w:spacing w:val="-2"/>
          </w:rPr>
          <w:t>Clinician Programmer App (Model 3874 Version 3.3)</w:t>
        </w:r>
      </w:ins>
    </w:p>
    <w:p w14:paraId="58FAF376" w14:textId="77777777" w:rsidR="006C6016" w:rsidRDefault="006C6016" w:rsidP="006C6016">
      <w:pPr>
        <w:pStyle w:val="BT1BodyTextI1"/>
        <w:rPr>
          <w:ins w:id="2287" w:author="Madhura Ramojwar" w:date="2021-04-20T12:50:00Z"/>
        </w:rPr>
      </w:pPr>
      <w:ins w:id="2288" w:author="Madhura Ramojwar" w:date="2021-04-20T12:50:00Z">
        <w:r>
          <w:t xml:space="preserve">The stimulation parameter ranges allowed by Clinician Programmer App (Model 3874 Version 3.3) are the same as the approved Axium system. The IPG stimulation settings are established via the Clinician Programmer (CP) App, which is installed on an off-the-shelf Apple iPad Mini. Different stimulation programs may be stored and selected via the Patient </w:t>
        </w:r>
        <w:r>
          <w:lastRenderedPageBreak/>
          <w:t>Controller (PC) App, which is installed on an off-the-shelf Apple iPod Touch. The clinician programmer communicates with the pulse generator via Bluetooth.</w:t>
        </w:r>
      </w:ins>
    </w:p>
    <w:p w14:paraId="2E5AEA4F" w14:textId="77777777" w:rsidR="006C6016" w:rsidRDefault="006C6016" w:rsidP="006C6016">
      <w:pPr>
        <w:pStyle w:val="BT1BodyTextI1"/>
        <w:rPr>
          <w:ins w:id="2289" w:author="Madhura Ramojwar" w:date="2021-04-20T12:50:00Z"/>
          <w:b/>
          <w:bCs/>
        </w:rPr>
      </w:pPr>
      <w:ins w:id="2290" w:author="Madhura Ramojwar" w:date="2021-04-20T12:50:00Z">
        <w:r>
          <w:rPr>
            <w:b/>
            <w:bCs/>
          </w:rPr>
          <w:t>Patient Controller App (Model 3875 Version 3.3)</w:t>
        </w:r>
      </w:ins>
    </w:p>
    <w:p w14:paraId="70DB9683" w14:textId="77777777" w:rsidR="006C6016" w:rsidRDefault="006C6016" w:rsidP="006C6016">
      <w:pPr>
        <w:pStyle w:val="BT1BodyTextI1"/>
        <w:rPr>
          <w:ins w:id="2291" w:author="Madhura Ramojwar" w:date="2021-04-20T12:50:00Z"/>
        </w:rPr>
      </w:pPr>
      <w:ins w:id="2292" w:author="Madhura Ramojwar" w:date="2021-04-20T12:50:00Z">
        <w:r>
          <w:t>The stimulation parameter ranges allowed by the patient controller App (Model 3875 Version 3.3) are the same as the approved Axium system. The IPG stimulation settings are established via the Clinician Programmer (CP) App, which is installed on an off-the-shelf Apple iPad Mini. Different stimulation programs may be stored and selected via the Patient Controller (PC) App, which is installed on an off-the-shelf Apple iPod Touch. The patient controller communicates with the pulse generator via Bluetooth.</w:t>
        </w:r>
      </w:ins>
    </w:p>
    <w:p w14:paraId="25890E35" w14:textId="439C3A63" w:rsidR="006C6016" w:rsidRDefault="006C6016" w:rsidP="006C6016">
      <w:pPr>
        <w:pStyle w:val="BT1BodyTextI1"/>
        <w:rPr>
          <w:ins w:id="2293" w:author="Madhura Ramojwar" w:date="2021-04-20T12:50:00Z"/>
          <w:szCs w:val="22"/>
        </w:rPr>
      </w:pPr>
    </w:p>
    <w:p w14:paraId="3D65994C" w14:textId="2CA49998" w:rsidR="006C6016" w:rsidRDefault="006C6016" w:rsidP="006C6016">
      <w:pPr>
        <w:keepNext/>
        <w:keepLines/>
        <w:spacing w:before="240" w:after="200"/>
        <w:ind w:left="360"/>
        <w:outlineLvl w:val="2"/>
        <w:rPr>
          <w:ins w:id="2294" w:author="Madhura Ramojwar" w:date="2021-04-20T12:51:00Z"/>
          <w:rFonts w:ascii="Arial Bold" w:eastAsiaTheme="majorEastAsia" w:hAnsi="Arial Bold" w:cs="Arial"/>
          <w:b/>
          <w:bCs/>
          <w:kern w:val="32"/>
        </w:rPr>
      </w:pPr>
      <w:ins w:id="2295" w:author="Madhura Ramojwar" w:date="2021-04-20T12:51:00Z">
        <w:r w:rsidRPr="006C6016">
          <w:rPr>
            <w:b/>
            <w:bCs/>
            <w:rPrChange w:id="2296" w:author="Madhura Ramojwar" w:date="2021-04-20T12:51:00Z">
              <w:rPr/>
            </w:rPrChange>
          </w:rPr>
          <w:t>C.1.2.</w:t>
        </w:r>
        <w:r w:rsidRPr="006C6016">
          <w:rPr>
            <w:b/>
            <w:bCs/>
          </w:rPr>
          <w:t>3.</w:t>
        </w:r>
        <w:r>
          <w:rPr>
            <w:rFonts w:ascii="Arial Bold" w:eastAsiaTheme="majorEastAsia" w:hAnsi="Arial Bold" w:cs="Arial"/>
            <w:b/>
            <w:bCs/>
            <w:kern w:val="32"/>
          </w:rPr>
          <w:t xml:space="preserve"> Intended use of the device in the investigation</w:t>
        </w:r>
      </w:ins>
    </w:p>
    <w:p w14:paraId="7DB6CC27" w14:textId="77777777" w:rsidR="006C6016" w:rsidRDefault="006C6016" w:rsidP="006C6016">
      <w:pPr>
        <w:spacing w:after="120"/>
        <w:jc w:val="both"/>
        <w:rPr>
          <w:ins w:id="2297" w:author="Madhura Ramojwar" w:date="2021-04-20T12:51:00Z"/>
        </w:rPr>
      </w:pPr>
      <w:ins w:id="2298" w:author="Madhura Ramojwar" w:date="2021-04-20T12:51:00Z">
        <w:r>
          <w:t>The DRG Neurostimulation System is designed to deliver electrical impulses to the dorsal root ganglia. The system consists of an IPG and leads, accessories, programmers, and extensions that are compatible with the system. The intended medical indication is chronic intractable pain.</w:t>
        </w:r>
      </w:ins>
    </w:p>
    <w:p w14:paraId="68C2E24F" w14:textId="77777777" w:rsidR="006C6016" w:rsidRDefault="006C6016" w:rsidP="006C6016">
      <w:pPr>
        <w:pStyle w:val="Heading3"/>
        <w:numPr>
          <w:ilvl w:val="0"/>
          <w:numId w:val="0"/>
        </w:numPr>
        <w:ind w:left="360"/>
        <w:rPr>
          <w:ins w:id="2299" w:author="Madhura Ramojwar" w:date="2021-04-20T12:51:00Z"/>
        </w:rPr>
      </w:pPr>
      <w:bookmarkStart w:id="2300" w:name="_Toc69372749"/>
      <w:bookmarkStart w:id="2301" w:name="_Toc69492699"/>
      <w:ins w:id="2302" w:author="Madhura Ramojwar" w:date="2021-04-20T12:51:00Z">
        <w:r>
          <w:t>C.1.2.4. Objectives of the study</w:t>
        </w:r>
        <w:bookmarkEnd w:id="2300"/>
        <w:bookmarkEnd w:id="2301"/>
      </w:ins>
    </w:p>
    <w:p w14:paraId="1770F181" w14:textId="77777777" w:rsidR="006C6016" w:rsidRDefault="006C6016" w:rsidP="006C6016">
      <w:pPr>
        <w:pStyle w:val="BT1BodyTextI1"/>
        <w:rPr>
          <w:ins w:id="2303" w:author="Madhura Ramojwar" w:date="2021-04-20T12:51:00Z"/>
          <w:b/>
          <w:bCs/>
        </w:rPr>
      </w:pPr>
      <w:bookmarkStart w:id="2304" w:name="_Toc445134323"/>
      <w:bookmarkStart w:id="2305" w:name="_Toc449602688"/>
      <w:ins w:id="2306" w:author="Madhura Ramojwar" w:date="2021-04-20T12:51:00Z">
        <w:r>
          <w:rPr>
            <w:b/>
            <w:bCs/>
          </w:rPr>
          <w:t>Primary Objective</w:t>
        </w:r>
        <w:bookmarkEnd w:id="2304"/>
        <w:bookmarkEnd w:id="2305"/>
      </w:ins>
    </w:p>
    <w:p w14:paraId="62ED9E8E" w14:textId="77777777" w:rsidR="006C6016" w:rsidRDefault="006C6016" w:rsidP="006C6016">
      <w:pPr>
        <w:pStyle w:val="BT1BodyTextI1"/>
        <w:rPr>
          <w:ins w:id="2307" w:author="Madhura Ramojwar" w:date="2021-04-20T12:51:00Z"/>
          <w:szCs w:val="22"/>
        </w:rPr>
      </w:pPr>
      <w:ins w:id="2308" w:author="Madhura Ramojwar" w:date="2021-04-20T12:51:00Z">
        <w:r>
          <w:rPr>
            <w:szCs w:val="22"/>
          </w:rPr>
          <w:t>The primary objective of this study is to demonstrate that the proportion of serious adverse events (SAEs) at 12 months for subjects who receive the permanent DRG IPG is lower than a pre-specified performance goal.</w:t>
        </w:r>
      </w:ins>
    </w:p>
    <w:p w14:paraId="50E88C5F" w14:textId="77777777" w:rsidR="006C6016" w:rsidRDefault="006C6016" w:rsidP="006C6016">
      <w:pPr>
        <w:pStyle w:val="BT1BodyTextI1"/>
        <w:rPr>
          <w:ins w:id="2309" w:author="Madhura Ramojwar" w:date="2021-04-20T12:51:00Z"/>
          <w:b/>
          <w:bCs/>
        </w:rPr>
      </w:pPr>
      <w:bookmarkStart w:id="2310" w:name="_Toc445134324"/>
      <w:bookmarkStart w:id="2311" w:name="_Toc449602689"/>
      <w:ins w:id="2312" w:author="Madhura Ramojwar" w:date="2021-04-20T12:51:00Z">
        <w:r>
          <w:rPr>
            <w:b/>
            <w:bCs/>
          </w:rPr>
          <w:t>Secondary Objectives</w:t>
        </w:r>
        <w:bookmarkEnd w:id="2310"/>
        <w:bookmarkEnd w:id="2311"/>
      </w:ins>
    </w:p>
    <w:p w14:paraId="045DE9BD" w14:textId="77777777" w:rsidR="006C6016" w:rsidRDefault="006C6016" w:rsidP="006C6016">
      <w:pPr>
        <w:pStyle w:val="BT1BodyTextI1"/>
        <w:rPr>
          <w:ins w:id="2313" w:author="Madhura Ramojwar" w:date="2021-04-20T12:51:00Z"/>
          <w:szCs w:val="22"/>
        </w:rPr>
      </w:pPr>
      <w:ins w:id="2314" w:author="Madhura Ramojwar" w:date="2021-04-20T12:51:00Z">
        <w:r>
          <w:rPr>
            <w:szCs w:val="22"/>
          </w:rPr>
          <w:t>Secondary objectives of this study are as follows:</w:t>
        </w:r>
      </w:ins>
    </w:p>
    <w:p w14:paraId="21DCA73E" w14:textId="77777777" w:rsidR="006C6016" w:rsidRDefault="006C6016" w:rsidP="006C6016">
      <w:pPr>
        <w:pStyle w:val="BT1BodyTextI1"/>
        <w:numPr>
          <w:ilvl w:val="0"/>
          <w:numId w:val="38"/>
        </w:numPr>
        <w:rPr>
          <w:ins w:id="2315" w:author="Madhura Ramojwar" w:date="2021-04-20T12:51:00Z"/>
          <w:snapToGrid w:val="0"/>
          <w:szCs w:val="22"/>
        </w:rPr>
      </w:pPr>
      <w:ins w:id="2316" w:author="Madhura Ramojwar" w:date="2021-04-20T12:51:00Z">
        <w:r>
          <w:rPr>
            <w:snapToGrid w:val="0"/>
            <w:szCs w:val="22"/>
          </w:rPr>
          <w:t>To evaluate change in overall pain intensity</w:t>
        </w:r>
      </w:ins>
    </w:p>
    <w:p w14:paraId="2908B61D" w14:textId="77777777" w:rsidR="006C6016" w:rsidRDefault="006C6016" w:rsidP="006C6016">
      <w:pPr>
        <w:pStyle w:val="BT1BodyTextI1"/>
        <w:numPr>
          <w:ilvl w:val="0"/>
          <w:numId w:val="38"/>
        </w:numPr>
        <w:rPr>
          <w:ins w:id="2317" w:author="Madhura Ramojwar" w:date="2021-04-20T12:51:00Z"/>
          <w:snapToGrid w:val="0"/>
          <w:szCs w:val="22"/>
        </w:rPr>
      </w:pPr>
      <w:ins w:id="2318" w:author="Madhura Ramojwar" w:date="2021-04-20T12:51:00Z">
        <w:r>
          <w:rPr>
            <w:snapToGrid w:val="0"/>
            <w:szCs w:val="22"/>
          </w:rPr>
          <w:t>To evaluate change in physical function</w:t>
        </w:r>
      </w:ins>
    </w:p>
    <w:p w14:paraId="4E3F400A" w14:textId="77777777" w:rsidR="006C6016" w:rsidRDefault="006C6016" w:rsidP="006C6016">
      <w:pPr>
        <w:pStyle w:val="BT1BodyTextI1"/>
        <w:numPr>
          <w:ilvl w:val="0"/>
          <w:numId w:val="38"/>
        </w:numPr>
        <w:rPr>
          <w:ins w:id="2319" w:author="Madhura Ramojwar" w:date="2021-04-20T12:51:00Z"/>
          <w:snapToGrid w:val="0"/>
          <w:szCs w:val="22"/>
        </w:rPr>
      </w:pPr>
      <w:ins w:id="2320" w:author="Madhura Ramojwar" w:date="2021-04-20T12:51:00Z">
        <w:r>
          <w:rPr>
            <w:snapToGrid w:val="0"/>
            <w:szCs w:val="22"/>
          </w:rPr>
          <w:lastRenderedPageBreak/>
          <w:t>To evaluate change in quality of life</w:t>
        </w:r>
      </w:ins>
    </w:p>
    <w:p w14:paraId="6B88A0BD" w14:textId="77777777" w:rsidR="006C6016" w:rsidRDefault="006C6016" w:rsidP="006C6016">
      <w:pPr>
        <w:pStyle w:val="Heading3"/>
        <w:numPr>
          <w:ilvl w:val="0"/>
          <w:numId w:val="0"/>
        </w:numPr>
        <w:ind w:left="720"/>
        <w:rPr>
          <w:ins w:id="2321" w:author="Madhura Ramojwar" w:date="2021-04-20T12:51:00Z"/>
        </w:rPr>
      </w:pPr>
      <w:bookmarkStart w:id="2322" w:name="_Toc69372750"/>
      <w:bookmarkStart w:id="2323" w:name="_Toc69492700"/>
      <w:ins w:id="2324" w:author="Madhura Ramojwar" w:date="2021-04-20T12:51:00Z">
        <w:r>
          <w:t>C.1.2.5 Study design</w:t>
        </w:r>
        <w:bookmarkEnd w:id="2322"/>
        <w:bookmarkEnd w:id="2323"/>
        <w:r>
          <w:t xml:space="preserve"> </w:t>
        </w:r>
      </w:ins>
    </w:p>
    <w:p w14:paraId="738B5C15" w14:textId="77777777" w:rsidR="006C6016" w:rsidRDefault="006C6016" w:rsidP="006C6016">
      <w:pPr>
        <w:pStyle w:val="BT1BodyTextI1"/>
        <w:rPr>
          <w:ins w:id="2325" w:author="Madhura Ramojwar" w:date="2021-04-20T12:51:00Z"/>
        </w:rPr>
      </w:pPr>
      <w:ins w:id="2326" w:author="Madhura Ramojwar" w:date="2021-04-20T12:51:00Z">
        <w:r>
          <w:t xml:space="preserve">This study is a prospective, multicenter, single arm, observational post-approval study with follow-ups at 1, 3, 6 and 12 months post-permanent implant. The clinical study will be conducted at up to 45 centers in the United States. A maximum of 426 subjects will be enrolled to achieve 319 subjects with a permanently implanted system, which will account for expected attrition, to yield 287 subjects for the primary analysis at 12 months post-implant (See Section 10.9 Sample Size for full details). After the last subject with a permanently implanted device reaches the 12-month study visit or crosses the 12-month study visit window, the endpoint analysis will be conducted and reported to the FDA.  </w:t>
        </w:r>
      </w:ins>
    </w:p>
    <w:p w14:paraId="44588159" w14:textId="77777777" w:rsidR="006C6016" w:rsidRDefault="006C6016" w:rsidP="006C6016">
      <w:pPr>
        <w:pStyle w:val="BT1BodyTextI1"/>
        <w:rPr>
          <w:ins w:id="2327" w:author="Madhura Ramojwar" w:date="2021-04-20T12:51:00Z"/>
        </w:rPr>
      </w:pPr>
      <w:ins w:id="2328" w:author="Madhura Ramojwar" w:date="2021-04-20T12:51:00Z">
        <w:r>
          <w:t xml:space="preserve">After the subject signs the informed consent, s/he will be screened according to the inclusion/exclusion criteria and will undergo a baseline evaluation. Those subjects who meet the criteria for participation will undergo a trial of the DRG Neurostimulation System to assess response to DRG stimulation. Only subjects who report a 50% or greater reduction in overall pain intensity through direct patient-reported percentage of pain relief will receive the permanent implant. Device activation will occur according to the site’s standard of care and may occur at the time of permanent system implant. Subjects will then return to the office for follow-up at 1, 3, 6 and 12 months post-permanent implant. </w:t>
        </w:r>
        <w:r>
          <w:fldChar w:fldCharType="begin"/>
        </w:r>
        <w:r>
          <w:instrText xml:space="preserve"> REF _Ref69492946 \h </w:instrText>
        </w:r>
        <w:r>
          <w:fldChar w:fldCharType="separate"/>
        </w:r>
        <w:r>
          <w:t xml:space="preserve">Figure </w:t>
        </w:r>
        <w:r>
          <w:rPr>
            <w:noProof/>
          </w:rPr>
          <w:t>1</w:t>
        </w:r>
        <w:r>
          <w:fldChar w:fldCharType="end"/>
        </w:r>
        <w:r>
          <w:t xml:space="preserve"> below outlines subject flow through the study.</w:t>
        </w:r>
      </w:ins>
    </w:p>
    <w:p w14:paraId="12670695" w14:textId="1F41AB52" w:rsidR="006C6016" w:rsidRDefault="006C6016" w:rsidP="006C6016">
      <w:pPr>
        <w:pStyle w:val="BT1BodyTextI1"/>
        <w:jc w:val="center"/>
        <w:rPr>
          <w:ins w:id="2329" w:author="Madhura Ramojwar" w:date="2021-04-20T12:51:00Z"/>
          <w:rStyle w:val="BlueItalics"/>
          <w:rFonts w:eastAsiaTheme="majorEastAsia"/>
        </w:rPr>
      </w:pPr>
      <w:ins w:id="2330" w:author="Madhura Ramojwar" w:date="2021-04-20T12:51:00Z">
        <w:r>
          <w:rPr>
            <w:rFonts w:eastAsiaTheme="minorHAnsi"/>
            <w:noProof/>
          </w:rPr>
          <w:lastRenderedPageBreak/>
          <w:drawing>
            <wp:inline distT="0" distB="0" distL="0" distR="0" wp14:anchorId="2024C350" wp14:editId="26156EA0">
              <wp:extent cx="4048125"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48125" cy="3962400"/>
                      </a:xfrm>
                      <a:prstGeom prst="rect">
                        <a:avLst/>
                      </a:prstGeom>
                      <a:noFill/>
                      <a:ln>
                        <a:noFill/>
                      </a:ln>
                    </pic:spPr>
                  </pic:pic>
                </a:graphicData>
              </a:graphic>
            </wp:inline>
          </w:drawing>
        </w:r>
      </w:ins>
    </w:p>
    <w:p w14:paraId="15742E0A" w14:textId="77777777" w:rsidR="006C6016" w:rsidRDefault="006C6016" w:rsidP="006C6016">
      <w:pPr>
        <w:pStyle w:val="Caption"/>
        <w:jc w:val="center"/>
        <w:rPr>
          <w:ins w:id="2331" w:author="Madhura Ramojwar" w:date="2021-04-20T12:51:00Z"/>
          <w:rStyle w:val="BlueItalics"/>
          <w:i w:val="0"/>
        </w:rPr>
      </w:pPr>
      <w:bookmarkStart w:id="2332" w:name="_Ref69492946"/>
      <w:bookmarkStart w:id="2333" w:name="_Toc69492623"/>
      <w:ins w:id="2334" w:author="Madhura Ramojwar" w:date="2021-04-20T12:51:00Z">
        <w:r>
          <w:t xml:space="preserve">Figure </w:t>
        </w:r>
        <w:r>
          <w:fldChar w:fldCharType="begin"/>
        </w:r>
        <w:r>
          <w:instrText xml:space="preserve"> SEQ Figure \* ARABIC </w:instrText>
        </w:r>
        <w:r>
          <w:fldChar w:fldCharType="separate"/>
        </w:r>
        <w:r>
          <w:rPr>
            <w:noProof/>
          </w:rPr>
          <w:t>1</w:t>
        </w:r>
        <w:r>
          <w:fldChar w:fldCharType="end"/>
        </w:r>
        <w:bookmarkEnd w:id="2332"/>
        <w:r>
          <w:t>: Subject flow through TARGET study.</w:t>
        </w:r>
        <w:bookmarkEnd w:id="2333"/>
      </w:ins>
    </w:p>
    <w:p w14:paraId="2516FA0B" w14:textId="77777777" w:rsidR="006C6016" w:rsidRDefault="006C6016" w:rsidP="006C6016">
      <w:pPr>
        <w:pStyle w:val="Heading3"/>
        <w:numPr>
          <w:ilvl w:val="0"/>
          <w:numId w:val="0"/>
        </w:numPr>
        <w:ind w:left="720"/>
        <w:rPr>
          <w:ins w:id="2335" w:author="Madhura Ramojwar" w:date="2021-04-20T12:51:00Z"/>
          <w:iCs w:val="0"/>
        </w:rPr>
      </w:pPr>
      <w:bookmarkStart w:id="2336" w:name="_Toc69372751"/>
      <w:bookmarkStart w:id="2337" w:name="_Toc69492701"/>
      <w:ins w:id="2338" w:author="Madhura Ramojwar" w:date="2021-04-20T12:51:00Z">
        <w:r>
          <w:rPr>
            <w:iCs w:val="0"/>
          </w:rPr>
          <w:t>C.1.2.6. Primary and secondary endpoint(s)</w:t>
        </w:r>
        <w:bookmarkEnd w:id="2336"/>
        <w:bookmarkEnd w:id="2337"/>
        <w:r>
          <w:rPr>
            <w:iCs w:val="0"/>
          </w:rPr>
          <w:t xml:space="preserve">  </w:t>
        </w:r>
      </w:ins>
    </w:p>
    <w:p w14:paraId="7D834B9D" w14:textId="77777777" w:rsidR="006C6016" w:rsidRDefault="006C6016" w:rsidP="006C6016">
      <w:pPr>
        <w:pStyle w:val="BT1BodyTextI1"/>
        <w:rPr>
          <w:ins w:id="2339" w:author="Madhura Ramojwar" w:date="2021-04-20T12:51:00Z"/>
        </w:rPr>
      </w:pPr>
      <w:ins w:id="2340" w:author="Madhura Ramojwar" w:date="2021-04-20T12:51:00Z">
        <w:r>
          <w:t xml:space="preserve">The primary endpoint is the 12-month SAE rate for subjects receiving the permanent DRG IPG. </w:t>
        </w:r>
      </w:ins>
    </w:p>
    <w:p w14:paraId="30F8BB26" w14:textId="77777777" w:rsidR="006C6016" w:rsidRDefault="006C6016" w:rsidP="006C6016">
      <w:pPr>
        <w:pStyle w:val="BT1BodyTextI1"/>
        <w:rPr>
          <w:ins w:id="2341" w:author="Madhura Ramojwar" w:date="2021-04-20T12:51:00Z"/>
        </w:rPr>
      </w:pPr>
      <w:ins w:id="2342" w:author="Madhura Ramojwar" w:date="2021-04-20T12:51:00Z">
        <w:r>
          <w:lastRenderedPageBreak/>
          <w:t>Secondary endpoints include:</w:t>
        </w:r>
      </w:ins>
    </w:p>
    <w:p w14:paraId="5130770C" w14:textId="77777777" w:rsidR="006C6016" w:rsidRDefault="006C6016" w:rsidP="006C6016">
      <w:pPr>
        <w:pStyle w:val="BT1BodyTextI1"/>
        <w:numPr>
          <w:ilvl w:val="0"/>
          <w:numId w:val="39"/>
        </w:numPr>
        <w:rPr>
          <w:ins w:id="2343" w:author="Madhura Ramojwar" w:date="2021-04-20T12:51:00Z"/>
        </w:rPr>
      </w:pPr>
      <w:ins w:id="2344" w:author="Madhura Ramojwar" w:date="2021-04-20T12:51:00Z">
        <w:r>
          <w:t>Percent change from baseline to 12 months post-permanent implant for overall pain intensity measured using the Visual Analog Scale (VAS)</w:t>
        </w:r>
      </w:ins>
    </w:p>
    <w:p w14:paraId="4B53E3D2" w14:textId="77777777" w:rsidR="006C6016" w:rsidRDefault="006C6016" w:rsidP="006C6016">
      <w:pPr>
        <w:pStyle w:val="BT1BodyTextI1"/>
        <w:numPr>
          <w:ilvl w:val="0"/>
          <w:numId w:val="39"/>
        </w:numPr>
        <w:rPr>
          <w:ins w:id="2345" w:author="Madhura Ramojwar" w:date="2021-04-20T12:51:00Z"/>
        </w:rPr>
      </w:pPr>
      <w:ins w:id="2346" w:author="Madhura Ramojwar" w:date="2021-04-20T12:51:00Z">
        <w:r>
          <w:t>Change from baseline to 12 months post-permanent implant for physical function measured using the PROMIS-29 Profile</w:t>
        </w:r>
      </w:ins>
    </w:p>
    <w:p w14:paraId="6C57CEAC" w14:textId="77777777" w:rsidR="006C6016" w:rsidRDefault="006C6016" w:rsidP="006C6016">
      <w:pPr>
        <w:pStyle w:val="BT1BodyTextI1"/>
        <w:numPr>
          <w:ilvl w:val="0"/>
          <w:numId w:val="39"/>
        </w:numPr>
        <w:rPr>
          <w:ins w:id="2347" w:author="Madhura Ramojwar" w:date="2021-04-20T12:51:00Z"/>
        </w:rPr>
      </w:pPr>
      <w:ins w:id="2348" w:author="Madhura Ramojwar" w:date="2021-04-20T12:51:00Z">
        <w:r>
          <w:t>Change from baseline to 12 months post-permanent implant for quality of life measured using the PROMIS Global Health Scale</w:t>
        </w:r>
      </w:ins>
    </w:p>
    <w:p w14:paraId="7FA07F16" w14:textId="77777777" w:rsidR="006C6016" w:rsidRDefault="006C6016" w:rsidP="006C6016">
      <w:pPr>
        <w:pStyle w:val="BT1BodyTextI1"/>
        <w:rPr>
          <w:ins w:id="2349" w:author="Madhura Ramojwar" w:date="2021-04-20T12:51:00Z"/>
          <w:b/>
          <w:bCs/>
        </w:rPr>
      </w:pPr>
      <w:bookmarkStart w:id="2350" w:name="_Toc445134327"/>
      <w:bookmarkStart w:id="2351" w:name="_Toc449602692"/>
      <w:ins w:id="2352" w:author="Madhura Ramojwar" w:date="2021-04-20T12:51:00Z">
        <w:r>
          <w:rPr>
            <w:b/>
            <w:bCs/>
          </w:rPr>
          <w:t>Descriptive Endpoints</w:t>
        </w:r>
        <w:bookmarkEnd w:id="2350"/>
        <w:bookmarkEnd w:id="2351"/>
      </w:ins>
    </w:p>
    <w:p w14:paraId="4B3870B1" w14:textId="77777777" w:rsidR="006C6016" w:rsidRDefault="006C6016" w:rsidP="006C6016">
      <w:pPr>
        <w:pStyle w:val="BT1BodyTextI1"/>
        <w:rPr>
          <w:ins w:id="2353" w:author="Madhura Ramojwar" w:date="2021-04-20T12:51:00Z"/>
          <w:b/>
          <w:bCs/>
          <w:i/>
          <w:iCs/>
        </w:rPr>
      </w:pPr>
      <w:ins w:id="2354" w:author="Madhura Ramojwar" w:date="2021-04-20T12:51:00Z">
        <w:r>
          <w:rPr>
            <w:b/>
            <w:bCs/>
            <w:i/>
            <w:iCs/>
          </w:rPr>
          <w:t>Safety:</w:t>
        </w:r>
      </w:ins>
    </w:p>
    <w:p w14:paraId="4F482053" w14:textId="77777777" w:rsidR="006C6016" w:rsidRDefault="006C6016" w:rsidP="006C6016">
      <w:pPr>
        <w:pStyle w:val="BT1BodyTextI1"/>
        <w:numPr>
          <w:ilvl w:val="0"/>
          <w:numId w:val="40"/>
        </w:numPr>
        <w:rPr>
          <w:ins w:id="2355" w:author="Madhura Ramojwar" w:date="2021-04-20T12:51:00Z"/>
        </w:rPr>
      </w:pPr>
      <w:ins w:id="2356" w:author="Madhura Ramojwar" w:date="2021-04-20T12:51:00Z">
        <w:r>
          <w:t xml:space="preserve">Proportion of subjects with device, procedure or stimulation-related SAEs and non-SAEs among subjects who receive the permanent implant </w:t>
        </w:r>
      </w:ins>
    </w:p>
    <w:p w14:paraId="1D0CEAD1" w14:textId="77777777" w:rsidR="006C6016" w:rsidRDefault="006C6016" w:rsidP="006C6016">
      <w:pPr>
        <w:pStyle w:val="BT1BodyTextI1"/>
        <w:numPr>
          <w:ilvl w:val="0"/>
          <w:numId w:val="40"/>
        </w:numPr>
        <w:rPr>
          <w:ins w:id="2357" w:author="Madhura Ramojwar" w:date="2021-04-20T12:51:00Z"/>
        </w:rPr>
      </w:pPr>
      <w:ins w:id="2358" w:author="Madhura Ramojwar" w:date="2021-04-20T12:51:00Z">
        <w:r>
          <w:t>Proportion of subjects who have AEs related to the trial implant procedure among subjects who fail the trial neurostimulator phase</w:t>
        </w:r>
      </w:ins>
    </w:p>
    <w:p w14:paraId="13992587" w14:textId="77777777" w:rsidR="006C6016" w:rsidRDefault="006C6016" w:rsidP="006C6016">
      <w:pPr>
        <w:pStyle w:val="BT1BodyTextI1"/>
        <w:numPr>
          <w:ilvl w:val="0"/>
          <w:numId w:val="40"/>
        </w:numPr>
        <w:rPr>
          <w:ins w:id="2359" w:author="Madhura Ramojwar" w:date="2021-04-20T12:51:00Z"/>
        </w:rPr>
      </w:pPr>
      <w:ins w:id="2360" w:author="Madhura Ramojwar" w:date="2021-04-20T12:51:00Z">
        <w:r>
          <w:t>Summary of procedure-related SAEs and non-SAEs by implanter experience</w:t>
        </w:r>
      </w:ins>
    </w:p>
    <w:p w14:paraId="75415819" w14:textId="77777777" w:rsidR="006C6016" w:rsidRDefault="006C6016" w:rsidP="006C6016">
      <w:pPr>
        <w:pStyle w:val="BT1BodyTextI1"/>
        <w:rPr>
          <w:ins w:id="2361" w:author="Madhura Ramojwar" w:date="2021-04-20T12:51:00Z"/>
          <w:b/>
          <w:bCs/>
          <w:i/>
          <w:iCs/>
        </w:rPr>
      </w:pPr>
      <w:ins w:id="2362" w:author="Madhura Ramojwar" w:date="2021-04-20T12:51:00Z">
        <w:r>
          <w:rPr>
            <w:b/>
            <w:bCs/>
            <w:i/>
            <w:iCs/>
          </w:rPr>
          <w:t>Effectiveness</w:t>
        </w:r>
      </w:ins>
    </w:p>
    <w:p w14:paraId="66DDAFCA" w14:textId="77777777" w:rsidR="006C6016" w:rsidRDefault="006C6016" w:rsidP="006C6016">
      <w:pPr>
        <w:pStyle w:val="BT1BodyTextI1"/>
        <w:numPr>
          <w:ilvl w:val="0"/>
          <w:numId w:val="41"/>
        </w:numPr>
        <w:rPr>
          <w:ins w:id="2363" w:author="Madhura Ramojwar" w:date="2021-04-20T12:51:00Z"/>
        </w:rPr>
      </w:pPr>
      <w:ins w:id="2364" w:author="Madhura Ramojwar" w:date="2021-04-20T12:51:00Z">
        <w:r>
          <w:t>Percent change from baseline to 1, 3, and 6 months post-permanent implant for overall pain intensity measured using the Visual Analog Scale (VAS)</w:t>
        </w:r>
      </w:ins>
    </w:p>
    <w:p w14:paraId="61ADCA32" w14:textId="77777777" w:rsidR="006C6016" w:rsidRDefault="006C6016" w:rsidP="006C6016">
      <w:pPr>
        <w:pStyle w:val="BT1BodyTextI1"/>
        <w:numPr>
          <w:ilvl w:val="0"/>
          <w:numId w:val="41"/>
        </w:numPr>
        <w:rPr>
          <w:ins w:id="2365" w:author="Madhura Ramojwar" w:date="2021-04-20T12:51:00Z"/>
        </w:rPr>
      </w:pPr>
      <w:ins w:id="2366" w:author="Madhura Ramojwar" w:date="2021-04-20T12:51:00Z">
        <w:r>
          <w:t>Change from baseline to 1, 3, and 6 months post-permanent implant for physical function measured using the PROMIS-29 Profile</w:t>
        </w:r>
      </w:ins>
    </w:p>
    <w:p w14:paraId="6332DCFE" w14:textId="77777777" w:rsidR="006C6016" w:rsidRDefault="006C6016" w:rsidP="006C6016">
      <w:pPr>
        <w:pStyle w:val="BT1BodyTextI1"/>
        <w:numPr>
          <w:ilvl w:val="0"/>
          <w:numId w:val="42"/>
        </w:numPr>
        <w:rPr>
          <w:ins w:id="2367" w:author="Madhura Ramojwar" w:date="2021-04-20T12:51:00Z"/>
        </w:rPr>
      </w:pPr>
      <w:ins w:id="2368" w:author="Madhura Ramojwar" w:date="2021-04-20T12:51:00Z">
        <w:r>
          <w:t>Change from baseline to 1, 3, and 6 months post-permanent implant for quality of life measured using the PROMIS Global Health Scale</w:t>
        </w:r>
      </w:ins>
    </w:p>
    <w:p w14:paraId="3154EDA4" w14:textId="77777777" w:rsidR="006C6016" w:rsidRDefault="006C6016" w:rsidP="006C6016">
      <w:pPr>
        <w:pStyle w:val="BT1BodyTextI1"/>
        <w:numPr>
          <w:ilvl w:val="0"/>
          <w:numId w:val="42"/>
        </w:numPr>
        <w:rPr>
          <w:ins w:id="2369" w:author="Madhura Ramojwar" w:date="2021-04-20T12:51:00Z"/>
        </w:rPr>
      </w:pPr>
      <w:ins w:id="2370" w:author="Madhura Ramojwar" w:date="2021-04-20T12:51:00Z">
        <w:r>
          <w:lastRenderedPageBreak/>
          <w:t>Change from baseline to 1, 3, 6 and 12 months post-permanent implant for neuropathic pain measured using the Neuropathic Pain Scale (NPS)</w:t>
        </w:r>
      </w:ins>
    </w:p>
    <w:p w14:paraId="222D7F9A" w14:textId="77777777" w:rsidR="006C6016" w:rsidRDefault="006C6016" w:rsidP="006C6016">
      <w:pPr>
        <w:pStyle w:val="BT1BodyTextI1"/>
        <w:numPr>
          <w:ilvl w:val="0"/>
          <w:numId w:val="42"/>
        </w:numPr>
        <w:rPr>
          <w:ins w:id="2371" w:author="Madhura Ramojwar" w:date="2021-04-20T12:51:00Z"/>
        </w:rPr>
      </w:pPr>
      <w:ins w:id="2372" w:author="Madhura Ramojwar" w:date="2021-04-20T12:51:00Z">
        <w:r>
          <w:t xml:space="preserve">Change from baseline to 1, 3, 6 and 12 months post-permanent implant for sleep disturbance anxiety, depression, fatigue, ability to participate in social roles and activities, pain interference and pain intensity measured using the PROMIS-29 Profile </w:t>
        </w:r>
      </w:ins>
    </w:p>
    <w:p w14:paraId="4684F450" w14:textId="77777777" w:rsidR="006C6016" w:rsidRDefault="006C6016" w:rsidP="006C6016">
      <w:pPr>
        <w:pStyle w:val="BT1BodyTextI1"/>
        <w:numPr>
          <w:ilvl w:val="0"/>
          <w:numId w:val="42"/>
        </w:numPr>
        <w:rPr>
          <w:ins w:id="2373" w:author="Madhura Ramojwar" w:date="2021-04-20T12:51:00Z"/>
          <w:rStyle w:val="BlueItalics"/>
          <w:rFonts w:eastAsiaTheme="majorEastAsia"/>
          <w:i w:val="0"/>
        </w:rPr>
      </w:pPr>
      <w:ins w:id="2374" w:author="Madhura Ramojwar" w:date="2021-04-20T12:51:00Z">
        <w:r>
          <w:t>Patient Global Impression of Change (PGIC) at 1, 3, 6 and 12 months post-permanent implant</w:t>
        </w:r>
      </w:ins>
    </w:p>
    <w:p w14:paraId="759D71D5" w14:textId="77777777" w:rsidR="006C6016" w:rsidRDefault="006C6016" w:rsidP="006C6016">
      <w:pPr>
        <w:pStyle w:val="Heading3"/>
        <w:numPr>
          <w:ilvl w:val="0"/>
          <w:numId w:val="0"/>
        </w:numPr>
        <w:ind w:left="720"/>
        <w:rPr>
          <w:ins w:id="2375" w:author="Madhura Ramojwar" w:date="2021-04-20T12:51:00Z"/>
        </w:rPr>
      </w:pPr>
      <w:bookmarkStart w:id="2376" w:name="_Toc69372752"/>
      <w:bookmarkStart w:id="2377" w:name="_Toc69492702"/>
      <w:ins w:id="2378" w:author="Madhura Ramojwar" w:date="2021-04-20T12:51:00Z">
        <w:r>
          <w:t>C.1.2.7. Inclusion/exclusion criteria for subject selection</w:t>
        </w:r>
        <w:bookmarkEnd w:id="2376"/>
        <w:bookmarkEnd w:id="2377"/>
      </w:ins>
    </w:p>
    <w:p w14:paraId="3424F13D" w14:textId="77777777" w:rsidR="006C6016" w:rsidRDefault="006C6016" w:rsidP="006C6016">
      <w:pPr>
        <w:pStyle w:val="BT1BodyTextI1"/>
        <w:rPr>
          <w:ins w:id="2379" w:author="Madhura Ramojwar" w:date="2021-04-20T12:51:00Z"/>
          <w:b/>
          <w:bCs/>
        </w:rPr>
      </w:pPr>
      <w:bookmarkStart w:id="2380" w:name="_Toc445134341"/>
      <w:bookmarkStart w:id="2381" w:name="_Toc449602708"/>
      <w:ins w:id="2382" w:author="Madhura Ramojwar" w:date="2021-04-20T12:51:00Z">
        <w:r>
          <w:rPr>
            <w:b/>
            <w:bCs/>
          </w:rPr>
          <w:t>Inclusion Criteria</w:t>
        </w:r>
        <w:bookmarkEnd w:id="2380"/>
        <w:bookmarkEnd w:id="2381"/>
      </w:ins>
    </w:p>
    <w:p w14:paraId="08478A8E" w14:textId="77777777" w:rsidR="006C6016" w:rsidRDefault="006C6016" w:rsidP="006C6016">
      <w:pPr>
        <w:pStyle w:val="BT1BodyTextI1"/>
        <w:rPr>
          <w:ins w:id="2383" w:author="Madhura Ramojwar" w:date="2021-04-20T12:51:00Z"/>
        </w:rPr>
      </w:pPr>
      <w:ins w:id="2384" w:author="Madhura Ramojwar" w:date="2021-04-20T12:51:00Z">
        <w:r>
          <w:t>To participate in this clinical study, the subject must meet all of the following inclusion criteria:</w:t>
        </w:r>
      </w:ins>
    </w:p>
    <w:p w14:paraId="3B9B1173" w14:textId="77777777" w:rsidR="006C6016" w:rsidRDefault="006C6016" w:rsidP="006C6016">
      <w:pPr>
        <w:pStyle w:val="BT1BodyTextI1"/>
        <w:numPr>
          <w:ilvl w:val="0"/>
          <w:numId w:val="43"/>
        </w:numPr>
        <w:rPr>
          <w:ins w:id="2385" w:author="Madhura Ramojwar" w:date="2021-04-20T12:51:00Z"/>
        </w:rPr>
      </w:pPr>
      <w:ins w:id="2386" w:author="Madhura Ramojwar" w:date="2021-04-20T12:51:00Z">
        <w:r>
          <w:t>Subject is male or female ≥ 22 and ≤ 75 years of age.</w:t>
        </w:r>
      </w:ins>
    </w:p>
    <w:p w14:paraId="46F93488" w14:textId="77777777" w:rsidR="006C6016" w:rsidRDefault="006C6016" w:rsidP="006C6016">
      <w:pPr>
        <w:pStyle w:val="BT1BodyTextI1"/>
        <w:numPr>
          <w:ilvl w:val="0"/>
          <w:numId w:val="43"/>
        </w:numPr>
        <w:rPr>
          <w:ins w:id="2387" w:author="Madhura Ramojwar" w:date="2021-04-20T12:51:00Z"/>
        </w:rPr>
      </w:pPr>
      <w:ins w:id="2388" w:author="Madhura Ramojwar" w:date="2021-04-20T12:51:00Z">
        <w:r>
          <w:t>Subject has moderate to severe chronic intractable pain of the lower limbs resulting from Complex Regional Pain Syndrome (CRPS) types I or II.</w:t>
        </w:r>
      </w:ins>
    </w:p>
    <w:p w14:paraId="61611162" w14:textId="77777777" w:rsidR="006C6016" w:rsidRDefault="006C6016" w:rsidP="006C6016">
      <w:pPr>
        <w:pStyle w:val="BT1BodyTextI1"/>
        <w:numPr>
          <w:ilvl w:val="0"/>
          <w:numId w:val="43"/>
        </w:numPr>
        <w:rPr>
          <w:ins w:id="2389" w:author="Madhura Ramojwar" w:date="2021-04-20T12:51:00Z"/>
        </w:rPr>
      </w:pPr>
      <w:ins w:id="2390" w:author="Madhura Ramojwar" w:date="2021-04-20T12:51:00Z">
        <w:r>
          <w:t xml:space="preserve">Subject has a baseline VAS score of </w:t>
        </w:r>
        <w:r>
          <w:rPr>
            <w:u w:val="single"/>
          </w:rPr>
          <w:t>&gt;</w:t>
        </w:r>
        <w:r>
          <w:t xml:space="preserve"> 60 mm for overall pain at the time of the baseline assessment.</w:t>
        </w:r>
      </w:ins>
    </w:p>
    <w:p w14:paraId="63E4BD7B" w14:textId="77777777" w:rsidR="006C6016" w:rsidRDefault="006C6016" w:rsidP="006C6016">
      <w:pPr>
        <w:pStyle w:val="BT1BodyTextI1"/>
        <w:numPr>
          <w:ilvl w:val="0"/>
          <w:numId w:val="43"/>
        </w:numPr>
        <w:rPr>
          <w:ins w:id="2391" w:author="Madhura Ramojwar" w:date="2021-04-20T12:51:00Z"/>
        </w:rPr>
      </w:pPr>
      <w:ins w:id="2392" w:author="Madhura Ramojwar" w:date="2021-04-20T12:51:00Z">
        <w:r>
          <w:t>Subject is willing and able to comply with the study requirements.</w:t>
        </w:r>
      </w:ins>
    </w:p>
    <w:p w14:paraId="59461291" w14:textId="77777777" w:rsidR="006C6016" w:rsidRDefault="006C6016" w:rsidP="006C6016">
      <w:pPr>
        <w:pStyle w:val="BT1BodyTextI1"/>
        <w:numPr>
          <w:ilvl w:val="0"/>
          <w:numId w:val="43"/>
        </w:numPr>
        <w:rPr>
          <w:ins w:id="2393" w:author="Madhura Ramojwar" w:date="2021-04-20T12:51:00Z"/>
        </w:rPr>
      </w:pPr>
      <w:ins w:id="2394" w:author="Madhura Ramojwar" w:date="2021-04-20T12:51:00Z">
        <w:r>
          <w:t>Subject is able to provide written informed consent.</w:t>
        </w:r>
      </w:ins>
    </w:p>
    <w:p w14:paraId="70431A51" w14:textId="77777777" w:rsidR="006C6016" w:rsidRDefault="006C6016" w:rsidP="006C6016">
      <w:pPr>
        <w:pStyle w:val="BT1BodyTextI1"/>
        <w:rPr>
          <w:ins w:id="2395" w:author="Madhura Ramojwar" w:date="2021-04-20T12:51:00Z"/>
          <w:b/>
          <w:bCs/>
        </w:rPr>
      </w:pPr>
      <w:bookmarkStart w:id="2396" w:name="_Toc445134342"/>
      <w:bookmarkStart w:id="2397" w:name="_Toc449602709"/>
      <w:ins w:id="2398" w:author="Madhura Ramojwar" w:date="2021-04-20T12:51:00Z">
        <w:r>
          <w:rPr>
            <w:b/>
            <w:bCs/>
          </w:rPr>
          <w:t>Exclusion Criteria</w:t>
        </w:r>
        <w:bookmarkEnd w:id="2396"/>
        <w:bookmarkEnd w:id="2397"/>
      </w:ins>
    </w:p>
    <w:p w14:paraId="595586DE" w14:textId="77777777" w:rsidR="006C6016" w:rsidRDefault="006C6016" w:rsidP="006C6016">
      <w:pPr>
        <w:pStyle w:val="BT1BodyTextI1"/>
        <w:rPr>
          <w:ins w:id="2399" w:author="Madhura Ramojwar" w:date="2021-04-20T12:51:00Z"/>
        </w:rPr>
      </w:pPr>
      <w:ins w:id="2400" w:author="Madhura Ramojwar" w:date="2021-04-20T12:51:00Z">
        <w:r>
          <w:t>Subjects are not eligible for this clinical study if they meet any of the following exclusion criteria:</w:t>
        </w:r>
      </w:ins>
    </w:p>
    <w:p w14:paraId="4123CCCA" w14:textId="77777777" w:rsidR="006C6016" w:rsidRDefault="006C6016" w:rsidP="006C6016">
      <w:pPr>
        <w:pStyle w:val="BT1BodyTextI1"/>
        <w:numPr>
          <w:ilvl w:val="0"/>
          <w:numId w:val="44"/>
        </w:numPr>
        <w:rPr>
          <w:ins w:id="2401" w:author="Madhura Ramojwar" w:date="2021-04-20T12:51:00Z"/>
        </w:rPr>
      </w:pPr>
      <w:ins w:id="2402" w:author="Madhura Ramojwar" w:date="2021-04-20T12:51:00Z">
        <w:r>
          <w:t>Subject has an active implantable medical device including but not limited to cardiac pacemakers and cardiac defibrillators.</w:t>
        </w:r>
      </w:ins>
    </w:p>
    <w:p w14:paraId="15742891" w14:textId="4A847232" w:rsidR="006C6016" w:rsidRDefault="006C6016" w:rsidP="006C6016">
      <w:pPr>
        <w:pStyle w:val="BT1BodyTextI1"/>
        <w:numPr>
          <w:ilvl w:val="0"/>
          <w:numId w:val="44"/>
        </w:numPr>
        <w:rPr>
          <w:ins w:id="2403" w:author="Madhura Ramojwar" w:date="2021-04-20T12:51:00Z"/>
        </w:rPr>
      </w:pPr>
      <w:ins w:id="2404" w:author="Madhura Ramojwar" w:date="2021-04-20T12:51:00Z">
        <w:r>
          <w:t>Subject is currently involved in medically related litigation, including workers compensation.</w:t>
        </w:r>
      </w:ins>
    </w:p>
    <w:p w14:paraId="24450B95" w14:textId="77777777" w:rsidR="006C6016" w:rsidRDefault="006C6016" w:rsidP="006C6016">
      <w:pPr>
        <w:pStyle w:val="BT1BodyTextI1"/>
        <w:numPr>
          <w:ilvl w:val="0"/>
          <w:numId w:val="44"/>
        </w:numPr>
        <w:rPr>
          <w:ins w:id="2405" w:author="Madhura Ramojwar" w:date="2021-04-20T12:51:00Z"/>
        </w:rPr>
      </w:pPr>
      <w:ins w:id="2406" w:author="Madhura Ramojwar" w:date="2021-04-20T12:51:00Z">
        <w:r>
          <w:lastRenderedPageBreak/>
          <w:t>Subject has a life expectancy of less than one year.</w:t>
        </w:r>
      </w:ins>
    </w:p>
    <w:p w14:paraId="07DA22DB" w14:textId="77777777" w:rsidR="006C6016" w:rsidRDefault="006C6016" w:rsidP="006C6016">
      <w:pPr>
        <w:pStyle w:val="BT1BodyTextI1"/>
        <w:numPr>
          <w:ilvl w:val="0"/>
          <w:numId w:val="44"/>
        </w:numPr>
        <w:rPr>
          <w:ins w:id="2407" w:author="Madhura Ramojwar" w:date="2021-04-20T12:51:00Z"/>
        </w:rPr>
      </w:pPr>
      <w:ins w:id="2408" w:author="Madhura Ramojwar" w:date="2021-04-20T12:51:00Z">
        <w:r>
          <w:t>Subject is pregnant or of childbearing potential and not using adequate contraception as determined by the investigator.</w:t>
        </w:r>
      </w:ins>
    </w:p>
    <w:p w14:paraId="5677E939" w14:textId="77777777" w:rsidR="006C6016" w:rsidRDefault="006C6016" w:rsidP="006C6016">
      <w:pPr>
        <w:pStyle w:val="BT1BodyTextI1"/>
        <w:numPr>
          <w:ilvl w:val="0"/>
          <w:numId w:val="44"/>
        </w:numPr>
        <w:rPr>
          <w:ins w:id="2409" w:author="Madhura Ramojwar" w:date="2021-04-20T12:51:00Z"/>
        </w:rPr>
      </w:pPr>
      <w:ins w:id="2410" w:author="Madhura Ramojwar" w:date="2021-04-20T12:51:00Z">
        <w:r>
          <w:t>Subject has, or plans to have, a spinal cord stimulation system or infusion pump system implanted.</w:t>
        </w:r>
      </w:ins>
    </w:p>
    <w:p w14:paraId="513B1C5A" w14:textId="77777777" w:rsidR="006C6016" w:rsidRDefault="006C6016" w:rsidP="006C6016">
      <w:pPr>
        <w:pStyle w:val="BT1BodyTextI1"/>
        <w:numPr>
          <w:ilvl w:val="0"/>
          <w:numId w:val="44"/>
        </w:numPr>
        <w:rPr>
          <w:ins w:id="2411" w:author="Madhura Ramojwar" w:date="2021-04-20T12:51:00Z"/>
        </w:rPr>
      </w:pPr>
      <w:ins w:id="2412" w:author="Madhura Ramojwar" w:date="2021-04-20T12:51:00Z">
        <w:r>
          <w:t>Subject has, or plans to have, a peripheral nerve stimulation system (PNS) or peripheral nerve field stimulation system (</w:t>
        </w:r>
        <w:proofErr w:type="spellStart"/>
        <w:r>
          <w:t>PNfS</w:t>
        </w:r>
        <w:proofErr w:type="spellEnd"/>
        <w:r>
          <w:t>) implanted.</w:t>
        </w:r>
      </w:ins>
    </w:p>
    <w:p w14:paraId="63BB9112" w14:textId="77777777" w:rsidR="006C6016" w:rsidRDefault="006C6016" w:rsidP="006C6016">
      <w:pPr>
        <w:pStyle w:val="BT1BodyTextI1"/>
        <w:numPr>
          <w:ilvl w:val="0"/>
          <w:numId w:val="44"/>
        </w:numPr>
        <w:rPr>
          <w:ins w:id="2413" w:author="Madhura Ramojwar" w:date="2021-04-20T12:51:00Z"/>
          <w:rStyle w:val="BlueItalics"/>
          <w:rFonts w:eastAsiaTheme="majorEastAsia"/>
          <w:i w:val="0"/>
        </w:rPr>
      </w:pPr>
      <w:ins w:id="2414" w:author="Madhura Ramojwar" w:date="2021-04-20T12:51:00Z">
        <w:r>
          <w:t>Subject is considered a poor surgical or study candidate, which may include, but is not limited to the following:  any medical, social, or psychological problem that could complicate the implant procedure and/or recovery from the implant procedure or could complicate the required procedures and evaluations of the study in the judgment of the investigator.</w:t>
        </w:r>
      </w:ins>
    </w:p>
    <w:p w14:paraId="5B78C94C" w14:textId="77777777" w:rsidR="006C6016" w:rsidRDefault="006C6016" w:rsidP="006C6016">
      <w:pPr>
        <w:pStyle w:val="BT1BodyTextI1"/>
        <w:rPr>
          <w:ins w:id="2415" w:author="Madhura Ramojwar" w:date="2021-04-20T12:49:00Z"/>
          <w:szCs w:val="22"/>
        </w:rPr>
      </w:pPr>
    </w:p>
    <w:p w14:paraId="5A01F945" w14:textId="77777777" w:rsidR="003507AA" w:rsidRPr="00841475" w:rsidRDefault="003507AA">
      <w:pPr>
        <w:pStyle w:val="BT1BodyTextI1"/>
        <w:jc w:val="left"/>
        <w:rPr>
          <w:rFonts w:asciiTheme="minorHAnsi" w:eastAsiaTheme="majorEastAsia" w:hAnsiTheme="minorHAnsi" w:cstheme="minorHAnsi"/>
          <w:iCs/>
          <w:kern w:val="32"/>
          <w:rPrChange w:id="2416" w:author="Madhura Ramojwar" w:date="2021-04-20T12:37:00Z">
            <w:rPr>
              <w:rFonts w:eastAsiaTheme="majorEastAsia" w:cs="Arial"/>
              <w:iCs/>
              <w:kern w:val="32"/>
              <w:szCs w:val="26"/>
            </w:rPr>
          </w:rPrChange>
        </w:rPr>
        <w:pPrChange w:id="2417" w:author="Madhura Ramojwar" w:date="2021-03-16T15:51:00Z">
          <w:pPr>
            <w:pStyle w:val="BT1BodyTextI1"/>
          </w:pPr>
        </w:pPrChange>
      </w:pPr>
    </w:p>
    <w:p w14:paraId="5D193CC2" w14:textId="4AF04B0A" w:rsidR="00F829E3" w:rsidRPr="00841475" w:rsidRDefault="003507AA" w:rsidP="00F829E3">
      <w:pPr>
        <w:pStyle w:val="Heading3"/>
        <w:rPr>
          <w:rFonts w:asciiTheme="minorHAnsi" w:hAnsiTheme="minorHAnsi" w:cstheme="minorHAnsi"/>
          <w:rPrChange w:id="2418" w:author="Madhura Ramojwar" w:date="2021-04-20T12:37:00Z">
            <w:rPr/>
          </w:rPrChange>
        </w:rPr>
      </w:pPr>
      <w:bookmarkStart w:id="2419" w:name="_Toc49160031"/>
      <w:r w:rsidRPr="00841475">
        <w:rPr>
          <w:rFonts w:asciiTheme="minorHAnsi" w:hAnsiTheme="minorHAnsi" w:cstheme="minorHAnsi"/>
          <w:rPrChange w:id="2420" w:author="Madhura Ramojwar" w:date="2021-04-20T12:37:00Z">
            <w:rPr/>
          </w:rPrChange>
        </w:rPr>
        <w:t>Aim</w:t>
      </w:r>
      <w:bookmarkEnd w:id="2419"/>
    </w:p>
    <w:p w14:paraId="48B0A8B2" w14:textId="77777777" w:rsidR="00431DB0" w:rsidRDefault="00431DB0" w:rsidP="00431DB0">
      <w:pPr>
        <w:pStyle w:val="BT1BodyTextI1"/>
        <w:rPr>
          <w:ins w:id="2421" w:author="Madhura Ramojwar" w:date="2021-04-20T13:08:00Z"/>
          <w:rStyle w:val="BlueItalics"/>
          <w:rFonts w:eastAsiaTheme="majorEastAsia"/>
          <w:b/>
        </w:rPr>
      </w:pPr>
      <w:ins w:id="2422" w:author="Madhura Ramojwar" w:date="2021-04-20T13:08:00Z">
        <w:r>
          <w:rPr>
            <w:rStyle w:val="BlueItalics"/>
            <w:rFonts w:eastAsiaTheme="majorEastAsia"/>
            <w:i w:val="0"/>
          </w:rPr>
          <w:t xml:space="preserve">The aim of the study is to confirm safety and performance of the device post market approval. </w:t>
        </w:r>
        <w:r>
          <w:rPr>
            <w:rFonts w:eastAsiaTheme="minorHAnsi"/>
          </w:rPr>
          <w:t>The primary objective of this study is to demonstrate that the proportion of Serious Adverse Effects (SAEs) at 12 months for subjects who receive a permanently implanted DRG stimulation system is lower than a pre-specified performance goal.</w:t>
        </w:r>
        <w:r>
          <w:t xml:space="preserve"> </w:t>
        </w:r>
        <w:r>
          <w:rPr>
            <w:rFonts w:eastAsiaTheme="minorHAnsi"/>
          </w:rPr>
          <w:t xml:space="preserve">The primary endpoint is the 12-month SAE rate for subjects receiving an Axium or Proclaim DRG IPG permanent implant. The performance goal is based on the 12-month SAE rate for Axium subjects in the ACCURATE IDE study, where the observed rate was 10.5%. A non-inferiority margin of 5% is assumed. </w:t>
        </w:r>
      </w:ins>
    </w:p>
    <w:p w14:paraId="5018FFC5" w14:textId="77777777" w:rsidR="00F829E3" w:rsidRPr="00841475" w:rsidRDefault="00F829E3">
      <w:pPr>
        <w:pStyle w:val="BT1BodyTextI1"/>
        <w:ind w:left="432"/>
        <w:jc w:val="left"/>
        <w:rPr>
          <w:ins w:id="2423" w:author="Madhura Ramojwar" w:date="2021-03-16T16:12:00Z"/>
          <w:rStyle w:val="BlueItalics"/>
          <w:rFonts w:asciiTheme="minorHAnsi" w:hAnsiTheme="minorHAnsi" w:cstheme="minorHAnsi"/>
          <w:rPrChange w:id="2424" w:author="Madhura Ramojwar" w:date="2021-04-20T12:37:00Z">
            <w:rPr>
              <w:ins w:id="2425" w:author="Madhura Ramojwar" w:date="2021-03-16T16:12:00Z"/>
              <w:rStyle w:val="BlueItalics"/>
            </w:rPr>
          </w:rPrChange>
        </w:rPr>
        <w:pPrChange w:id="2426" w:author="Madhura Ramojwar" w:date="2021-03-16T16:12:00Z">
          <w:pPr>
            <w:pStyle w:val="BT1BodyTextI1"/>
            <w:jc w:val="left"/>
          </w:pPr>
        </w:pPrChange>
      </w:pPr>
    </w:p>
    <w:p w14:paraId="4A572FE0" w14:textId="4BFED2BA" w:rsidR="003507AA" w:rsidRPr="00841475" w:rsidDel="00BC750C" w:rsidRDefault="003507AA">
      <w:pPr>
        <w:pStyle w:val="BT1BodyTextI1"/>
        <w:jc w:val="left"/>
        <w:rPr>
          <w:del w:id="2427" w:author="Madhura Ramojwar" w:date="2021-04-19T12:29:00Z"/>
          <w:rStyle w:val="BlueItalics"/>
          <w:rFonts w:asciiTheme="minorHAnsi" w:hAnsiTheme="minorHAnsi" w:cstheme="minorHAnsi"/>
          <w:rPrChange w:id="2428" w:author="Madhura Ramojwar" w:date="2021-04-20T12:37:00Z">
            <w:rPr>
              <w:del w:id="2429" w:author="Madhura Ramojwar" w:date="2021-04-19T12:29:00Z"/>
              <w:rStyle w:val="BlueItalics"/>
            </w:rPr>
          </w:rPrChange>
        </w:rPr>
        <w:pPrChange w:id="2430" w:author="Madhura Ramojwar" w:date="2021-03-16T15:51:00Z">
          <w:pPr>
            <w:pStyle w:val="BT1BodyTextI1"/>
          </w:pPr>
        </w:pPrChange>
      </w:pPr>
      <w:del w:id="2431" w:author="Madhura Ramojwar" w:date="2021-04-19T12:29:00Z">
        <w:r w:rsidRPr="00841475" w:rsidDel="00BC750C">
          <w:rPr>
            <w:rStyle w:val="BlueItalics"/>
            <w:rFonts w:asciiTheme="minorHAnsi" w:hAnsiTheme="minorHAnsi" w:cstheme="minorHAnsi"/>
            <w:rPrChange w:id="2432" w:author="Madhura Ramojwar" w:date="2021-04-20T12:37:00Z">
              <w:rPr>
                <w:rStyle w:val="BlueItalics"/>
              </w:rPr>
            </w:rPrChange>
          </w:rPr>
          <w:delText xml:space="preserve">Define the aim of this activity.  </w:delText>
        </w:r>
        <w:r w:rsidRPr="00841475" w:rsidDel="00BC750C">
          <w:rPr>
            <w:rStyle w:val="BlueItalics"/>
            <w:rFonts w:asciiTheme="minorHAnsi" w:hAnsiTheme="minorHAnsi" w:cstheme="minorHAnsi"/>
            <w:b/>
            <w:rPrChange w:id="2433" w:author="Madhura Ramojwar" w:date="2021-04-20T12:37:00Z">
              <w:rPr>
                <w:rStyle w:val="BlueItalics"/>
                <w:b/>
              </w:rPr>
            </w:rPrChange>
          </w:rPr>
          <w:delText>It may be one or more of the following aims</w:delText>
        </w:r>
        <w:r w:rsidRPr="00841475" w:rsidDel="00BC750C">
          <w:rPr>
            <w:rStyle w:val="BlueItalics"/>
            <w:rFonts w:asciiTheme="minorHAnsi" w:hAnsiTheme="minorHAnsi" w:cstheme="minorHAnsi"/>
            <w:rPrChange w:id="2434" w:author="Madhura Ramojwar" w:date="2021-04-20T12:37:00Z">
              <w:rPr>
                <w:rStyle w:val="BlueItalics"/>
              </w:rPr>
            </w:rPrChange>
          </w:rPr>
          <w:delText xml:space="preserve"> described in the EU MDR Annex XIV (6.1):</w:delText>
        </w:r>
      </w:del>
    </w:p>
    <w:p w14:paraId="0DD48D94" w14:textId="7C95D683" w:rsidR="003507AA" w:rsidRPr="00841475" w:rsidDel="00BC750C" w:rsidRDefault="003507AA">
      <w:pPr>
        <w:pStyle w:val="BT1BodyTextI1"/>
        <w:numPr>
          <w:ilvl w:val="0"/>
          <w:numId w:val="30"/>
        </w:numPr>
        <w:jc w:val="left"/>
        <w:rPr>
          <w:del w:id="2435" w:author="Madhura Ramojwar" w:date="2021-04-19T12:29:00Z"/>
          <w:rStyle w:val="BlueItalics"/>
          <w:rFonts w:asciiTheme="minorHAnsi" w:hAnsiTheme="minorHAnsi" w:cstheme="minorHAnsi"/>
          <w:b/>
          <w:rPrChange w:id="2436" w:author="Madhura Ramojwar" w:date="2021-04-20T12:37:00Z">
            <w:rPr>
              <w:del w:id="2437" w:author="Madhura Ramojwar" w:date="2021-04-19T12:29:00Z"/>
              <w:rStyle w:val="BlueItalics"/>
              <w:b/>
            </w:rPr>
          </w:rPrChange>
        </w:rPr>
        <w:pPrChange w:id="2438" w:author="Madhura Ramojwar" w:date="2021-03-16T15:51:00Z">
          <w:pPr>
            <w:pStyle w:val="BT1BodyTextI1"/>
            <w:numPr>
              <w:numId w:val="30"/>
            </w:numPr>
            <w:ind w:left="720" w:hanging="360"/>
          </w:pPr>
        </w:pPrChange>
      </w:pPr>
      <w:del w:id="2439" w:author="Madhura Ramojwar" w:date="2021-04-19T12:29:00Z">
        <w:r w:rsidRPr="00841475" w:rsidDel="00BC750C">
          <w:rPr>
            <w:rStyle w:val="BlueItalics"/>
            <w:rFonts w:asciiTheme="minorHAnsi" w:hAnsiTheme="minorHAnsi" w:cstheme="minorHAnsi"/>
            <w:b/>
            <w:rPrChange w:id="2440" w:author="Madhura Ramojwar" w:date="2021-04-20T12:37:00Z">
              <w:rPr>
                <w:rStyle w:val="BlueItalics"/>
                <w:b/>
              </w:rPr>
            </w:rPrChange>
          </w:rPr>
          <w:lastRenderedPageBreak/>
          <w:delText>confirming the safety of the medical device</w:delText>
        </w:r>
      </w:del>
    </w:p>
    <w:p w14:paraId="2E481B24" w14:textId="6669D032" w:rsidR="003507AA" w:rsidRPr="00841475" w:rsidDel="00BC750C" w:rsidRDefault="003507AA">
      <w:pPr>
        <w:pStyle w:val="BT1BodyTextI1"/>
        <w:numPr>
          <w:ilvl w:val="0"/>
          <w:numId w:val="30"/>
        </w:numPr>
        <w:jc w:val="left"/>
        <w:rPr>
          <w:del w:id="2441" w:author="Madhura Ramojwar" w:date="2021-04-19T12:29:00Z"/>
          <w:rStyle w:val="BlueItalics"/>
          <w:rFonts w:asciiTheme="minorHAnsi" w:hAnsiTheme="minorHAnsi" w:cstheme="minorHAnsi"/>
          <w:b/>
          <w:rPrChange w:id="2442" w:author="Madhura Ramojwar" w:date="2021-04-20T12:37:00Z">
            <w:rPr>
              <w:del w:id="2443" w:author="Madhura Ramojwar" w:date="2021-04-19T12:29:00Z"/>
              <w:rStyle w:val="BlueItalics"/>
              <w:b/>
            </w:rPr>
          </w:rPrChange>
        </w:rPr>
        <w:pPrChange w:id="2444" w:author="Madhura Ramojwar" w:date="2021-03-16T15:51:00Z">
          <w:pPr>
            <w:pStyle w:val="BT1BodyTextI1"/>
            <w:numPr>
              <w:numId w:val="30"/>
            </w:numPr>
            <w:ind w:left="720" w:hanging="360"/>
          </w:pPr>
        </w:pPrChange>
      </w:pPr>
      <w:del w:id="2445" w:author="Madhura Ramojwar" w:date="2021-04-19T12:29:00Z">
        <w:r w:rsidRPr="00841475" w:rsidDel="00BC750C">
          <w:rPr>
            <w:rStyle w:val="BlueItalics"/>
            <w:rFonts w:asciiTheme="minorHAnsi" w:hAnsiTheme="minorHAnsi" w:cstheme="minorHAnsi"/>
            <w:b/>
            <w:rPrChange w:id="2446" w:author="Madhura Ramojwar" w:date="2021-04-20T12:37:00Z">
              <w:rPr>
                <w:rStyle w:val="BlueItalics"/>
                <w:b/>
              </w:rPr>
            </w:rPrChange>
          </w:rPr>
          <w:delText>confirming the performance of the medical device</w:delText>
        </w:r>
      </w:del>
    </w:p>
    <w:p w14:paraId="1F460CA5" w14:textId="679FFF66" w:rsidR="003507AA" w:rsidRPr="00841475" w:rsidDel="00BC750C" w:rsidRDefault="003507AA">
      <w:pPr>
        <w:pStyle w:val="BT1BodyTextI1"/>
        <w:numPr>
          <w:ilvl w:val="0"/>
          <w:numId w:val="30"/>
        </w:numPr>
        <w:jc w:val="left"/>
        <w:rPr>
          <w:del w:id="2447" w:author="Madhura Ramojwar" w:date="2021-04-19T12:29:00Z"/>
          <w:rStyle w:val="BlueItalics"/>
          <w:rFonts w:asciiTheme="minorHAnsi" w:hAnsiTheme="minorHAnsi" w:cstheme="minorHAnsi"/>
          <w:b/>
          <w:rPrChange w:id="2448" w:author="Madhura Ramojwar" w:date="2021-04-20T12:37:00Z">
            <w:rPr>
              <w:del w:id="2449" w:author="Madhura Ramojwar" w:date="2021-04-19T12:29:00Z"/>
              <w:rStyle w:val="BlueItalics"/>
              <w:b/>
            </w:rPr>
          </w:rPrChange>
        </w:rPr>
        <w:pPrChange w:id="2450" w:author="Madhura Ramojwar" w:date="2021-03-16T15:51:00Z">
          <w:pPr>
            <w:pStyle w:val="BT1BodyTextI1"/>
            <w:numPr>
              <w:numId w:val="30"/>
            </w:numPr>
            <w:ind w:left="720" w:hanging="360"/>
          </w:pPr>
        </w:pPrChange>
      </w:pPr>
      <w:del w:id="2451" w:author="Madhura Ramojwar" w:date="2021-04-19T12:29:00Z">
        <w:r w:rsidRPr="00841475" w:rsidDel="00BC750C">
          <w:rPr>
            <w:rStyle w:val="BlueItalics"/>
            <w:rFonts w:asciiTheme="minorHAnsi" w:hAnsiTheme="minorHAnsi" w:cstheme="minorHAnsi"/>
            <w:b/>
            <w:rPrChange w:id="2452" w:author="Madhura Ramojwar" w:date="2021-04-20T12:37:00Z">
              <w:rPr>
                <w:rStyle w:val="BlueItalics"/>
                <w:b/>
              </w:rPr>
            </w:rPrChange>
          </w:rPr>
          <w:delText>identifying previously unknown side-effects (related to the procedures or to the medical devices).</w:delText>
        </w:r>
      </w:del>
    </w:p>
    <w:p w14:paraId="5D5FE43D" w14:textId="63D074C0" w:rsidR="003507AA" w:rsidRPr="00841475" w:rsidDel="00BC750C" w:rsidRDefault="003507AA">
      <w:pPr>
        <w:pStyle w:val="BT1BodyTextI1"/>
        <w:numPr>
          <w:ilvl w:val="0"/>
          <w:numId w:val="30"/>
        </w:numPr>
        <w:jc w:val="left"/>
        <w:rPr>
          <w:del w:id="2453" w:author="Madhura Ramojwar" w:date="2021-04-19T12:29:00Z"/>
          <w:rStyle w:val="BlueItalics"/>
          <w:rFonts w:asciiTheme="minorHAnsi" w:hAnsiTheme="minorHAnsi" w:cstheme="minorHAnsi"/>
          <w:b/>
          <w:rPrChange w:id="2454" w:author="Madhura Ramojwar" w:date="2021-04-20T12:37:00Z">
            <w:rPr>
              <w:del w:id="2455" w:author="Madhura Ramojwar" w:date="2021-04-19T12:29:00Z"/>
              <w:rStyle w:val="BlueItalics"/>
              <w:b/>
            </w:rPr>
          </w:rPrChange>
        </w:rPr>
        <w:pPrChange w:id="2456" w:author="Madhura Ramojwar" w:date="2021-03-16T15:51:00Z">
          <w:pPr>
            <w:pStyle w:val="BT1BodyTextI1"/>
            <w:numPr>
              <w:numId w:val="30"/>
            </w:numPr>
            <w:ind w:left="720" w:hanging="360"/>
          </w:pPr>
        </w:pPrChange>
      </w:pPr>
      <w:del w:id="2457" w:author="Madhura Ramojwar" w:date="2021-04-19T12:29:00Z">
        <w:r w:rsidRPr="00841475" w:rsidDel="00BC750C">
          <w:rPr>
            <w:rStyle w:val="BlueItalics"/>
            <w:rFonts w:asciiTheme="minorHAnsi" w:hAnsiTheme="minorHAnsi" w:cstheme="minorHAnsi"/>
            <w:b/>
            <w:rPrChange w:id="2458" w:author="Madhura Ramojwar" w:date="2021-04-20T12:37:00Z">
              <w:rPr>
                <w:rStyle w:val="BlueItalics"/>
                <w:b/>
              </w:rPr>
            </w:rPrChange>
          </w:rPr>
          <w:delText>monitoring the identified side-effects and contraindications</w:delText>
        </w:r>
      </w:del>
    </w:p>
    <w:p w14:paraId="42C3F13F" w14:textId="407FB630" w:rsidR="003507AA" w:rsidRPr="00841475" w:rsidDel="00BC750C" w:rsidRDefault="003507AA">
      <w:pPr>
        <w:pStyle w:val="BT1BodyTextI1"/>
        <w:numPr>
          <w:ilvl w:val="0"/>
          <w:numId w:val="30"/>
        </w:numPr>
        <w:jc w:val="left"/>
        <w:rPr>
          <w:del w:id="2459" w:author="Madhura Ramojwar" w:date="2021-04-19T12:29:00Z"/>
          <w:rStyle w:val="BlueItalics"/>
          <w:rFonts w:asciiTheme="minorHAnsi" w:hAnsiTheme="minorHAnsi" w:cstheme="minorHAnsi"/>
          <w:b/>
          <w:rPrChange w:id="2460" w:author="Madhura Ramojwar" w:date="2021-04-20T12:37:00Z">
            <w:rPr>
              <w:del w:id="2461" w:author="Madhura Ramojwar" w:date="2021-04-19T12:29:00Z"/>
              <w:rStyle w:val="BlueItalics"/>
              <w:b/>
            </w:rPr>
          </w:rPrChange>
        </w:rPr>
        <w:pPrChange w:id="2462" w:author="Madhura Ramojwar" w:date="2021-03-16T15:51:00Z">
          <w:pPr>
            <w:pStyle w:val="BT1BodyTextI1"/>
            <w:numPr>
              <w:numId w:val="30"/>
            </w:numPr>
            <w:ind w:left="720" w:hanging="360"/>
          </w:pPr>
        </w:pPrChange>
      </w:pPr>
      <w:del w:id="2463" w:author="Madhura Ramojwar" w:date="2021-04-19T12:29:00Z">
        <w:r w:rsidRPr="00841475" w:rsidDel="00BC750C">
          <w:rPr>
            <w:rStyle w:val="BlueItalics"/>
            <w:rFonts w:asciiTheme="minorHAnsi" w:hAnsiTheme="minorHAnsi" w:cstheme="minorHAnsi"/>
            <w:b/>
            <w:rPrChange w:id="2464" w:author="Madhura Ramojwar" w:date="2021-04-20T12:37:00Z">
              <w:rPr>
                <w:rStyle w:val="BlueItalics"/>
                <w:b/>
              </w:rPr>
            </w:rPrChange>
          </w:rPr>
          <w:delText>identifying and analyzing emergent risks</w:delText>
        </w:r>
      </w:del>
    </w:p>
    <w:p w14:paraId="720AC5BD" w14:textId="22889BC3" w:rsidR="003507AA" w:rsidRPr="00841475" w:rsidDel="00BC750C" w:rsidRDefault="003507AA">
      <w:pPr>
        <w:pStyle w:val="BT1BodyTextI1"/>
        <w:numPr>
          <w:ilvl w:val="0"/>
          <w:numId w:val="30"/>
        </w:numPr>
        <w:jc w:val="left"/>
        <w:rPr>
          <w:del w:id="2465" w:author="Madhura Ramojwar" w:date="2021-04-19T12:29:00Z"/>
          <w:rStyle w:val="BlueItalics"/>
          <w:rFonts w:asciiTheme="minorHAnsi" w:hAnsiTheme="minorHAnsi" w:cstheme="minorHAnsi"/>
          <w:b/>
          <w:rPrChange w:id="2466" w:author="Madhura Ramojwar" w:date="2021-04-20T12:37:00Z">
            <w:rPr>
              <w:del w:id="2467" w:author="Madhura Ramojwar" w:date="2021-04-19T12:29:00Z"/>
              <w:rStyle w:val="BlueItalics"/>
              <w:b/>
            </w:rPr>
          </w:rPrChange>
        </w:rPr>
        <w:pPrChange w:id="2468" w:author="Madhura Ramojwar" w:date="2021-03-16T15:51:00Z">
          <w:pPr>
            <w:pStyle w:val="BT1BodyTextI1"/>
            <w:numPr>
              <w:numId w:val="30"/>
            </w:numPr>
            <w:ind w:left="720" w:hanging="360"/>
          </w:pPr>
        </w:pPrChange>
      </w:pPr>
      <w:del w:id="2469" w:author="Madhura Ramojwar" w:date="2021-04-19T12:29:00Z">
        <w:r w:rsidRPr="00841475" w:rsidDel="00BC750C">
          <w:rPr>
            <w:rStyle w:val="BlueItalics"/>
            <w:rFonts w:asciiTheme="minorHAnsi" w:hAnsiTheme="minorHAnsi" w:cstheme="minorHAnsi"/>
            <w:b/>
            <w:rPrChange w:id="2470" w:author="Madhura Ramojwar" w:date="2021-04-20T12:37:00Z">
              <w:rPr>
                <w:rStyle w:val="BlueItalics"/>
                <w:b/>
              </w:rPr>
            </w:rPrChange>
          </w:rPr>
          <w:delText>ensuring the continued acceptability of the benefit-risk ratio</w:delText>
        </w:r>
      </w:del>
    </w:p>
    <w:p w14:paraId="2250EB48" w14:textId="7236291F" w:rsidR="003507AA" w:rsidRPr="00841475" w:rsidDel="00BC750C" w:rsidRDefault="003507AA">
      <w:pPr>
        <w:pStyle w:val="BT1BodyTextI1"/>
        <w:numPr>
          <w:ilvl w:val="0"/>
          <w:numId w:val="30"/>
        </w:numPr>
        <w:jc w:val="left"/>
        <w:rPr>
          <w:del w:id="2471" w:author="Madhura Ramojwar" w:date="2021-04-19T12:29:00Z"/>
          <w:rStyle w:val="BlueItalics"/>
          <w:rFonts w:asciiTheme="minorHAnsi" w:hAnsiTheme="minorHAnsi" w:cstheme="minorHAnsi"/>
          <w:b/>
          <w:rPrChange w:id="2472" w:author="Madhura Ramojwar" w:date="2021-04-20T12:37:00Z">
            <w:rPr>
              <w:del w:id="2473" w:author="Madhura Ramojwar" w:date="2021-04-19T12:29:00Z"/>
              <w:rStyle w:val="BlueItalics"/>
              <w:b/>
            </w:rPr>
          </w:rPrChange>
        </w:rPr>
        <w:pPrChange w:id="2474" w:author="Madhura Ramojwar" w:date="2021-03-16T15:51:00Z">
          <w:pPr>
            <w:pStyle w:val="BT1BodyTextI1"/>
            <w:numPr>
              <w:numId w:val="30"/>
            </w:numPr>
            <w:ind w:left="720" w:hanging="360"/>
          </w:pPr>
        </w:pPrChange>
      </w:pPr>
      <w:del w:id="2475" w:author="Madhura Ramojwar" w:date="2021-04-19T12:29:00Z">
        <w:r w:rsidRPr="00841475" w:rsidDel="00BC750C">
          <w:rPr>
            <w:rStyle w:val="BlueItalics"/>
            <w:rFonts w:asciiTheme="minorHAnsi" w:hAnsiTheme="minorHAnsi" w:cstheme="minorHAnsi"/>
            <w:b/>
            <w:rPrChange w:id="2476" w:author="Madhura Ramojwar" w:date="2021-04-20T12:37:00Z">
              <w:rPr>
                <w:rStyle w:val="BlueItalics"/>
                <w:b/>
              </w:rPr>
            </w:rPrChange>
          </w:rPr>
          <w:delText>identifying possible systematic misuse or off-label use of the device</w:delText>
        </w:r>
      </w:del>
    </w:p>
    <w:p w14:paraId="155EFA4E" w14:textId="77777777" w:rsidR="003507AA" w:rsidRPr="00841475" w:rsidRDefault="003507AA">
      <w:pPr>
        <w:pStyle w:val="BT1BodyTextI1"/>
        <w:jc w:val="left"/>
        <w:rPr>
          <w:rStyle w:val="BlueItalics"/>
          <w:rFonts w:asciiTheme="minorHAnsi" w:hAnsiTheme="minorHAnsi" w:cstheme="minorHAnsi"/>
          <w:rPrChange w:id="2477" w:author="Madhura Ramojwar" w:date="2021-04-20T12:37:00Z">
            <w:rPr>
              <w:rStyle w:val="BlueItalics"/>
              <w:rFonts w:cs="Arial"/>
            </w:rPr>
          </w:rPrChange>
        </w:rPr>
        <w:pPrChange w:id="2478" w:author="Madhura Ramojwar" w:date="2021-03-16T15:51:00Z">
          <w:pPr>
            <w:pStyle w:val="BT1BodyTextI1"/>
          </w:pPr>
        </w:pPrChange>
      </w:pPr>
    </w:p>
    <w:p w14:paraId="77B5514F" w14:textId="77777777" w:rsidR="003507AA" w:rsidRPr="00841475" w:rsidRDefault="003507AA" w:rsidP="00B570CF">
      <w:pPr>
        <w:pStyle w:val="Heading3"/>
        <w:rPr>
          <w:rFonts w:asciiTheme="minorHAnsi" w:hAnsiTheme="minorHAnsi" w:cstheme="minorHAnsi"/>
          <w:rPrChange w:id="2479" w:author="Madhura Ramojwar" w:date="2021-04-20T12:37:00Z">
            <w:rPr/>
          </w:rPrChange>
        </w:rPr>
      </w:pPr>
      <w:bookmarkStart w:id="2480" w:name="_Toc49160032"/>
      <w:r w:rsidRPr="00841475">
        <w:rPr>
          <w:rFonts w:asciiTheme="minorHAnsi" w:hAnsiTheme="minorHAnsi" w:cstheme="minorHAnsi"/>
          <w:rPrChange w:id="2481" w:author="Madhura Ramojwar" w:date="2021-04-20T12:37:00Z">
            <w:rPr/>
          </w:rPrChange>
        </w:rPr>
        <w:t>Rationale</w:t>
      </w:r>
      <w:bookmarkEnd w:id="2480"/>
    </w:p>
    <w:p w14:paraId="32432A35" w14:textId="0D8DA680" w:rsidR="00431DB0" w:rsidRPr="00431DB0" w:rsidRDefault="00431DB0">
      <w:pPr>
        <w:pStyle w:val="BT1BodyTextI1"/>
        <w:jc w:val="left"/>
        <w:rPr>
          <w:ins w:id="2482" w:author="Madhura Ramojwar" w:date="2021-04-20T13:14:00Z"/>
          <w:rStyle w:val="BlueItalics"/>
          <w:rFonts w:asciiTheme="minorHAnsi" w:hAnsiTheme="minorHAnsi" w:cstheme="minorHAnsi"/>
          <w:i w:val="0"/>
          <w:iCs/>
          <w:rPrChange w:id="2483" w:author="Madhura Ramojwar" w:date="2021-04-20T13:14:00Z">
            <w:rPr>
              <w:ins w:id="2484" w:author="Madhura Ramojwar" w:date="2021-04-20T13:14:00Z"/>
              <w:rStyle w:val="BlueItalics"/>
              <w:rFonts w:asciiTheme="minorHAnsi" w:hAnsiTheme="minorHAnsi" w:cstheme="minorHAnsi"/>
            </w:rPr>
          </w:rPrChange>
        </w:rPr>
      </w:pPr>
      <w:ins w:id="2485" w:author="Madhura Ramojwar" w:date="2021-04-20T13:14:00Z">
        <w:r>
          <w:rPr>
            <w:color w:val="000000"/>
            <w:sz w:val="27"/>
            <w:szCs w:val="27"/>
          </w:rPr>
          <w:t>The sample size required to reject the null hypothesis for the primary endpoint at the 5% significance level with 80% power assuming a 12-month SAE rate of 10.5% is 287 subjects receiving the permanent Axium or Proclaim DRG IPG. Assuming an attrition rate of 25% from trial to permanent Axium or Proclaim DRG IPG implant, and an attrition rate of 10% from permanent implant to 12-month follow-up, a total of 426 (=287/0.9/0.75) subjects will be implanted with a trial system. The target number of subjects for permanent Axium or Proclaim DRG IPG implants is 319, and the target number of subjects for the primary endpoint analysis is 287.</w:t>
        </w:r>
      </w:ins>
    </w:p>
    <w:p w14:paraId="6872FAED" w14:textId="77777777" w:rsidR="00431DB0" w:rsidRDefault="00431DB0">
      <w:pPr>
        <w:pStyle w:val="BT1BodyTextI1"/>
        <w:jc w:val="left"/>
        <w:rPr>
          <w:ins w:id="2486" w:author="Madhura Ramojwar" w:date="2021-04-20T13:14:00Z"/>
          <w:rStyle w:val="BlueItalics"/>
          <w:rFonts w:asciiTheme="minorHAnsi" w:hAnsiTheme="minorHAnsi" w:cstheme="minorHAnsi"/>
        </w:rPr>
      </w:pPr>
    </w:p>
    <w:p w14:paraId="1782382B" w14:textId="77777777" w:rsidR="00431DB0" w:rsidRDefault="00431DB0">
      <w:pPr>
        <w:pStyle w:val="BT1BodyTextI1"/>
        <w:jc w:val="left"/>
        <w:rPr>
          <w:ins w:id="2487" w:author="Madhura Ramojwar" w:date="2021-04-20T13:14:00Z"/>
          <w:rStyle w:val="BlueItalics"/>
          <w:rFonts w:asciiTheme="minorHAnsi" w:hAnsiTheme="minorHAnsi" w:cstheme="minorHAnsi"/>
        </w:rPr>
      </w:pPr>
    </w:p>
    <w:p w14:paraId="2B0D2341" w14:textId="77777777" w:rsidR="00431DB0" w:rsidRDefault="00431DB0">
      <w:pPr>
        <w:pStyle w:val="BT1BodyTextI1"/>
        <w:jc w:val="left"/>
        <w:rPr>
          <w:ins w:id="2488" w:author="Madhura Ramojwar" w:date="2021-04-20T13:14:00Z"/>
          <w:rStyle w:val="BlueItalics"/>
          <w:rFonts w:asciiTheme="minorHAnsi" w:hAnsiTheme="minorHAnsi" w:cstheme="minorHAnsi"/>
        </w:rPr>
      </w:pPr>
    </w:p>
    <w:p w14:paraId="65D9B85E" w14:textId="77777777" w:rsidR="00431DB0" w:rsidRDefault="00431DB0">
      <w:pPr>
        <w:pStyle w:val="BT1BodyTextI1"/>
        <w:jc w:val="left"/>
        <w:rPr>
          <w:ins w:id="2489" w:author="Madhura Ramojwar" w:date="2021-04-20T13:14:00Z"/>
          <w:rStyle w:val="BlueItalics"/>
          <w:rFonts w:asciiTheme="minorHAnsi" w:hAnsiTheme="minorHAnsi" w:cstheme="minorHAnsi"/>
        </w:rPr>
      </w:pPr>
    </w:p>
    <w:p w14:paraId="01FD2EC7" w14:textId="320E337B" w:rsidR="003507AA" w:rsidRPr="00841475" w:rsidDel="00BC750C" w:rsidRDefault="003507AA">
      <w:pPr>
        <w:pStyle w:val="BT1BodyTextI1"/>
        <w:jc w:val="left"/>
        <w:rPr>
          <w:del w:id="2490" w:author="Madhura Ramojwar" w:date="2021-04-19T12:29:00Z"/>
          <w:rStyle w:val="BlueItalics"/>
          <w:rFonts w:asciiTheme="minorHAnsi" w:eastAsiaTheme="majorEastAsia" w:hAnsiTheme="minorHAnsi" w:cstheme="minorHAnsi"/>
          <w:b/>
          <w:bCs/>
          <w:iCs/>
          <w:kern w:val="32"/>
          <w:rPrChange w:id="2491" w:author="Madhura Ramojwar" w:date="2021-04-20T12:37:00Z">
            <w:rPr>
              <w:del w:id="2492" w:author="Madhura Ramojwar" w:date="2021-04-19T12:29:00Z"/>
              <w:rStyle w:val="BlueItalics"/>
              <w:rFonts w:ascii="Arial Bold" w:eastAsiaTheme="majorEastAsia" w:hAnsi="Arial Bold" w:cs="Arial"/>
              <w:b/>
              <w:bCs/>
              <w:iCs/>
              <w:kern w:val="32"/>
            </w:rPr>
          </w:rPrChange>
        </w:rPr>
        <w:pPrChange w:id="2493" w:author="Madhura Ramojwar" w:date="2021-03-16T15:51:00Z">
          <w:pPr>
            <w:pStyle w:val="BT1BodyTextI1"/>
          </w:pPr>
        </w:pPrChange>
      </w:pPr>
      <w:del w:id="2494" w:author="Madhura Ramojwar" w:date="2021-04-19T12:29:00Z">
        <w:r w:rsidRPr="00841475" w:rsidDel="00BC750C">
          <w:rPr>
            <w:rStyle w:val="BlueItalics"/>
            <w:rFonts w:asciiTheme="minorHAnsi" w:hAnsiTheme="minorHAnsi" w:cstheme="minorHAnsi"/>
            <w:rPrChange w:id="2495" w:author="Madhura Ramojwar" w:date="2021-04-20T12:37:00Z">
              <w:rPr>
                <w:rStyle w:val="BlueItalics"/>
              </w:rPr>
            </w:rPrChange>
          </w:rPr>
          <w:delText>Describe the rationale for the appropriateness of the chosen methods/procedures</w:delText>
        </w:r>
        <w:r w:rsidR="004C5E27" w:rsidRPr="00841475" w:rsidDel="00BC750C">
          <w:rPr>
            <w:rStyle w:val="BlueItalics"/>
            <w:rFonts w:asciiTheme="minorHAnsi" w:hAnsiTheme="minorHAnsi" w:cstheme="minorHAnsi"/>
            <w:rPrChange w:id="2496" w:author="Madhura Ramojwar" w:date="2021-04-20T12:37:00Z">
              <w:rPr>
                <w:rStyle w:val="BlueItalics"/>
              </w:rPr>
            </w:rPrChange>
          </w:rPr>
          <w:delText>,</w:delText>
        </w:r>
        <w:r w:rsidRPr="00841475" w:rsidDel="00BC750C">
          <w:rPr>
            <w:rStyle w:val="BlueItalics"/>
            <w:rFonts w:asciiTheme="minorHAnsi" w:hAnsiTheme="minorHAnsi" w:cstheme="minorHAnsi"/>
            <w:rPrChange w:id="2497" w:author="Madhura Ramojwar" w:date="2021-04-20T12:37:00Z">
              <w:rPr>
                <w:rStyle w:val="BlueItalics"/>
              </w:rPr>
            </w:rPrChange>
          </w:rPr>
          <w:delText xml:space="preserve"> including:</w:delText>
        </w:r>
      </w:del>
    </w:p>
    <w:p w14:paraId="68F82B22" w14:textId="30F91BF0" w:rsidR="003507AA" w:rsidRPr="00841475" w:rsidDel="00BC750C" w:rsidRDefault="003507AA">
      <w:pPr>
        <w:pStyle w:val="BT1BodyTextI1"/>
        <w:numPr>
          <w:ilvl w:val="0"/>
          <w:numId w:val="31"/>
        </w:numPr>
        <w:jc w:val="left"/>
        <w:rPr>
          <w:del w:id="2498" w:author="Madhura Ramojwar" w:date="2021-04-19T12:29:00Z"/>
          <w:rStyle w:val="BlueItalics"/>
          <w:rFonts w:asciiTheme="minorHAnsi" w:hAnsiTheme="minorHAnsi" w:cstheme="minorHAnsi"/>
          <w:rPrChange w:id="2499" w:author="Madhura Ramojwar" w:date="2021-04-20T12:37:00Z">
            <w:rPr>
              <w:del w:id="2500" w:author="Madhura Ramojwar" w:date="2021-04-19T12:29:00Z"/>
              <w:rStyle w:val="BlueItalics"/>
            </w:rPr>
          </w:rPrChange>
        </w:rPr>
        <w:pPrChange w:id="2501" w:author="Madhura Ramojwar" w:date="2021-03-16T15:51:00Z">
          <w:pPr>
            <w:pStyle w:val="BT1BodyTextI1"/>
            <w:numPr>
              <w:numId w:val="31"/>
            </w:numPr>
            <w:ind w:left="720" w:hanging="360"/>
          </w:pPr>
        </w:pPrChange>
      </w:pPr>
      <w:del w:id="2502" w:author="Madhura Ramojwar" w:date="2021-04-19T12:29:00Z">
        <w:r w:rsidRPr="00841475" w:rsidDel="00BC750C">
          <w:rPr>
            <w:rStyle w:val="BlueItalics"/>
            <w:rFonts w:asciiTheme="minorHAnsi" w:hAnsiTheme="minorHAnsi" w:cstheme="minorHAnsi"/>
            <w:rPrChange w:id="2503" w:author="Madhura Ramojwar" w:date="2021-04-20T12:37:00Z">
              <w:rPr>
                <w:rStyle w:val="BlueItalics"/>
              </w:rPr>
            </w:rPrChange>
          </w:rPr>
          <w:delText>the justification for sample size, timescales and endpoints</w:delText>
        </w:r>
      </w:del>
    </w:p>
    <w:p w14:paraId="139BA2F4" w14:textId="39EB6A40" w:rsidR="003507AA" w:rsidRPr="00841475" w:rsidDel="00BC750C" w:rsidRDefault="003507AA">
      <w:pPr>
        <w:pStyle w:val="BT1BodyTextI1"/>
        <w:numPr>
          <w:ilvl w:val="0"/>
          <w:numId w:val="31"/>
        </w:numPr>
        <w:jc w:val="left"/>
        <w:rPr>
          <w:del w:id="2504" w:author="Madhura Ramojwar" w:date="2021-04-19T12:29:00Z"/>
          <w:rStyle w:val="BlueItalics"/>
          <w:rFonts w:asciiTheme="minorHAnsi" w:hAnsiTheme="minorHAnsi" w:cstheme="minorHAnsi"/>
          <w:rPrChange w:id="2505" w:author="Madhura Ramojwar" w:date="2021-04-20T12:37:00Z">
            <w:rPr>
              <w:del w:id="2506" w:author="Madhura Ramojwar" w:date="2021-04-19T12:29:00Z"/>
              <w:rStyle w:val="BlueItalics"/>
            </w:rPr>
          </w:rPrChange>
        </w:rPr>
        <w:pPrChange w:id="2507" w:author="Madhura Ramojwar" w:date="2021-03-16T15:51:00Z">
          <w:pPr>
            <w:pStyle w:val="BT1BodyTextI1"/>
            <w:numPr>
              <w:numId w:val="31"/>
            </w:numPr>
            <w:ind w:left="720" w:hanging="360"/>
          </w:pPr>
        </w:pPrChange>
      </w:pPr>
      <w:del w:id="2508" w:author="Madhura Ramojwar" w:date="2021-04-19T12:29:00Z">
        <w:r w:rsidRPr="00841475" w:rsidDel="00BC750C">
          <w:rPr>
            <w:rStyle w:val="BlueItalics"/>
            <w:rFonts w:asciiTheme="minorHAnsi" w:hAnsiTheme="minorHAnsi" w:cstheme="minorHAnsi"/>
            <w:rPrChange w:id="2509" w:author="Madhura Ramojwar" w:date="2021-04-20T12:37:00Z">
              <w:rPr>
                <w:rStyle w:val="BlueItalics"/>
              </w:rPr>
            </w:rPrChange>
          </w:rPr>
          <w:delText>justification for comparator, on the basis of intended purpose and state of the art</w:delText>
        </w:r>
      </w:del>
    </w:p>
    <w:p w14:paraId="54C72ED3" w14:textId="2EF8E7A9" w:rsidR="003507AA" w:rsidRPr="00841475" w:rsidDel="00BC750C" w:rsidRDefault="003507AA">
      <w:pPr>
        <w:pStyle w:val="BT1BodyTextI1"/>
        <w:numPr>
          <w:ilvl w:val="0"/>
          <w:numId w:val="31"/>
        </w:numPr>
        <w:jc w:val="left"/>
        <w:rPr>
          <w:del w:id="2510" w:author="Madhura Ramojwar" w:date="2021-04-19T12:29:00Z"/>
          <w:rStyle w:val="BlueItalics"/>
          <w:rFonts w:asciiTheme="minorHAnsi" w:hAnsiTheme="minorHAnsi" w:cstheme="minorHAnsi"/>
          <w:rPrChange w:id="2511" w:author="Madhura Ramojwar" w:date="2021-04-20T12:37:00Z">
            <w:rPr>
              <w:del w:id="2512" w:author="Madhura Ramojwar" w:date="2021-04-19T12:29:00Z"/>
              <w:rStyle w:val="BlueItalics"/>
            </w:rPr>
          </w:rPrChange>
        </w:rPr>
        <w:pPrChange w:id="2513" w:author="Madhura Ramojwar" w:date="2021-03-16T15:51:00Z">
          <w:pPr>
            <w:pStyle w:val="BT1BodyTextI1"/>
            <w:numPr>
              <w:numId w:val="31"/>
            </w:numPr>
            <w:ind w:left="720" w:hanging="360"/>
          </w:pPr>
        </w:pPrChange>
      </w:pPr>
      <w:del w:id="2514" w:author="Madhura Ramojwar" w:date="2021-04-19T12:29:00Z">
        <w:r w:rsidRPr="00841475" w:rsidDel="00BC750C">
          <w:rPr>
            <w:rStyle w:val="BlueItalics"/>
            <w:rFonts w:asciiTheme="minorHAnsi" w:hAnsiTheme="minorHAnsi" w:cstheme="minorHAnsi"/>
            <w:rPrChange w:id="2515" w:author="Madhura Ramojwar" w:date="2021-04-20T12:37:00Z">
              <w:rPr>
                <w:rStyle w:val="BlueItalics"/>
              </w:rPr>
            </w:rPrChange>
          </w:rPr>
          <w:delText>justification of the study design on the basis of all of the above, and why it is sufficient to ensure representative patient populations and provide for adequate controls on sources of bias (an evaluation of the potential sources of bias should form part of this)</w:delText>
        </w:r>
      </w:del>
    </w:p>
    <w:p w14:paraId="051F960D" w14:textId="6390A9BF" w:rsidR="003507AA" w:rsidRPr="00841475" w:rsidRDefault="003507AA">
      <w:pPr>
        <w:pStyle w:val="BT1BodyTextI1"/>
        <w:numPr>
          <w:ilvl w:val="0"/>
          <w:numId w:val="31"/>
        </w:numPr>
        <w:jc w:val="left"/>
        <w:rPr>
          <w:rFonts w:asciiTheme="minorHAnsi" w:hAnsiTheme="minorHAnsi" w:cstheme="minorHAnsi"/>
          <w:i/>
          <w:color w:val="0000FF"/>
          <w:rPrChange w:id="2516" w:author="Madhura Ramojwar" w:date="2021-04-20T12:37:00Z">
            <w:rPr>
              <w:i/>
              <w:color w:val="0000FF"/>
            </w:rPr>
          </w:rPrChange>
        </w:rPr>
        <w:pPrChange w:id="2517" w:author="Madhura Ramojwar" w:date="2021-03-16T15:51:00Z">
          <w:pPr>
            <w:pStyle w:val="BT1BodyTextI1"/>
            <w:numPr>
              <w:numId w:val="31"/>
            </w:numPr>
            <w:ind w:left="720" w:hanging="360"/>
          </w:pPr>
        </w:pPrChange>
      </w:pPr>
      <w:del w:id="2518" w:author="Madhura Ramojwar" w:date="2021-04-19T12:29:00Z">
        <w:r w:rsidRPr="00841475" w:rsidDel="00BC750C">
          <w:rPr>
            <w:rStyle w:val="BlueItalics"/>
            <w:rFonts w:asciiTheme="minorHAnsi" w:hAnsiTheme="minorHAnsi" w:cstheme="minorHAnsi"/>
            <w:rPrChange w:id="2519" w:author="Madhura Ramojwar" w:date="2021-04-20T12:37:00Z">
              <w:rPr>
                <w:rStyle w:val="BlueItalics"/>
              </w:rPr>
            </w:rPrChange>
          </w:rPr>
          <w:delText>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w:delText>
        </w:r>
      </w:del>
      <w:r w:rsidRPr="00841475">
        <w:rPr>
          <w:rStyle w:val="BlueItalics"/>
          <w:rFonts w:asciiTheme="minorHAnsi" w:hAnsiTheme="minorHAnsi" w:cstheme="minorHAnsi"/>
          <w:rPrChange w:id="2520" w:author="Madhura Ramojwar" w:date="2021-04-20T12:37:00Z">
            <w:rPr>
              <w:rStyle w:val="BlueItalics"/>
            </w:rPr>
          </w:rPrChange>
        </w:rPr>
        <w:t>.</w:t>
      </w:r>
    </w:p>
    <w:p w14:paraId="40FAB753" w14:textId="148C51D8" w:rsidR="004C5E27" w:rsidRPr="00841475" w:rsidRDefault="004C5E27" w:rsidP="00B570CF">
      <w:pPr>
        <w:pStyle w:val="Heading3"/>
        <w:rPr>
          <w:rFonts w:asciiTheme="minorHAnsi" w:hAnsiTheme="minorHAnsi" w:cstheme="minorHAnsi"/>
          <w:rPrChange w:id="2521" w:author="Madhura Ramojwar" w:date="2021-04-20T12:37:00Z">
            <w:rPr/>
          </w:rPrChange>
        </w:rPr>
      </w:pPr>
      <w:bookmarkStart w:id="2522" w:name="_Toc49160033"/>
      <w:r w:rsidRPr="00841475">
        <w:rPr>
          <w:rFonts w:asciiTheme="minorHAnsi" w:hAnsiTheme="minorHAnsi" w:cstheme="minorHAnsi"/>
          <w:rPrChange w:id="2523" w:author="Madhura Ramojwar" w:date="2021-04-20T12:37:00Z">
            <w:rPr/>
          </w:rPrChange>
        </w:rPr>
        <w:t>Known Limitations</w:t>
      </w:r>
      <w:bookmarkEnd w:id="2522"/>
    </w:p>
    <w:p w14:paraId="5AD3B21C" w14:textId="77777777" w:rsidR="001F5737" w:rsidRPr="00841475" w:rsidRDefault="001F5737" w:rsidP="001F5737">
      <w:pPr>
        <w:pStyle w:val="BT1BodyTextI1"/>
        <w:rPr>
          <w:ins w:id="2524" w:author="Madhura Ramojwar" w:date="2021-03-16T16:17:00Z"/>
          <w:rFonts w:asciiTheme="minorHAnsi" w:hAnsiTheme="minorHAnsi" w:cstheme="minorHAnsi"/>
          <w:rPrChange w:id="2525" w:author="Madhura Ramojwar" w:date="2021-04-20T12:37:00Z">
            <w:rPr>
              <w:ins w:id="2526" w:author="Madhura Ramojwar" w:date="2021-03-16T16:17:00Z"/>
              <w:sz w:val="22"/>
            </w:rPr>
          </w:rPrChange>
        </w:rPr>
      </w:pPr>
      <w:ins w:id="2527" w:author="Madhura Ramojwar" w:date="2021-03-16T16:17:00Z">
        <w:r w:rsidRPr="00841475">
          <w:rPr>
            <w:rFonts w:asciiTheme="minorHAnsi" w:hAnsiTheme="minorHAnsi" w:cstheme="minorHAnsi"/>
            <w:rPrChange w:id="2528" w:author="Madhura Ramojwar" w:date="2021-04-20T12:37:00Z">
              <w:rPr/>
            </w:rPrChange>
          </w:rPr>
          <w:t xml:space="preserve">Patients contraindicated for the Axium Neurostimulator System are those who:  </w:t>
        </w:r>
      </w:ins>
    </w:p>
    <w:p w14:paraId="0664B75D" w14:textId="55E5699A" w:rsidR="001F5737" w:rsidRPr="00841475" w:rsidRDefault="001F5737" w:rsidP="001F5737">
      <w:pPr>
        <w:pStyle w:val="BT1BodyTextI1"/>
        <w:numPr>
          <w:ilvl w:val="0"/>
          <w:numId w:val="34"/>
        </w:numPr>
        <w:spacing w:before="40"/>
        <w:ind w:right="518"/>
        <w:jc w:val="left"/>
        <w:rPr>
          <w:ins w:id="2529" w:author="Madhura Ramojwar" w:date="2021-03-16T16:17:00Z"/>
          <w:rFonts w:asciiTheme="minorHAnsi" w:hAnsiTheme="minorHAnsi" w:cstheme="minorHAnsi"/>
          <w:rPrChange w:id="2530" w:author="Madhura Ramojwar" w:date="2021-04-20T12:37:00Z">
            <w:rPr>
              <w:ins w:id="2531" w:author="Madhura Ramojwar" w:date="2021-03-16T16:17:00Z"/>
            </w:rPr>
          </w:rPrChange>
        </w:rPr>
      </w:pPr>
      <w:ins w:id="2532" w:author="Madhura Ramojwar" w:date="2021-03-16T16:17:00Z">
        <w:r w:rsidRPr="00841475">
          <w:rPr>
            <w:rFonts w:asciiTheme="minorHAnsi" w:hAnsiTheme="minorHAnsi" w:cstheme="minorHAnsi"/>
            <w:rPrChange w:id="2533" w:author="Madhura Ramojwar" w:date="2021-04-20T12:37:00Z">
              <w:rPr/>
            </w:rPrChange>
          </w:rPr>
          <w:t xml:space="preserve">Have an active implantable medical device including but not limited to cardiac pacemakers and cardiac </w:t>
        </w:r>
      </w:ins>
      <w:ins w:id="2534" w:author="Madhura Ramojwar" w:date="2021-03-16T16:18:00Z">
        <w:r w:rsidRPr="00841475">
          <w:rPr>
            <w:rFonts w:asciiTheme="minorHAnsi" w:hAnsiTheme="minorHAnsi" w:cstheme="minorHAnsi"/>
            <w:rPrChange w:id="2535" w:author="Madhura Ramojwar" w:date="2021-04-20T12:37:00Z">
              <w:rPr/>
            </w:rPrChange>
          </w:rPr>
          <w:t>defibrillators.</w:t>
        </w:r>
      </w:ins>
    </w:p>
    <w:p w14:paraId="60DB206F" w14:textId="03870C6B" w:rsidR="001F5737" w:rsidRPr="00841475" w:rsidRDefault="001F5737" w:rsidP="001F5737">
      <w:pPr>
        <w:pStyle w:val="BT1BodyTextI1"/>
        <w:numPr>
          <w:ilvl w:val="0"/>
          <w:numId w:val="34"/>
        </w:numPr>
        <w:spacing w:before="40"/>
        <w:ind w:right="518"/>
        <w:jc w:val="left"/>
        <w:rPr>
          <w:ins w:id="2536" w:author="Madhura Ramojwar" w:date="2021-03-16T16:17:00Z"/>
          <w:rFonts w:asciiTheme="minorHAnsi" w:hAnsiTheme="minorHAnsi" w:cstheme="minorHAnsi"/>
          <w:rPrChange w:id="2537" w:author="Madhura Ramojwar" w:date="2021-04-20T12:37:00Z">
            <w:rPr>
              <w:ins w:id="2538" w:author="Madhura Ramojwar" w:date="2021-03-16T16:17:00Z"/>
            </w:rPr>
          </w:rPrChange>
        </w:rPr>
      </w:pPr>
      <w:ins w:id="2539" w:author="Madhura Ramojwar" w:date="2021-03-16T16:17:00Z">
        <w:r w:rsidRPr="00841475">
          <w:rPr>
            <w:rFonts w:asciiTheme="minorHAnsi" w:hAnsiTheme="minorHAnsi" w:cstheme="minorHAnsi"/>
            <w:rPrChange w:id="2540" w:author="Madhura Ramojwar" w:date="2021-04-20T12:37:00Z">
              <w:rPr/>
            </w:rPrChange>
          </w:rPr>
          <w:t xml:space="preserve">Are unable to operate the </w:t>
        </w:r>
      </w:ins>
      <w:ins w:id="2541" w:author="Madhura Ramojwar" w:date="2021-03-16T16:18:00Z">
        <w:r w:rsidRPr="00841475">
          <w:rPr>
            <w:rFonts w:asciiTheme="minorHAnsi" w:hAnsiTheme="minorHAnsi" w:cstheme="minorHAnsi"/>
            <w:rPrChange w:id="2542" w:author="Madhura Ramojwar" w:date="2021-04-20T12:37:00Z">
              <w:rPr/>
            </w:rPrChange>
          </w:rPr>
          <w:t>system.</w:t>
        </w:r>
      </w:ins>
    </w:p>
    <w:p w14:paraId="51781E43" w14:textId="7AF7AA57" w:rsidR="001F5737" w:rsidRPr="00841475" w:rsidRDefault="001F5737" w:rsidP="001F5737">
      <w:pPr>
        <w:pStyle w:val="BT1BodyTextI1"/>
        <w:numPr>
          <w:ilvl w:val="0"/>
          <w:numId w:val="34"/>
        </w:numPr>
        <w:spacing w:before="40"/>
        <w:ind w:right="518"/>
        <w:jc w:val="left"/>
        <w:rPr>
          <w:ins w:id="2543" w:author="Madhura Ramojwar" w:date="2021-03-16T16:17:00Z"/>
          <w:rFonts w:asciiTheme="minorHAnsi" w:hAnsiTheme="minorHAnsi" w:cstheme="minorHAnsi"/>
          <w:rPrChange w:id="2544" w:author="Madhura Ramojwar" w:date="2021-04-20T12:37:00Z">
            <w:rPr>
              <w:ins w:id="2545" w:author="Madhura Ramojwar" w:date="2021-03-16T16:17:00Z"/>
            </w:rPr>
          </w:rPrChange>
        </w:rPr>
      </w:pPr>
      <w:ins w:id="2546" w:author="Madhura Ramojwar" w:date="2021-03-16T16:17:00Z">
        <w:r w:rsidRPr="00841475">
          <w:rPr>
            <w:rFonts w:asciiTheme="minorHAnsi" w:hAnsiTheme="minorHAnsi" w:cstheme="minorHAnsi"/>
            <w:rPrChange w:id="2547" w:author="Madhura Ramojwar" w:date="2021-04-20T12:37:00Z">
              <w:rPr/>
            </w:rPrChange>
          </w:rPr>
          <w:t xml:space="preserve">Are poor surgical </w:t>
        </w:r>
      </w:ins>
      <w:ins w:id="2548" w:author="Madhura Ramojwar" w:date="2021-03-16T16:18:00Z">
        <w:r w:rsidRPr="00841475">
          <w:rPr>
            <w:rFonts w:asciiTheme="minorHAnsi" w:hAnsiTheme="minorHAnsi" w:cstheme="minorHAnsi"/>
            <w:rPrChange w:id="2549" w:author="Madhura Ramojwar" w:date="2021-04-20T12:37:00Z">
              <w:rPr/>
            </w:rPrChange>
          </w:rPr>
          <w:t>risks.</w:t>
        </w:r>
      </w:ins>
    </w:p>
    <w:p w14:paraId="082DC550" w14:textId="0A4ED63A" w:rsidR="001F5737" w:rsidRPr="00841475" w:rsidRDefault="001F5737" w:rsidP="001F5737">
      <w:pPr>
        <w:pStyle w:val="BT1BodyTextI1"/>
        <w:numPr>
          <w:ilvl w:val="0"/>
          <w:numId w:val="34"/>
        </w:numPr>
        <w:spacing w:before="40"/>
        <w:ind w:right="518"/>
        <w:jc w:val="left"/>
        <w:rPr>
          <w:ins w:id="2550" w:author="Madhura Ramojwar" w:date="2021-03-16T16:17:00Z"/>
          <w:rFonts w:asciiTheme="minorHAnsi" w:hAnsiTheme="minorHAnsi" w:cstheme="minorHAnsi"/>
          <w:rPrChange w:id="2551" w:author="Madhura Ramojwar" w:date="2021-04-20T12:37:00Z">
            <w:rPr>
              <w:ins w:id="2552" w:author="Madhura Ramojwar" w:date="2021-03-16T16:17:00Z"/>
            </w:rPr>
          </w:rPrChange>
        </w:rPr>
      </w:pPr>
      <w:ins w:id="2553" w:author="Madhura Ramojwar" w:date="2021-03-16T16:17:00Z">
        <w:r w:rsidRPr="00841475">
          <w:rPr>
            <w:rFonts w:asciiTheme="minorHAnsi" w:hAnsiTheme="minorHAnsi" w:cstheme="minorHAnsi"/>
            <w:rPrChange w:id="2554" w:author="Madhura Ramojwar" w:date="2021-04-20T12:37:00Z">
              <w:rPr/>
            </w:rPrChange>
          </w:rPr>
          <w:t>Are pregnant</w:t>
        </w:r>
      </w:ins>
      <w:ins w:id="2555" w:author="Madhura Ramojwar" w:date="2021-03-16T16:18:00Z">
        <w:r w:rsidRPr="00841475">
          <w:rPr>
            <w:rFonts w:asciiTheme="minorHAnsi" w:hAnsiTheme="minorHAnsi" w:cstheme="minorHAnsi"/>
            <w:rPrChange w:id="2556" w:author="Madhura Ramojwar" w:date="2021-04-20T12:37:00Z">
              <w:rPr/>
            </w:rPrChange>
          </w:rPr>
          <w:t>.</w:t>
        </w:r>
      </w:ins>
    </w:p>
    <w:p w14:paraId="5EF740CA" w14:textId="6F8A4E9B" w:rsidR="001F5737" w:rsidRPr="00841475" w:rsidRDefault="001F5737" w:rsidP="001F5737">
      <w:pPr>
        <w:pStyle w:val="BT1BodyTextI1"/>
        <w:numPr>
          <w:ilvl w:val="0"/>
          <w:numId w:val="34"/>
        </w:numPr>
        <w:spacing w:before="40"/>
        <w:ind w:right="518"/>
        <w:jc w:val="left"/>
        <w:rPr>
          <w:ins w:id="2557" w:author="Madhura Ramojwar" w:date="2021-03-16T16:17:00Z"/>
          <w:rFonts w:asciiTheme="minorHAnsi" w:hAnsiTheme="minorHAnsi" w:cstheme="minorHAnsi"/>
          <w:rPrChange w:id="2558" w:author="Madhura Ramojwar" w:date="2021-04-20T12:37:00Z">
            <w:rPr>
              <w:ins w:id="2559" w:author="Madhura Ramojwar" w:date="2021-03-16T16:17:00Z"/>
            </w:rPr>
          </w:rPrChange>
        </w:rPr>
      </w:pPr>
      <w:ins w:id="2560" w:author="Madhura Ramojwar" w:date="2021-03-16T16:17:00Z">
        <w:r w:rsidRPr="00841475">
          <w:rPr>
            <w:rFonts w:asciiTheme="minorHAnsi" w:hAnsiTheme="minorHAnsi" w:cstheme="minorHAnsi"/>
            <w:rPrChange w:id="2561" w:author="Madhura Ramojwar" w:date="2021-04-20T12:37:00Z">
              <w:rPr/>
            </w:rPrChange>
          </w:rPr>
          <w:t xml:space="preserve">Are under the age of </w:t>
        </w:r>
      </w:ins>
      <w:ins w:id="2562" w:author="Madhura Ramojwar" w:date="2021-03-16T16:18:00Z">
        <w:r w:rsidRPr="00841475">
          <w:rPr>
            <w:rFonts w:asciiTheme="minorHAnsi" w:hAnsiTheme="minorHAnsi" w:cstheme="minorHAnsi"/>
            <w:rPrChange w:id="2563" w:author="Madhura Ramojwar" w:date="2021-04-20T12:37:00Z">
              <w:rPr/>
            </w:rPrChange>
          </w:rPr>
          <w:t>18.</w:t>
        </w:r>
      </w:ins>
    </w:p>
    <w:p w14:paraId="1B0996B4" w14:textId="77777777" w:rsidR="001F5737" w:rsidRPr="00841475" w:rsidRDefault="001F5737">
      <w:pPr>
        <w:pStyle w:val="BT1BodyTextI1"/>
        <w:ind w:left="432"/>
        <w:jc w:val="left"/>
        <w:rPr>
          <w:ins w:id="2564" w:author="Madhura Ramojwar" w:date="2021-03-16T16:17:00Z"/>
          <w:rStyle w:val="BlueItalics"/>
          <w:rFonts w:asciiTheme="minorHAnsi" w:hAnsiTheme="minorHAnsi" w:cstheme="minorHAnsi"/>
          <w:rPrChange w:id="2565" w:author="Madhura Ramojwar" w:date="2021-04-20T12:37:00Z">
            <w:rPr>
              <w:ins w:id="2566" w:author="Madhura Ramojwar" w:date="2021-03-16T16:17:00Z"/>
              <w:rStyle w:val="BlueItalics"/>
            </w:rPr>
          </w:rPrChange>
        </w:rPr>
        <w:pPrChange w:id="2567" w:author="Madhura Ramojwar" w:date="2021-03-16T16:17:00Z">
          <w:pPr>
            <w:pStyle w:val="BT1BodyTextI1"/>
            <w:jc w:val="left"/>
          </w:pPr>
        </w:pPrChange>
      </w:pPr>
    </w:p>
    <w:p w14:paraId="662C8982" w14:textId="2E735ED3" w:rsidR="004C5E27" w:rsidRPr="00841475" w:rsidRDefault="004C5E27">
      <w:pPr>
        <w:pStyle w:val="BT1BodyTextI1"/>
        <w:jc w:val="left"/>
        <w:rPr>
          <w:rStyle w:val="BlueItalics"/>
          <w:rFonts w:asciiTheme="minorHAnsi" w:hAnsiTheme="minorHAnsi" w:cstheme="minorHAnsi"/>
          <w:rPrChange w:id="2568" w:author="Madhura Ramojwar" w:date="2021-04-20T12:37:00Z">
            <w:rPr>
              <w:rStyle w:val="BlueItalics"/>
            </w:rPr>
          </w:rPrChange>
        </w:rPr>
        <w:pPrChange w:id="2569" w:author="Madhura Ramojwar" w:date="2021-03-16T15:51:00Z">
          <w:pPr>
            <w:pStyle w:val="BT1BodyTextI1"/>
          </w:pPr>
        </w:pPrChange>
      </w:pPr>
      <w:r w:rsidRPr="00841475">
        <w:rPr>
          <w:rStyle w:val="BlueItalics"/>
          <w:rFonts w:asciiTheme="minorHAnsi" w:hAnsiTheme="minorHAnsi" w:cstheme="minorHAnsi"/>
          <w:rPrChange w:id="2570" w:author="Madhura Ramojwar" w:date="2021-04-20T12:37:00Z">
            <w:rPr>
              <w:rStyle w:val="BlueItalics"/>
            </w:rPr>
          </w:rPrChange>
        </w:rPr>
        <w:lastRenderedPageBreak/>
        <w:t>Describe the known limitations of the planned activities such as for example incomplete follow up, missing data, etc.</w:t>
      </w:r>
    </w:p>
    <w:p w14:paraId="5D5FC94A" w14:textId="126D108F" w:rsidR="003D738B" w:rsidRPr="003D738B" w:rsidRDefault="003507AA" w:rsidP="003D738B">
      <w:pPr>
        <w:pStyle w:val="Heading3"/>
        <w:rPr>
          <w:rFonts w:asciiTheme="minorHAnsi" w:hAnsiTheme="minorHAnsi" w:cstheme="minorHAnsi"/>
          <w:rPrChange w:id="2571" w:author="Madhura Ramojwar" w:date="2021-04-20T12:54:00Z">
            <w:rPr/>
          </w:rPrChange>
        </w:rPr>
      </w:pPr>
      <w:bookmarkStart w:id="2572" w:name="_Toc49160034"/>
      <w:r w:rsidRPr="00841475">
        <w:rPr>
          <w:rFonts w:asciiTheme="minorHAnsi" w:hAnsiTheme="minorHAnsi" w:cstheme="minorHAnsi"/>
          <w:rPrChange w:id="2573" w:author="Madhura Ramojwar" w:date="2021-04-20T12:37:00Z">
            <w:rPr/>
          </w:rPrChange>
        </w:rPr>
        <w:t>Timeline</w:t>
      </w:r>
      <w:bookmarkEnd w:id="2572"/>
    </w:p>
    <w:p w14:paraId="236CD890" w14:textId="77777777" w:rsidR="003D738B" w:rsidRDefault="003D738B" w:rsidP="003D738B">
      <w:pPr>
        <w:pStyle w:val="BT1BodyTextI1"/>
        <w:rPr>
          <w:ins w:id="2574" w:author="Madhura Ramojwar" w:date="2021-04-20T12:55:00Z"/>
        </w:rPr>
      </w:pPr>
      <w:bookmarkStart w:id="2575" w:name="_Toc449602696"/>
      <w:ins w:id="2576" w:author="Madhura Ramojwar" w:date="2021-04-20T12:55:00Z">
        <w:r>
          <w:t>A timeline for this study is provided below. This timeline may change the actual enrollment rate.</w:t>
        </w:r>
        <w:bookmarkEnd w:id="2575"/>
      </w:ins>
    </w:p>
    <w:tbl>
      <w:tblPr>
        <w:tblStyle w:val="TableGrid"/>
        <w:tblW w:w="13410" w:type="dxa"/>
        <w:tblLayout w:type="fixed"/>
        <w:tblLook w:val="04A0" w:firstRow="1" w:lastRow="0" w:firstColumn="1" w:lastColumn="0" w:noHBand="0" w:noVBand="1"/>
      </w:tblPr>
      <w:tblGrid>
        <w:gridCol w:w="1006"/>
        <w:gridCol w:w="704"/>
        <w:gridCol w:w="1072"/>
        <w:gridCol w:w="1080"/>
        <w:gridCol w:w="1080"/>
        <w:gridCol w:w="1088"/>
        <w:gridCol w:w="1237"/>
        <w:gridCol w:w="1260"/>
        <w:gridCol w:w="1170"/>
        <w:gridCol w:w="1170"/>
        <w:gridCol w:w="1260"/>
        <w:gridCol w:w="1283"/>
      </w:tblGrid>
      <w:tr w:rsidR="003D738B" w14:paraId="0A774D56" w14:textId="77777777" w:rsidTr="003D738B">
        <w:trPr>
          <w:ins w:id="2577" w:author="Madhura Ramojwar" w:date="2021-04-20T12:55:00Z"/>
        </w:trPr>
        <w:tc>
          <w:tcPr>
            <w:tcW w:w="1006" w:type="dxa"/>
            <w:tcBorders>
              <w:top w:val="single" w:sz="6" w:space="0" w:color="auto"/>
              <w:left w:val="single" w:sz="6" w:space="0" w:color="auto"/>
              <w:bottom w:val="single" w:sz="6" w:space="0" w:color="auto"/>
              <w:right w:val="single" w:sz="6" w:space="0" w:color="auto"/>
            </w:tcBorders>
            <w:hideMark/>
          </w:tcPr>
          <w:p w14:paraId="21BCE362" w14:textId="77777777" w:rsidR="003D738B" w:rsidRDefault="003D738B">
            <w:pPr>
              <w:pStyle w:val="Default"/>
              <w:jc w:val="center"/>
              <w:rPr>
                <w:ins w:id="2578" w:author="Madhura Ramojwar" w:date="2021-04-20T12:55:00Z"/>
                <w:b/>
                <w:i/>
                <w:sz w:val="16"/>
                <w:szCs w:val="16"/>
              </w:rPr>
            </w:pPr>
            <w:ins w:id="2579" w:author="Madhura Ramojwar" w:date="2021-04-20T12:55:00Z">
              <w:r>
                <w:rPr>
                  <w:b/>
                  <w:i/>
                  <w:sz w:val="16"/>
                  <w:szCs w:val="16"/>
                </w:rPr>
                <w:t>Time = 0;</w:t>
              </w:r>
            </w:ins>
          </w:p>
          <w:p w14:paraId="666BDC9F" w14:textId="77777777" w:rsidR="003D738B" w:rsidRDefault="003D738B">
            <w:pPr>
              <w:pStyle w:val="Default"/>
              <w:jc w:val="center"/>
              <w:rPr>
                <w:ins w:id="2580" w:author="Madhura Ramojwar" w:date="2021-04-20T12:55:00Z"/>
                <w:b/>
                <w:i/>
                <w:sz w:val="16"/>
                <w:szCs w:val="16"/>
              </w:rPr>
            </w:pPr>
            <w:ins w:id="2581" w:author="Madhura Ramojwar" w:date="2021-04-20T12:55:00Z">
              <w:r>
                <w:rPr>
                  <w:b/>
                  <w:i/>
                  <w:sz w:val="16"/>
                  <w:szCs w:val="16"/>
                </w:rPr>
                <w:t>Month 1: Jun ‘16</w:t>
              </w:r>
            </w:ins>
          </w:p>
          <w:p w14:paraId="52FBBE8A" w14:textId="77777777" w:rsidR="003D738B" w:rsidRDefault="003D738B">
            <w:pPr>
              <w:pStyle w:val="Default"/>
              <w:jc w:val="center"/>
              <w:rPr>
                <w:ins w:id="2582" w:author="Madhura Ramojwar" w:date="2021-04-20T12:55:00Z"/>
                <w:b/>
                <w:i/>
                <w:sz w:val="16"/>
                <w:szCs w:val="16"/>
              </w:rPr>
            </w:pPr>
            <w:ins w:id="2583" w:author="Madhura Ramojwar" w:date="2021-04-20T12:55:00Z">
              <w:r>
                <w:rPr>
                  <w:b/>
                  <w:i/>
                  <w:sz w:val="16"/>
                  <w:szCs w:val="16"/>
                </w:rPr>
                <w:t>FDA Approval</w:t>
              </w:r>
            </w:ins>
          </w:p>
        </w:tc>
        <w:tc>
          <w:tcPr>
            <w:tcW w:w="704" w:type="dxa"/>
            <w:tcBorders>
              <w:top w:val="single" w:sz="6" w:space="0" w:color="auto"/>
              <w:left w:val="single" w:sz="6" w:space="0" w:color="auto"/>
              <w:bottom w:val="single" w:sz="6" w:space="0" w:color="auto"/>
              <w:right w:val="single" w:sz="6" w:space="0" w:color="auto"/>
            </w:tcBorders>
            <w:hideMark/>
          </w:tcPr>
          <w:p w14:paraId="1EC99ADD" w14:textId="77777777" w:rsidR="003D738B" w:rsidRDefault="003D738B">
            <w:pPr>
              <w:pStyle w:val="Default"/>
              <w:jc w:val="center"/>
              <w:rPr>
                <w:ins w:id="2584" w:author="Madhura Ramojwar" w:date="2021-04-20T12:55:00Z"/>
                <w:b/>
                <w:i/>
                <w:sz w:val="16"/>
                <w:szCs w:val="16"/>
              </w:rPr>
            </w:pPr>
            <w:ins w:id="2585" w:author="Madhura Ramojwar" w:date="2021-04-20T12:55:00Z">
              <w:r>
                <w:rPr>
                  <w:b/>
                  <w:i/>
                  <w:sz w:val="16"/>
                  <w:szCs w:val="16"/>
                </w:rPr>
                <w:t>Time =</w:t>
              </w:r>
            </w:ins>
          </w:p>
          <w:p w14:paraId="3746C4E3" w14:textId="77777777" w:rsidR="003D738B" w:rsidRDefault="003D738B">
            <w:pPr>
              <w:pStyle w:val="Default"/>
              <w:jc w:val="center"/>
              <w:rPr>
                <w:ins w:id="2586" w:author="Madhura Ramojwar" w:date="2021-04-20T12:55:00Z"/>
                <w:b/>
                <w:i/>
                <w:sz w:val="16"/>
                <w:szCs w:val="16"/>
              </w:rPr>
            </w:pPr>
            <w:ins w:id="2587" w:author="Madhura Ramojwar" w:date="2021-04-20T12:55:00Z">
              <w:r>
                <w:rPr>
                  <w:b/>
                  <w:i/>
                  <w:sz w:val="16"/>
                  <w:szCs w:val="16"/>
                </w:rPr>
                <w:t>Month 2:</w:t>
              </w:r>
            </w:ins>
          </w:p>
          <w:p w14:paraId="30FBFF93" w14:textId="77777777" w:rsidR="003D738B" w:rsidRDefault="003D738B">
            <w:pPr>
              <w:pStyle w:val="Default"/>
              <w:jc w:val="center"/>
              <w:rPr>
                <w:ins w:id="2588" w:author="Madhura Ramojwar" w:date="2021-04-20T12:55:00Z"/>
                <w:b/>
                <w:i/>
                <w:sz w:val="16"/>
                <w:szCs w:val="16"/>
              </w:rPr>
            </w:pPr>
            <w:ins w:id="2589" w:author="Madhura Ramojwar" w:date="2021-04-20T12:55:00Z">
              <w:r>
                <w:rPr>
                  <w:b/>
                  <w:i/>
                  <w:sz w:val="16"/>
                  <w:szCs w:val="16"/>
                </w:rPr>
                <w:t>Jul ‘16</w:t>
              </w:r>
            </w:ins>
          </w:p>
        </w:tc>
        <w:tc>
          <w:tcPr>
            <w:tcW w:w="1072" w:type="dxa"/>
            <w:tcBorders>
              <w:top w:val="single" w:sz="6" w:space="0" w:color="auto"/>
              <w:left w:val="single" w:sz="6" w:space="0" w:color="auto"/>
              <w:bottom w:val="single" w:sz="6" w:space="0" w:color="auto"/>
              <w:right w:val="single" w:sz="6" w:space="0" w:color="auto"/>
            </w:tcBorders>
            <w:hideMark/>
          </w:tcPr>
          <w:p w14:paraId="4E886C57" w14:textId="77777777" w:rsidR="003D738B" w:rsidRDefault="003D738B">
            <w:pPr>
              <w:pStyle w:val="Default"/>
              <w:jc w:val="center"/>
              <w:rPr>
                <w:ins w:id="2590" w:author="Madhura Ramojwar" w:date="2021-04-20T12:55:00Z"/>
                <w:b/>
                <w:i/>
                <w:sz w:val="16"/>
                <w:szCs w:val="16"/>
              </w:rPr>
            </w:pPr>
            <w:ins w:id="2591" w:author="Madhura Ramojwar" w:date="2021-04-20T12:55:00Z">
              <w:r>
                <w:rPr>
                  <w:b/>
                  <w:i/>
                  <w:sz w:val="16"/>
                  <w:szCs w:val="16"/>
                </w:rPr>
                <w:t>Time =</w:t>
              </w:r>
            </w:ins>
          </w:p>
          <w:p w14:paraId="62B11973" w14:textId="77777777" w:rsidR="003D738B" w:rsidRDefault="003D738B">
            <w:pPr>
              <w:pStyle w:val="Default"/>
              <w:jc w:val="center"/>
              <w:rPr>
                <w:ins w:id="2592" w:author="Madhura Ramojwar" w:date="2021-04-20T12:55:00Z"/>
                <w:b/>
                <w:i/>
                <w:sz w:val="16"/>
                <w:szCs w:val="16"/>
              </w:rPr>
            </w:pPr>
            <w:ins w:id="2593" w:author="Madhura Ramojwar" w:date="2021-04-20T12:55:00Z">
              <w:r>
                <w:rPr>
                  <w:b/>
                  <w:i/>
                  <w:sz w:val="16"/>
                  <w:szCs w:val="16"/>
                </w:rPr>
                <w:t xml:space="preserve">Month 3: </w:t>
              </w:r>
            </w:ins>
          </w:p>
          <w:p w14:paraId="3F2A346F" w14:textId="77777777" w:rsidR="003D738B" w:rsidRDefault="003D738B">
            <w:pPr>
              <w:pStyle w:val="Default"/>
              <w:jc w:val="center"/>
              <w:rPr>
                <w:ins w:id="2594" w:author="Madhura Ramojwar" w:date="2021-04-20T12:55:00Z"/>
                <w:b/>
                <w:i/>
                <w:sz w:val="16"/>
                <w:szCs w:val="16"/>
              </w:rPr>
            </w:pPr>
            <w:ins w:id="2595" w:author="Madhura Ramojwar" w:date="2021-04-20T12:55:00Z">
              <w:r>
                <w:rPr>
                  <w:b/>
                  <w:i/>
                  <w:sz w:val="16"/>
                  <w:szCs w:val="16"/>
                </w:rPr>
                <w:t>Aug ‘16</w:t>
              </w:r>
            </w:ins>
          </w:p>
          <w:p w14:paraId="512A5021" w14:textId="77777777" w:rsidR="003D738B" w:rsidRDefault="003D738B">
            <w:pPr>
              <w:pStyle w:val="Default"/>
              <w:jc w:val="center"/>
              <w:rPr>
                <w:ins w:id="2596" w:author="Madhura Ramojwar" w:date="2021-04-20T12:55:00Z"/>
                <w:b/>
                <w:i/>
                <w:sz w:val="16"/>
                <w:szCs w:val="16"/>
              </w:rPr>
            </w:pPr>
            <w:ins w:id="2597" w:author="Madhura Ramojwar" w:date="2021-04-20T12:55:00Z">
              <w:r>
                <w:rPr>
                  <w:i/>
                  <w:sz w:val="16"/>
                  <w:szCs w:val="16"/>
                </w:rPr>
                <w:t>1</w:t>
              </w:r>
              <w:r>
                <w:rPr>
                  <w:i/>
                  <w:sz w:val="16"/>
                  <w:szCs w:val="16"/>
                  <w:vertAlign w:val="superscript"/>
                </w:rPr>
                <w:t xml:space="preserve">st </w:t>
              </w:r>
              <w:r>
                <w:rPr>
                  <w:i/>
                  <w:sz w:val="16"/>
                  <w:szCs w:val="16"/>
                </w:rPr>
                <w:t>enrollment</w:t>
              </w:r>
            </w:ins>
          </w:p>
        </w:tc>
        <w:tc>
          <w:tcPr>
            <w:tcW w:w="1080" w:type="dxa"/>
            <w:tcBorders>
              <w:top w:val="single" w:sz="6" w:space="0" w:color="auto"/>
              <w:left w:val="single" w:sz="6" w:space="0" w:color="auto"/>
              <w:bottom w:val="single" w:sz="6" w:space="0" w:color="auto"/>
              <w:right w:val="single" w:sz="6" w:space="0" w:color="auto"/>
            </w:tcBorders>
          </w:tcPr>
          <w:p w14:paraId="5F50D89B" w14:textId="77777777" w:rsidR="003D738B" w:rsidRDefault="003D738B">
            <w:pPr>
              <w:pStyle w:val="Default"/>
              <w:jc w:val="center"/>
              <w:rPr>
                <w:ins w:id="2598" w:author="Madhura Ramojwar" w:date="2021-04-20T12:55:00Z"/>
                <w:b/>
                <w:i/>
                <w:sz w:val="16"/>
                <w:szCs w:val="16"/>
              </w:rPr>
            </w:pPr>
            <w:ins w:id="2599" w:author="Madhura Ramojwar" w:date="2021-04-20T12:55:00Z">
              <w:r>
                <w:rPr>
                  <w:b/>
                  <w:i/>
                  <w:sz w:val="16"/>
                  <w:szCs w:val="16"/>
                </w:rPr>
                <w:t>Time =</w:t>
              </w:r>
            </w:ins>
          </w:p>
          <w:p w14:paraId="3B928B40" w14:textId="77777777" w:rsidR="003D738B" w:rsidRDefault="003D738B">
            <w:pPr>
              <w:pStyle w:val="Default"/>
              <w:jc w:val="center"/>
              <w:rPr>
                <w:ins w:id="2600" w:author="Madhura Ramojwar" w:date="2021-04-20T12:55:00Z"/>
                <w:b/>
                <w:i/>
                <w:sz w:val="16"/>
                <w:szCs w:val="16"/>
              </w:rPr>
            </w:pPr>
            <w:ins w:id="2601" w:author="Madhura Ramojwar" w:date="2021-04-20T12:55:00Z">
              <w:r>
                <w:rPr>
                  <w:b/>
                  <w:i/>
                  <w:sz w:val="16"/>
                  <w:szCs w:val="16"/>
                </w:rPr>
                <w:t>Month 4: Sept ‘16</w:t>
              </w:r>
            </w:ins>
          </w:p>
          <w:p w14:paraId="7FF4E106" w14:textId="77777777" w:rsidR="003D738B" w:rsidRDefault="003D738B">
            <w:pPr>
              <w:pStyle w:val="Default"/>
              <w:jc w:val="center"/>
              <w:rPr>
                <w:ins w:id="2602" w:author="Madhura Ramojwar" w:date="2021-04-20T12:55:00Z"/>
                <w:b/>
                <w:i/>
                <w:sz w:val="16"/>
                <w:szCs w:val="16"/>
              </w:rPr>
            </w:pPr>
          </w:p>
        </w:tc>
        <w:tc>
          <w:tcPr>
            <w:tcW w:w="1080" w:type="dxa"/>
            <w:tcBorders>
              <w:top w:val="single" w:sz="6" w:space="0" w:color="auto"/>
              <w:left w:val="single" w:sz="6" w:space="0" w:color="auto"/>
              <w:bottom w:val="single" w:sz="6" w:space="0" w:color="auto"/>
              <w:right w:val="single" w:sz="6" w:space="0" w:color="auto"/>
            </w:tcBorders>
            <w:hideMark/>
          </w:tcPr>
          <w:p w14:paraId="7069AE05" w14:textId="77777777" w:rsidR="003D738B" w:rsidRDefault="003D738B">
            <w:pPr>
              <w:pStyle w:val="Default"/>
              <w:jc w:val="center"/>
              <w:rPr>
                <w:ins w:id="2603" w:author="Madhura Ramojwar" w:date="2021-04-20T12:55:00Z"/>
                <w:b/>
                <w:i/>
                <w:sz w:val="16"/>
                <w:szCs w:val="16"/>
              </w:rPr>
            </w:pPr>
            <w:ins w:id="2604" w:author="Madhura Ramojwar" w:date="2021-04-20T12:55:00Z">
              <w:r>
                <w:rPr>
                  <w:b/>
                  <w:i/>
                  <w:sz w:val="16"/>
                  <w:szCs w:val="16"/>
                </w:rPr>
                <w:t>Time =</w:t>
              </w:r>
            </w:ins>
          </w:p>
          <w:p w14:paraId="2145E5FC" w14:textId="77777777" w:rsidR="003D738B" w:rsidRDefault="003D738B">
            <w:pPr>
              <w:pStyle w:val="Default"/>
              <w:jc w:val="center"/>
              <w:rPr>
                <w:ins w:id="2605" w:author="Madhura Ramojwar" w:date="2021-04-20T12:55:00Z"/>
                <w:b/>
                <w:i/>
                <w:sz w:val="16"/>
                <w:szCs w:val="16"/>
              </w:rPr>
            </w:pPr>
            <w:ins w:id="2606" w:author="Madhura Ramojwar" w:date="2021-04-20T12:55:00Z">
              <w:r>
                <w:rPr>
                  <w:b/>
                  <w:i/>
                  <w:sz w:val="16"/>
                  <w:szCs w:val="16"/>
                </w:rPr>
                <w:t>Month 5:</w:t>
              </w:r>
            </w:ins>
          </w:p>
          <w:p w14:paraId="1194CB3E" w14:textId="77777777" w:rsidR="003D738B" w:rsidRDefault="003D738B">
            <w:pPr>
              <w:pStyle w:val="Default"/>
              <w:jc w:val="center"/>
              <w:rPr>
                <w:ins w:id="2607" w:author="Madhura Ramojwar" w:date="2021-04-20T12:55:00Z"/>
                <w:b/>
                <w:i/>
                <w:sz w:val="16"/>
                <w:szCs w:val="16"/>
              </w:rPr>
            </w:pPr>
            <w:ins w:id="2608" w:author="Madhura Ramojwar" w:date="2021-04-20T12:55:00Z">
              <w:r>
                <w:rPr>
                  <w:b/>
                  <w:i/>
                  <w:sz w:val="16"/>
                  <w:szCs w:val="16"/>
                </w:rPr>
                <w:t>Oct ‘16</w:t>
              </w:r>
            </w:ins>
          </w:p>
        </w:tc>
        <w:tc>
          <w:tcPr>
            <w:tcW w:w="1088" w:type="dxa"/>
            <w:tcBorders>
              <w:top w:val="single" w:sz="6" w:space="0" w:color="auto"/>
              <w:left w:val="single" w:sz="6" w:space="0" w:color="auto"/>
              <w:bottom w:val="single" w:sz="6" w:space="0" w:color="auto"/>
              <w:right w:val="single" w:sz="6" w:space="0" w:color="auto"/>
            </w:tcBorders>
          </w:tcPr>
          <w:p w14:paraId="1445C312" w14:textId="77777777" w:rsidR="003D738B" w:rsidRDefault="003D738B">
            <w:pPr>
              <w:pStyle w:val="Default"/>
              <w:jc w:val="center"/>
              <w:rPr>
                <w:ins w:id="2609" w:author="Madhura Ramojwar" w:date="2021-04-20T12:55:00Z"/>
                <w:b/>
                <w:i/>
                <w:sz w:val="16"/>
                <w:szCs w:val="16"/>
              </w:rPr>
            </w:pPr>
            <w:ins w:id="2610" w:author="Madhura Ramojwar" w:date="2021-04-20T12:55:00Z">
              <w:r>
                <w:rPr>
                  <w:b/>
                  <w:i/>
                  <w:sz w:val="16"/>
                  <w:szCs w:val="16"/>
                </w:rPr>
                <w:t>Time =</w:t>
              </w:r>
            </w:ins>
          </w:p>
          <w:p w14:paraId="53595032" w14:textId="77777777" w:rsidR="003D738B" w:rsidRDefault="003D738B">
            <w:pPr>
              <w:pStyle w:val="Default"/>
              <w:jc w:val="center"/>
              <w:rPr>
                <w:ins w:id="2611" w:author="Madhura Ramojwar" w:date="2021-04-20T12:55:00Z"/>
                <w:b/>
                <w:i/>
                <w:sz w:val="16"/>
                <w:szCs w:val="16"/>
              </w:rPr>
            </w:pPr>
            <w:ins w:id="2612" w:author="Madhura Ramojwar" w:date="2021-04-20T12:55:00Z">
              <w:r>
                <w:rPr>
                  <w:b/>
                  <w:i/>
                  <w:sz w:val="16"/>
                  <w:szCs w:val="16"/>
                </w:rPr>
                <w:t>Month 6:</w:t>
              </w:r>
            </w:ins>
          </w:p>
          <w:p w14:paraId="24667305" w14:textId="77777777" w:rsidR="003D738B" w:rsidRDefault="003D738B">
            <w:pPr>
              <w:pStyle w:val="Default"/>
              <w:jc w:val="center"/>
              <w:rPr>
                <w:ins w:id="2613" w:author="Madhura Ramojwar" w:date="2021-04-20T12:55:00Z"/>
                <w:b/>
                <w:i/>
                <w:sz w:val="16"/>
                <w:szCs w:val="16"/>
              </w:rPr>
            </w:pPr>
            <w:ins w:id="2614" w:author="Madhura Ramojwar" w:date="2021-04-20T12:55:00Z">
              <w:r>
                <w:rPr>
                  <w:b/>
                  <w:i/>
                  <w:sz w:val="16"/>
                  <w:szCs w:val="16"/>
                </w:rPr>
                <w:t>Nov ‘16</w:t>
              </w:r>
            </w:ins>
          </w:p>
          <w:p w14:paraId="09574D07" w14:textId="77777777" w:rsidR="003D738B" w:rsidRDefault="003D738B">
            <w:pPr>
              <w:pStyle w:val="Default"/>
              <w:jc w:val="center"/>
              <w:rPr>
                <w:ins w:id="2615" w:author="Madhura Ramojwar" w:date="2021-04-20T12:55:00Z"/>
                <w:b/>
                <w:i/>
                <w:sz w:val="16"/>
                <w:szCs w:val="16"/>
              </w:rPr>
            </w:pPr>
          </w:p>
        </w:tc>
        <w:tc>
          <w:tcPr>
            <w:tcW w:w="1237" w:type="dxa"/>
            <w:tcBorders>
              <w:top w:val="single" w:sz="6" w:space="0" w:color="auto"/>
              <w:left w:val="single" w:sz="6" w:space="0" w:color="auto"/>
              <w:bottom w:val="single" w:sz="6" w:space="0" w:color="auto"/>
              <w:right w:val="single" w:sz="6" w:space="0" w:color="auto"/>
            </w:tcBorders>
            <w:hideMark/>
          </w:tcPr>
          <w:p w14:paraId="7532C095" w14:textId="77777777" w:rsidR="003D738B" w:rsidRDefault="003D738B">
            <w:pPr>
              <w:pStyle w:val="Default"/>
              <w:jc w:val="center"/>
              <w:rPr>
                <w:ins w:id="2616" w:author="Madhura Ramojwar" w:date="2021-04-20T12:55:00Z"/>
                <w:b/>
                <w:i/>
                <w:sz w:val="16"/>
                <w:szCs w:val="16"/>
              </w:rPr>
            </w:pPr>
            <w:ins w:id="2617" w:author="Madhura Ramojwar" w:date="2021-04-20T12:55:00Z">
              <w:r>
                <w:rPr>
                  <w:b/>
                  <w:i/>
                  <w:sz w:val="16"/>
                  <w:szCs w:val="16"/>
                </w:rPr>
                <w:t>Time =</w:t>
              </w:r>
            </w:ins>
          </w:p>
          <w:p w14:paraId="3713196D" w14:textId="77777777" w:rsidR="003D738B" w:rsidRDefault="003D738B">
            <w:pPr>
              <w:pStyle w:val="Default"/>
              <w:jc w:val="center"/>
              <w:rPr>
                <w:ins w:id="2618" w:author="Madhura Ramojwar" w:date="2021-04-20T12:55:00Z"/>
                <w:b/>
                <w:i/>
                <w:sz w:val="16"/>
                <w:szCs w:val="16"/>
              </w:rPr>
            </w:pPr>
            <w:ins w:id="2619" w:author="Madhura Ramojwar" w:date="2021-04-20T12:55:00Z">
              <w:r>
                <w:rPr>
                  <w:b/>
                  <w:i/>
                  <w:sz w:val="16"/>
                  <w:szCs w:val="16"/>
                </w:rPr>
                <w:t>Month 7:</w:t>
              </w:r>
            </w:ins>
          </w:p>
          <w:p w14:paraId="72C349D4" w14:textId="77777777" w:rsidR="003D738B" w:rsidRDefault="003D738B">
            <w:pPr>
              <w:pStyle w:val="Default"/>
              <w:jc w:val="center"/>
              <w:rPr>
                <w:ins w:id="2620" w:author="Madhura Ramojwar" w:date="2021-04-20T12:55:00Z"/>
                <w:b/>
                <w:i/>
                <w:sz w:val="16"/>
                <w:szCs w:val="16"/>
              </w:rPr>
            </w:pPr>
            <w:ins w:id="2621" w:author="Madhura Ramojwar" w:date="2021-04-20T12:55:00Z">
              <w:r>
                <w:rPr>
                  <w:b/>
                  <w:i/>
                  <w:sz w:val="16"/>
                  <w:szCs w:val="16"/>
                </w:rPr>
                <w:t>Dec ‘16</w:t>
              </w:r>
            </w:ins>
          </w:p>
        </w:tc>
        <w:tc>
          <w:tcPr>
            <w:tcW w:w="1260" w:type="dxa"/>
            <w:tcBorders>
              <w:top w:val="single" w:sz="6" w:space="0" w:color="auto"/>
              <w:left w:val="single" w:sz="6" w:space="0" w:color="auto"/>
              <w:bottom w:val="single" w:sz="6" w:space="0" w:color="auto"/>
              <w:right w:val="single" w:sz="6" w:space="0" w:color="auto"/>
            </w:tcBorders>
            <w:hideMark/>
          </w:tcPr>
          <w:p w14:paraId="48F4450C" w14:textId="77777777" w:rsidR="003D738B" w:rsidRDefault="003D738B">
            <w:pPr>
              <w:pStyle w:val="Default"/>
              <w:jc w:val="center"/>
              <w:rPr>
                <w:ins w:id="2622" w:author="Madhura Ramojwar" w:date="2021-04-20T12:55:00Z"/>
                <w:b/>
                <w:i/>
                <w:sz w:val="16"/>
                <w:szCs w:val="16"/>
              </w:rPr>
            </w:pPr>
            <w:ins w:id="2623" w:author="Madhura Ramojwar" w:date="2021-04-20T12:55:00Z">
              <w:r>
                <w:rPr>
                  <w:b/>
                  <w:i/>
                  <w:sz w:val="16"/>
                  <w:szCs w:val="16"/>
                </w:rPr>
                <w:t>Time =</w:t>
              </w:r>
            </w:ins>
          </w:p>
          <w:p w14:paraId="5E09C116" w14:textId="77777777" w:rsidR="003D738B" w:rsidRDefault="003D738B">
            <w:pPr>
              <w:pStyle w:val="Default"/>
              <w:jc w:val="center"/>
              <w:rPr>
                <w:ins w:id="2624" w:author="Madhura Ramojwar" w:date="2021-04-20T12:55:00Z"/>
                <w:b/>
                <w:i/>
                <w:sz w:val="16"/>
                <w:szCs w:val="16"/>
              </w:rPr>
            </w:pPr>
            <w:ins w:id="2625" w:author="Madhura Ramojwar" w:date="2021-04-20T12:55:00Z">
              <w:r>
                <w:rPr>
                  <w:b/>
                  <w:i/>
                  <w:sz w:val="16"/>
                  <w:szCs w:val="16"/>
                </w:rPr>
                <w:t>Month 8:</w:t>
              </w:r>
            </w:ins>
          </w:p>
          <w:p w14:paraId="37416021" w14:textId="77777777" w:rsidR="003D738B" w:rsidRDefault="003D738B">
            <w:pPr>
              <w:pStyle w:val="Default"/>
              <w:jc w:val="center"/>
              <w:rPr>
                <w:ins w:id="2626" w:author="Madhura Ramojwar" w:date="2021-04-20T12:55:00Z"/>
                <w:b/>
                <w:i/>
                <w:sz w:val="16"/>
                <w:szCs w:val="16"/>
              </w:rPr>
            </w:pPr>
            <w:ins w:id="2627" w:author="Madhura Ramojwar" w:date="2021-04-20T12:55:00Z">
              <w:r>
                <w:rPr>
                  <w:b/>
                  <w:i/>
                  <w:sz w:val="16"/>
                  <w:szCs w:val="16"/>
                </w:rPr>
                <w:t>Jan ‘17</w:t>
              </w:r>
            </w:ins>
          </w:p>
        </w:tc>
        <w:tc>
          <w:tcPr>
            <w:tcW w:w="1170" w:type="dxa"/>
            <w:tcBorders>
              <w:top w:val="single" w:sz="6" w:space="0" w:color="auto"/>
              <w:left w:val="single" w:sz="6" w:space="0" w:color="auto"/>
              <w:bottom w:val="single" w:sz="6" w:space="0" w:color="auto"/>
              <w:right w:val="single" w:sz="6" w:space="0" w:color="auto"/>
            </w:tcBorders>
            <w:hideMark/>
          </w:tcPr>
          <w:p w14:paraId="6211A47C" w14:textId="77777777" w:rsidR="003D738B" w:rsidRDefault="003D738B">
            <w:pPr>
              <w:pStyle w:val="Default"/>
              <w:jc w:val="center"/>
              <w:rPr>
                <w:ins w:id="2628" w:author="Madhura Ramojwar" w:date="2021-04-20T12:55:00Z"/>
                <w:b/>
                <w:i/>
                <w:sz w:val="16"/>
                <w:szCs w:val="16"/>
              </w:rPr>
            </w:pPr>
            <w:ins w:id="2629" w:author="Madhura Ramojwar" w:date="2021-04-20T12:55:00Z">
              <w:r>
                <w:rPr>
                  <w:b/>
                  <w:i/>
                  <w:sz w:val="16"/>
                  <w:szCs w:val="16"/>
                </w:rPr>
                <w:t>Time =</w:t>
              </w:r>
            </w:ins>
          </w:p>
          <w:p w14:paraId="59E0025C" w14:textId="77777777" w:rsidR="003D738B" w:rsidRDefault="003D738B">
            <w:pPr>
              <w:pStyle w:val="Default"/>
              <w:jc w:val="center"/>
              <w:rPr>
                <w:ins w:id="2630" w:author="Madhura Ramojwar" w:date="2021-04-20T12:55:00Z"/>
                <w:b/>
                <w:i/>
                <w:sz w:val="16"/>
                <w:szCs w:val="16"/>
              </w:rPr>
            </w:pPr>
            <w:ins w:id="2631" w:author="Madhura Ramojwar" w:date="2021-04-20T12:55:00Z">
              <w:r>
                <w:rPr>
                  <w:b/>
                  <w:i/>
                  <w:sz w:val="16"/>
                  <w:szCs w:val="16"/>
                </w:rPr>
                <w:t>Month 9:</w:t>
              </w:r>
            </w:ins>
          </w:p>
          <w:p w14:paraId="01C7710C" w14:textId="77777777" w:rsidR="003D738B" w:rsidRDefault="003D738B">
            <w:pPr>
              <w:pStyle w:val="Default"/>
              <w:jc w:val="center"/>
              <w:rPr>
                <w:ins w:id="2632" w:author="Madhura Ramojwar" w:date="2021-04-20T12:55:00Z"/>
                <w:b/>
                <w:i/>
                <w:sz w:val="16"/>
                <w:szCs w:val="16"/>
              </w:rPr>
            </w:pPr>
            <w:ins w:id="2633" w:author="Madhura Ramojwar" w:date="2021-04-20T12:55:00Z">
              <w:r>
                <w:rPr>
                  <w:b/>
                  <w:i/>
                  <w:sz w:val="16"/>
                  <w:szCs w:val="16"/>
                </w:rPr>
                <w:t>Feb ‘17</w:t>
              </w:r>
            </w:ins>
          </w:p>
        </w:tc>
        <w:tc>
          <w:tcPr>
            <w:tcW w:w="1170" w:type="dxa"/>
            <w:tcBorders>
              <w:top w:val="single" w:sz="6" w:space="0" w:color="auto"/>
              <w:left w:val="single" w:sz="6" w:space="0" w:color="auto"/>
              <w:bottom w:val="single" w:sz="6" w:space="0" w:color="auto"/>
              <w:right w:val="single" w:sz="6" w:space="0" w:color="auto"/>
            </w:tcBorders>
            <w:hideMark/>
          </w:tcPr>
          <w:p w14:paraId="5B4882DE" w14:textId="77777777" w:rsidR="003D738B" w:rsidRDefault="003D738B">
            <w:pPr>
              <w:pStyle w:val="Default"/>
              <w:jc w:val="center"/>
              <w:rPr>
                <w:ins w:id="2634" w:author="Madhura Ramojwar" w:date="2021-04-20T12:55:00Z"/>
                <w:b/>
                <w:i/>
                <w:sz w:val="16"/>
                <w:szCs w:val="16"/>
              </w:rPr>
            </w:pPr>
            <w:ins w:id="2635" w:author="Madhura Ramojwar" w:date="2021-04-20T12:55:00Z">
              <w:r>
                <w:rPr>
                  <w:b/>
                  <w:i/>
                  <w:sz w:val="16"/>
                  <w:szCs w:val="16"/>
                </w:rPr>
                <w:t>Time =</w:t>
              </w:r>
            </w:ins>
          </w:p>
          <w:p w14:paraId="07D1709F" w14:textId="77777777" w:rsidR="003D738B" w:rsidRDefault="003D738B">
            <w:pPr>
              <w:pStyle w:val="Default"/>
              <w:jc w:val="center"/>
              <w:rPr>
                <w:ins w:id="2636" w:author="Madhura Ramojwar" w:date="2021-04-20T12:55:00Z"/>
                <w:b/>
                <w:i/>
                <w:sz w:val="16"/>
                <w:szCs w:val="16"/>
              </w:rPr>
            </w:pPr>
            <w:ins w:id="2637" w:author="Madhura Ramojwar" w:date="2021-04-20T12:55:00Z">
              <w:r>
                <w:rPr>
                  <w:b/>
                  <w:i/>
                  <w:sz w:val="16"/>
                  <w:szCs w:val="16"/>
                </w:rPr>
                <w:t>Month 10:</w:t>
              </w:r>
            </w:ins>
          </w:p>
          <w:p w14:paraId="08DA3272" w14:textId="77777777" w:rsidR="003D738B" w:rsidRDefault="003D738B">
            <w:pPr>
              <w:pStyle w:val="Default"/>
              <w:jc w:val="center"/>
              <w:rPr>
                <w:ins w:id="2638" w:author="Madhura Ramojwar" w:date="2021-04-20T12:55:00Z"/>
                <w:b/>
                <w:i/>
                <w:sz w:val="16"/>
                <w:szCs w:val="16"/>
              </w:rPr>
            </w:pPr>
            <w:ins w:id="2639" w:author="Madhura Ramojwar" w:date="2021-04-20T12:55:00Z">
              <w:r>
                <w:rPr>
                  <w:b/>
                  <w:i/>
                  <w:sz w:val="16"/>
                  <w:szCs w:val="16"/>
                </w:rPr>
                <w:t>Mar ‘17</w:t>
              </w:r>
            </w:ins>
          </w:p>
        </w:tc>
        <w:tc>
          <w:tcPr>
            <w:tcW w:w="1260" w:type="dxa"/>
            <w:tcBorders>
              <w:top w:val="single" w:sz="6" w:space="0" w:color="auto"/>
              <w:left w:val="single" w:sz="6" w:space="0" w:color="auto"/>
              <w:bottom w:val="single" w:sz="6" w:space="0" w:color="auto"/>
              <w:right w:val="single" w:sz="6" w:space="0" w:color="auto"/>
            </w:tcBorders>
            <w:hideMark/>
          </w:tcPr>
          <w:p w14:paraId="35CDF91C" w14:textId="77777777" w:rsidR="003D738B" w:rsidRDefault="003D738B">
            <w:pPr>
              <w:pStyle w:val="Default"/>
              <w:jc w:val="center"/>
              <w:rPr>
                <w:ins w:id="2640" w:author="Madhura Ramojwar" w:date="2021-04-20T12:55:00Z"/>
                <w:b/>
                <w:i/>
                <w:sz w:val="16"/>
                <w:szCs w:val="16"/>
              </w:rPr>
            </w:pPr>
            <w:ins w:id="2641" w:author="Madhura Ramojwar" w:date="2021-04-20T12:55:00Z">
              <w:r>
                <w:rPr>
                  <w:b/>
                  <w:i/>
                  <w:sz w:val="16"/>
                  <w:szCs w:val="16"/>
                </w:rPr>
                <w:t>Time =</w:t>
              </w:r>
            </w:ins>
          </w:p>
          <w:p w14:paraId="39DA7BC4" w14:textId="77777777" w:rsidR="003D738B" w:rsidRDefault="003D738B">
            <w:pPr>
              <w:pStyle w:val="Default"/>
              <w:jc w:val="center"/>
              <w:rPr>
                <w:ins w:id="2642" w:author="Madhura Ramojwar" w:date="2021-04-20T12:55:00Z"/>
                <w:b/>
                <w:i/>
                <w:sz w:val="16"/>
                <w:szCs w:val="16"/>
              </w:rPr>
            </w:pPr>
            <w:ins w:id="2643" w:author="Madhura Ramojwar" w:date="2021-04-20T12:55:00Z">
              <w:r>
                <w:rPr>
                  <w:b/>
                  <w:i/>
                  <w:sz w:val="16"/>
                  <w:szCs w:val="16"/>
                </w:rPr>
                <w:t>Month 11:</w:t>
              </w:r>
            </w:ins>
          </w:p>
          <w:p w14:paraId="0DCAEAD1" w14:textId="77777777" w:rsidR="003D738B" w:rsidRDefault="003D738B">
            <w:pPr>
              <w:pStyle w:val="Default"/>
              <w:jc w:val="center"/>
              <w:rPr>
                <w:ins w:id="2644" w:author="Madhura Ramojwar" w:date="2021-04-20T12:55:00Z"/>
                <w:b/>
                <w:i/>
                <w:sz w:val="16"/>
                <w:szCs w:val="16"/>
              </w:rPr>
            </w:pPr>
            <w:ins w:id="2645" w:author="Madhura Ramojwar" w:date="2021-04-20T12:55:00Z">
              <w:r>
                <w:rPr>
                  <w:b/>
                  <w:i/>
                  <w:sz w:val="16"/>
                  <w:szCs w:val="16"/>
                </w:rPr>
                <w:t>Apr ‘17</w:t>
              </w:r>
            </w:ins>
          </w:p>
        </w:tc>
        <w:tc>
          <w:tcPr>
            <w:tcW w:w="1283" w:type="dxa"/>
            <w:tcBorders>
              <w:top w:val="single" w:sz="6" w:space="0" w:color="auto"/>
              <w:left w:val="single" w:sz="6" w:space="0" w:color="auto"/>
              <w:bottom w:val="single" w:sz="6" w:space="0" w:color="auto"/>
              <w:right w:val="single" w:sz="6" w:space="0" w:color="auto"/>
            </w:tcBorders>
            <w:hideMark/>
          </w:tcPr>
          <w:p w14:paraId="3C9F1AE2" w14:textId="77777777" w:rsidR="003D738B" w:rsidRDefault="003D738B">
            <w:pPr>
              <w:pStyle w:val="Default"/>
              <w:jc w:val="center"/>
              <w:rPr>
                <w:ins w:id="2646" w:author="Madhura Ramojwar" w:date="2021-04-20T12:55:00Z"/>
                <w:b/>
                <w:i/>
                <w:sz w:val="16"/>
                <w:szCs w:val="16"/>
              </w:rPr>
            </w:pPr>
            <w:ins w:id="2647" w:author="Madhura Ramojwar" w:date="2021-04-20T12:55:00Z">
              <w:r>
                <w:rPr>
                  <w:b/>
                  <w:i/>
                  <w:sz w:val="16"/>
                  <w:szCs w:val="16"/>
                </w:rPr>
                <w:t>Time =</w:t>
              </w:r>
            </w:ins>
          </w:p>
          <w:p w14:paraId="3ED72A77" w14:textId="77777777" w:rsidR="003D738B" w:rsidRDefault="003D738B">
            <w:pPr>
              <w:pStyle w:val="Default"/>
              <w:jc w:val="center"/>
              <w:rPr>
                <w:ins w:id="2648" w:author="Madhura Ramojwar" w:date="2021-04-20T12:55:00Z"/>
                <w:b/>
                <w:i/>
                <w:sz w:val="16"/>
                <w:szCs w:val="16"/>
              </w:rPr>
            </w:pPr>
            <w:ins w:id="2649" w:author="Madhura Ramojwar" w:date="2021-04-20T12:55:00Z">
              <w:r>
                <w:rPr>
                  <w:b/>
                  <w:i/>
                  <w:sz w:val="16"/>
                  <w:szCs w:val="16"/>
                </w:rPr>
                <w:t>Month 12:</w:t>
              </w:r>
            </w:ins>
          </w:p>
          <w:p w14:paraId="5F84F351" w14:textId="77777777" w:rsidR="003D738B" w:rsidRDefault="003D738B">
            <w:pPr>
              <w:pStyle w:val="Default"/>
              <w:jc w:val="center"/>
              <w:rPr>
                <w:ins w:id="2650" w:author="Madhura Ramojwar" w:date="2021-04-20T12:55:00Z"/>
                <w:b/>
                <w:i/>
                <w:sz w:val="16"/>
                <w:szCs w:val="16"/>
              </w:rPr>
            </w:pPr>
            <w:ins w:id="2651" w:author="Madhura Ramojwar" w:date="2021-04-20T12:55:00Z">
              <w:r>
                <w:rPr>
                  <w:b/>
                  <w:i/>
                  <w:sz w:val="16"/>
                  <w:szCs w:val="16"/>
                </w:rPr>
                <w:t>May ‘17</w:t>
              </w:r>
            </w:ins>
          </w:p>
        </w:tc>
      </w:tr>
      <w:tr w:rsidR="003D738B" w14:paraId="76EF7EF1" w14:textId="77777777" w:rsidTr="003D738B">
        <w:trPr>
          <w:ins w:id="2652" w:author="Madhura Ramojwar" w:date="2021-04-20T12:55:00Z"/>
        </w:trPr>
        <w:tc>
          <w:tcPr>
            <w:tcW w:w="1006" w:type="dxa"/>
            <w:tcBorders>
              <w:top w:val="single" w:sz="6" w:space="0" w:color="auto"/>
              <w:left w:val="single" w:sz="6" w:space="0" w:color="auto"/>
              <w:bottom w:val="single" w:sz="6" w:space="0" w:color="auto"/>
              <w:right w:val="single" w:sz="6" w:space="0" w:color="auto"/>
            </w:tcBorders>
            <w:hideMark/>
          </w:tcPr>
          <w:p w14:paraId="1DDE86BB" w14:textId="77777777" w:rsidR="003D738B" w:rsidRDefault="003D738B">
            <w:pPr>
              <w:pStyle w:val="Default"/>
              <w:ind w:left="180"/>
              <w:jc w:val="center"/>
              <w:rPr>
                <w:ins w:id="2653" w:author="Madhura Ramojwar" w:date="2021-04-20T12:55:00Z"/>
                <w:sz w:val="16"/>
                <w:szCs w:val="16"/>
              </w:rPr>
            </w:pPr>
            <w:ins w:id="2654" w:author="Madhura Ramojwar" w:date="2021-04-20T12:55:00Z">
              <w:r>
                <w:rPr>
                  <w:sz w:val="16"/>
                  <w:szCs w:val="16"/>
                </w:rPr>
                <w:t>Study Initiation</w:t>
              </w:r>
            </w:ins>
          </w:p>
        </w:tc>
        <w:tc>
          <w:tcPr>
            <w:tcW w:w="704" w:type="dxa"/>
            <w:tcBorders>
              <w:top w:val="single" w:sz="6" w:space="0" w:color="auto"/>
              <w:left w:val="single" w:sz="6" w:space="0" w:color="auto"/>
              <w:bottom w:val="single" w:sz="6" w:space="0" w:color="auto"/>
              <w:right w:val="single" w:sz="6" w:space="0" w:color="auto"/>
            </w:tcBorders>
          </w:tcPr>
          <w:p w14:paraId="7CE36708" w14:textId="77777777" w:rsidR="003D738B" w:rsidRDefault="003D738B">
            <w:pPr>
              <w:pStyle w:val="Default"/>
              <w:rPr>
                <w:ins w:id="2655" w:author="Madhura Ramojwar" w:date="2021-04-20T12:55:00Z"/>
                <w:sz w:val="16"/>
                <w:szCs w:val="16"/>
              </w:rPr>
            </w:pPr>
          </w:p>
        </w:tc>
        <w:tc>
          <w:tcPr>
            <w:tcW w:w="1072" w:type="dxa"/>
            <w:tcBorders>
              <w:top w:val="single" w:sz="6" w:space="0" w:color="auto"/>
              <w:left w:val="single" w:sz="6" w:space="0" w:color="auto"/>
              <w:bottom w:val="single" w:sz="6" w:space="0" w:color="auto"/>
              <w:right w:val="single" w:sz="6" w:space="0" w:color="auto"/>
            </w:tcBorders>
            <w:hideMark/>
          </w:tcPr>
          <w:p w14:paraId="3AF49977" w14:textId="77777777" w:rsidR="003D738B" w:rsidRDefault="003D738B">
            <w:pPr>
              <w:pStyle w:val="Default"/>
              <w:rPr>
                <w:ins w:id="2656" w:author="Madhura Ramojwar" w:date="2021-04-20T12:55:00Z"/>
                <w:sz w:val="16"/>
                <w:szCs w:val="16"/>
              </w:rPr>
            </w:pPr>
            <w:ins w:id="2657" w:author="Madhura Ramojwar" w:date="2021-04-20T12:55:00Z">
              <w:r>
                <w:rPr>
                  <w:sz w:val="16"/>
                  <w:szCs w:val="16"/>
                </w:rPr>
                <w:t>9 sites with IRB approval (Actual)</w:t>
              </w:r>
            </w:ins>
          </w:p>
        </w:tc>
        <w:tc>
          <w:tcPr>
            <w:tcW w:w="1080" w:type="dxa"/>
            <w:tcBorders>
              <w:top w:val="single" w:sz="6" w:space="0" w:color="auto"/>
              <w:left w:val="single" w:sz="6" w:space="0" w:color="auto"/>
              <w:bottom w:val="single" w:sz="6" w:space="0" w:color="auto"/>
              <w:right w:val="single" w:sz="6" w:space="0" w:color="auto"/>
            </w:tcBorders>
            <w:hideMark/>
          </w:tcPr>
          <w:p w14:paraId="54B031F0" w14:textId="77777777" w:rsidR="003D738B" w:rsidRDefault="003D738B">
            <w:pPr>
              <w:pStyle w:val="Default"/>
              <w:jc w:val="center"/>
              <w:rPr>
                <w:ins w:id="2658" w:author="Madhura Ramojwar" w:date="2021-04-20T12:55:00Z"/>
                <w:i/>
                <w:sz w:val="16"/>
                <w:szCs w:val="16"/>
              </w:rPr>
            </w:pPr>
            <w:ins w:id="2659" w:author="Madhura Ramojwar" w:date="2021-04-20T12:55:00Z">
              <w:r>
                <w:rPr>
                  <w:sz w:val="16"/>
                  <w:szCs w:val="16"/>
                </w:rPr>
                <w:t>9 sites with IRB approval (Actual)</w:t>
              </w:r>
            </w:ins>
          </w:p>
        </w:tc>
        <w:tc>
          <w:tcPr>
            <w:tcW w:w="1080" w:type="dxa"/>
            <w:tcBorders>
              <w:top w:val="single" w:sz="6" w:space="0" w:color="auto"/>
              <w:left w:val="single" w:sz="6" w:space="0" w:color="auto"/>
              <w:bottom w:val="single" w:sz="6" w:space="0" w:color="auto"/>
              <w:right w:val="single" w:sz="6" w:space="0" w:color="auto"/>
            </w:tcBorders>
            <w:hideMark/>
          </w:tcPr>
          <w:p w14:paraId="06789783" w14:textId="77777777" w:rsidR="003D738B" w:rsidRDefault="003D738B">
            <w:pPr>
              <w:pStyle w:val="Default"/>
              <w:jc w:val="center"/>
              <w:rPr>
                <w:ins w:id="2660" w:author="Madhura Ramojwar" w:date="2021-04-20T12:55:00Z"/>
                <w:sz w:val="16"/>
                <w:szCs w:val="16"/>
              </w:rPr>
            </w:pPr>
            <w:ins w:id="2661" w:author="Madhura Ramojwar" w:date="2021-04-20T12:55:00Z">
              <w:r>
                <w:rPr>
                  <w:sz w:val="16"/>
                  <w:szCs w:val="16"/>
                </w:rPr>
                <w:t>14 sites with IRB approval</w:t>
              </w:r>
            </w:ins>
          </w:p>
          <w:p w14:paraId="5B592F77" w14:textId="77777777" w:rsidR="003D738B" w:rsidRDefault="003D738B">
            <w:pPr>
              <w:pStyle w:val="Default"/>
              <w:jc w:val="center"/>
              <w:rPr>
                <w:ins w:id="2662" w:author="Madhura Ramojwar" w:date="2021-04-20T12:55:00Z"/>
                <w:sz w:val="16"/>
                <w:szCs w:val="16"/>
              </w:rPr>
            </w:pPr>
            <w:ins w:id="2663" w:author="Madhura Ramojwar" w:date="2021-04-20T12:55:00Z">
              <w:r>
                <w:rPr>
                  <w:sz w:val="16"/>
                  <w:szCs w:val="16"/>
                </w:rPr>
                <w:t>(Actual)</w:t>
              </w:r>
            </w:ins>
          </w:p>
        </w:tc>
        <w:tc>
          <w:tcPr>
            <w:tcW w:w="1088" w:type="dxa"/>
            <w:tcBorders>
              <w:top w:val="single" w:sz="6" w:space="0" w:color="auto"/>
              <w:left w:val="single" w:sz="6" w:space="0" w:color="auto"/>
              <w:bottom w:val="single" w:sz="6" w:space="0" w:color="auto"/>
              <w:right w:val="single" w:sz="6" w:space="0" w:color="auto"/>
            </w:tcBorders>
            <w:hideMark/>
          </w:tcPr>
          <w:p w14:paraId="077ECEE3" w14:textId="77777777" w:rsidR="003D738B" w:rsidRDefault="003D738B">
            <w:pPr>
              <w:pStyle w:val="Default"/>
              <w:jc w:val="center"/>
              <w:rPr>
                <w:ins w:id="2664" w:author="Madhura Ramojwar" w:date="2021-04-20T12:55:00Z"/>
                <w:sz w:val="16"/>
                <w:szCs w:val="16"/>
              </w:rPr>
            </w:pPr>
            <w:ins w:id="2665" w:author="Madhura Ramojwar" w:date="2021-04-20T12:55:00Z">
              <w:r>
                <w:rPr>
                  <w:sz w:val="16"/>
                  <w:szCs w:val="16"/>
                </w:rPr>
                <w:t>16 sites with IRB approval</w:t>
              </w:r>
            </w:ins>
          </w:p>
          <w:p w14:paraId="26D38819" w14:textId="77777777" w:rsidR="003D738B" w:rsidRDefault="003D738B">
            <w:pPr>
              <w:pStyle w:val="Default"/>
              <w:jc w:val="center"/>
              <w:rPr>
                <w:ins w:id="2666" w:author="Madhura Ramojwar" w:date="2021-04-20T12:55:00Z"/>
                <w:sz w:val="16"/>
                <w:szCs w:val="16"/>
              </w:rPr>
            </w:pPr>
            <w:ins w:id="2667" w:author="Madhura Ramojwar" w:date="2021-04-20T12:55:00Z">
              <w:r>
                <w:rPr>
                  <w:sz w:val="16"/>
                  <w:szCs w:val="16"/>
                </w:rPr>
                <w:t>(Actual)</w:t>
              </w:r>
            </w:ins>
          </w:p>
        </w:tc>
        <w:tc>
          <w:tcPr>
            <w:tcW w:w="1237" w:type="dxa"/>
            <w:tcBorders>
              <w:top w:val="single" w:sz="6" w:space="0" w:color="auto"/>
              <w:left w:val="single" w:sz="6" w:space="0" w:color="auto"/>
              <w:bottom w:val="single" w:sz="6" w:space="0" w:color="auto"/>
              <w:right w:val="single" w:sz="6" w:space="0" w:color="auto"/>
            </w:tcBorders>
            <w:hideMark/>
          </w:tcPr>
          <w:p w14:paraId="1C18F250" w14:textId="77777777" w:rsidR="003D738B" w:rsidRDefault="003D738B">
            <w:pPr>
              <w:pStyle w:val="Default"/>
              <w:jc w:val="center"/>
              <w:rPr>
                <w:ins w:id="2668" w:author="Madhura Ramojwar" w:date="2021-04-20T12:55:00Z"/>
                <w:sz w:val="16"/>
                <w:szCs w:val="16"/>
              </w:rPr>
            </w:pPr>
            <w:ins w:id="2669" w:author="Madhura Ramojwar" w:date="2021-04-20T12:55:00Z">
              <w:r>
                <w:rPr>
                  <w:sz w:val="16"/>
                  <w:szCs w:val="16"/>
                </w:rPr>
                <w:t>20 sites with IRB approval</w:t>
              </w:r>
            </w:ins>
          </w:p>
          <w:p w14:paraId="0414A8A1" w14:textId="77777777" w:rsidR="003D738B" w:rsidRDefault="003D738B">
            <w:pPr>
              <w:pStyle w:val="Default"/>
              <w:jc w:val="center"/>
              <w:rPr>
                <w:ins w:id="2670" w:author="Madhura Ramojwar" w:date="2021-04-20T12:55:00Z"/>
                <w:sz w:val="16"/>
                <w:szCs w:val="16"/>
              </w:rPr>
            </w:pPr>
            <w:ins w:id="2671" w:author="Madhura Ramojwar" w:date="2021-04-20T12:55:00Z">
              <w:r>
                <w:rPr>
                  <w:sz w:val="16"/>
                  <w:szCs w:val="16"/>
                </w:rPr>
                <w:t>(Actual)</w:t>
              </w:r>
            </w:ins>
          </w:p>
        </w:tc>
        <w:tc>
          <w:tcPr>
            <w:tcW w:w="1260" w:type="dxa"/>
            <w:tcBorders>
              <w:top w:val="single" w:sz="6" w:space="0" w:color="auto"/>
              <w:left w:val="single" w:sz="6" w:space="0" w:color="auto"/>
              <w:bottom w:val="single" w:sz="6" w:space="0" w:color="auto"/>
              <w:right w:val="single" w:sz="6" w:space="0" w:color="auto"/>
            </w:tcBorders>
            <w:hideMark/>
          </w:tcPr>
          <w:p w14:paraId="2795D97E" w14:textId="77777777" w:rsidR="003D738B" w:rsidRDefault="003D738B">
            <w:pPr>
              <w:pStyle w:val="Default"/>
              <w:jc w:val="center"/>
              <w:rPr>
                <w:ins w:id="2672" w:author="Madhura Ramojwar" w:date="2021-04-20T12:55:00Z"/>
                <w:sz w:val="16"/>
                <w:szCs w:val="16"/>
              </w:rPr>
            </w:pPr>
            <w:ins w:id="2673" w:author="Madhura Ramojwar" w:date="2021-04-20T12:55:00Z">
              <w:r>
                <w:rPr>
                  <w:sz w:val="16"/>
                  <w:szCs w:val="16"/>
                </w:rPr>
                <w:t>21 sites with IRB approval</w:t>
              </w:r>
            </w:ins>
          </w:p>
          <w:p w14:paraId="3AC588AC" w14:textId="77777777" w:rsidR="003D738B" w:rsidRDefault="003D738B">
            <w:pPr>
              <w:pStyle w:val="Default"/>
              <w:jc w:val="center"/>
              <w:rPr>
                <w:ins w:id="2674" w:author="Madhura Ramojwar" w:date="2021-04-20T12:55:00Z"/>
                <w:sz w:val="16"/>
                <w:szCs w:val="16"/>
              </w:rPr>
            </w:pPr>
            <w:ins w:id="2675" w:author="Madhura Ramojwar" w:date="2021-04-20T12:55:00Z">
              <w:r>
                <w:rPr>
                  <w:sz w:val="16"/>
                  <w:szCs w:val="16"/>
                </w:rPr>
                <w:t>(Actual)</w:t>
              </w:r>
            </w:ins>
          </w:p>
        </w:tc>
        <w:tc>
          <w:tcPr>
            <w:tcW w:w="1170" w:type="dxa"/>
            <w:tcBorders>
              <w:top w:val="single" w:sz="6" w:space="0" w:color="auto"/>
              <w:left w:val="single" w:sz="6" w:space="0" w:color="auto"/>
              <w:bottom w:val="single" w:sz="6" w:space="0" w:color="auto"/>
              <w:right w:val="single" w:sz="6" w:space="0" w:color="auto"/>
            </w:tcBorders>
            <w:hideMark/>
          </w:tcPr>
          <w:p w14:paraId="4718F66A" w14:textId="77777777" w:rsidR="003D738B" w:rsidRDefault="003D738B">
            <w:pPr>
              <w:pStyle w:val="Default"/>
              <w:jc w:val="center"/>
              <w:rPr>
                <w:ins w:id="2676" w:author="Madhura Ramojwar" w:date="2021-04-20T12:55:00Z"/>
                <w:sz w:val="16"/>
                <w:szCs w:val="16"/>
              </w:rPr>
            </w:pPr>
            <w:ins w:id="2677" w:author="Madhura Ramojwar" w:date="2021-04-20T12:55:00Z">
              <w:r>
                <w:rPr>
                  <w:sz w:val="16"/>
                  <w:szCs w:val="16"/>
                </w:rPr>
                <w:t>25 sites with IRB approval</w:t>
              </w:r>
            </w:ins>
          </w:p>
          <w:p w14:paraId="23B228BC" w14:textId="77777777" w:rsidR="003D738B" w:rsidRDefault="003D738B">
            <w:pPr>
              <w:pStyle w:val="Default"/>
              <w:jc w:val="center"/>
              <w:rPr>
                <w:ins w:id="2678" w:author="Madhura Ramojwar" w:date="2021-04-20T12:55:00Z"/>
                <w:sz w:val="16"/>
                <w:szCs w:val="16"/>
              </w:rPr>
            </w:pPr>
            <w:ins w:id="2679" w:author="Madhura Ramojwar" w:date="2021-04-20T12:55:00Z">
              <w:r>
                <w:rPr>
                  <w:sz w:val="16"/>
                  <w:szCs w:val="16"/>
                </w:rPr>
                <w:t>(Actual)</w:t>
              </w:r>
            </w:ins>
          </w:p>
        </w:tc>
        <w:tc>
          <w:tcPr>
            <w:tcW w:w="1170" w:type="dxa"/>
            <w:tcBorders>
              <w:top w:val="single" w:sz="6" w:space="0" w:color="auto"/>
              <w:left w:val="single" w:sz="6" w:space="0" w:color="auto"/>
              <w:bottom w:val="single" w:sz="6" w:space="0" w:color="auto"/>
              <w:right w:val="single" w:sz="6" w:space="0" w:color="auto"/>
            </w:tcBorders>
            <w:hideMark/>
          </w:tcPr>
          <w:p w14:paraId="04D1812D" w14:textId="77777777" w:rsidR="003D738B" w:rsidRDefault="003D738B">
            <w:pPr>
              <w:pStyle w:val="Default"/>
              <w:jc w:val="center"/>
              <w:rPr>
                <w:ins w:id="2680" w:author="Madhura Ramojwar" w:date="2021-04-20T12:55:00Z"/>
                <w:sz w:val="16"/>
                <w:szCs w:val="16"/>
              </w:rPr>
            </w:pPr>
            <w:ins w:id="2681" w:author="Madhura Ramojwar" w:date="2021-04-20T12:55:00Z">
              <w:r>
                <w:rPr>
                  <w:sz w:val="16"/>
                  <w:szCs w:val="16"/>
                </w:rPr>
                <w:t>26 sites with IRB approval</w:t>
              </w:r>
            </w:ins>
          </w:p>
          <w:p w14:paraId="74555CC2" w14:textId="77777777" w:rsidR="003D738B" w:rsidRDefault="003D738B">
            <w:pPr>
              <w:pStyle w:val="Default"/>
              <w:jc w:val="center"/>
              <w:rPr>
                <w:ins w:id="2682" w:author="Madhura Ramojwar" w:date="2021-04-20T12:55:00Z"/>
                <w:sz w:val="16"/>
                <w:szCs w:val="16"/>
              </w:rPr>
            </w:pPr>
            <w:ins w:id="2683" w:author="Madhura Ramojwar" w:date="2021-04-20T12:55:00Z">
              <w:r>
                <w:rPr>
                  <w:sz w:val="16"/>
                  <w:szCs w:val="16"/>
                </w:rPr>
                <w:t>(Actual)</w:t>
              </w:r>
            </w:ins>
          </w:p>
        </w:tc>
        <w:tc>
          <w:tcPr>
            <w:tcW w:w="1260" w:type="dxa"/>
            <w:tcBorders>
              <w:top w:val="single" w:sz="6" w:space="0" w:color="auto"/>
              <w:left w:val="single" w:sz="6" w:space="0" w:color="auto"/>
              <w:bottom w:val="single" w:sz="6" w:space="0" w:color="auto"/>
              <w:right w:val="single" w:sz="6" w:space="0" w:color="auto"/>
            </w:tcBorders>
            <w:hideMark/>
          </w:tcPr>
          <w:p w14:paraId="09D46E46" w14:textId="77777777" w:rsidR="003D738B" w:rsidRDefault="003D738B">
            <w:pPr>
              <w:pStyle w:val="Default"/>
              <w:jc w:val="center"/>
              <w:rPr>
                <w:ins w:id="2684" w:author="Madhura Ramojwar" w:date="2021-04-20T12:55:00Z"/>
                <w:sz w:val="16"/>
                <w:szCs w:val="16"/>
              </w:rPr>
            </w:pPr>
            <w:ins w:id="2685" w:author="Madhura Ramojwar" w:date="2021-04-20T12:55:00Z">
              <w:r>
                <w:rPr>
                  <w:sz w:val="16"/>
                  <w:szCs w:val="16"/>
                </w:rPr>
                <w:t>30 with IRB approval</w:t>
              </w:r>
            </w:ins>
          </w:p>
          <w:p w14:paraId="35972735" w14:textId="77777777" w:rsidR="003D738B" w:rsidRDefault="003D738B">
            <w:pPr>
              <w:pStyle w:val="Default"/>
              <w:jc w:val="center"/>
              <w:rPr>
                <w:ins w:id="2686" w:author="Madhura Ramojwar" w:date="2021-04-20T12:55:00Z"/>
                <w:sz w:val="16"/>
                <w:szCs w:val="16"/>
              </w:rPr>
            </w:pPr>
            <w:ins w:id="2687" w:author="Madhura Ramojwar" w:date="2021-04-20T12:55:00Z">
              <w:r>
                <w:rPr>
                  <w:sz w:val="16"/>
                  <w:szCs w:val="16"/>
                </w:rPr>
                <w:t>(Actual)</w:t>
              </w:r>
            </w:ins>
          </w:p>
        </w:tc>
        <w:tc>
          <w:tcPr>
            <w:tcW w:w="1283" w:type="dxa"/>
            <w:tcBorders>
              <w:top w:val="single" w:sz="6" w:space="0" w:color="auto"/>
              <w:left w:val="single" w:sz="6" w:space="0" w:color="auto"/>
              <w:bottom w:val="single" w:sz="6" w:space="0" w:color="auto"/>
              <w:right w:val="single" w:sz="6" w:space="0" w:color="auto"/>
            </w:tcBorders>
            <w:hideMark/>
          </w:tcPr>
          <w:p w14:paraId="02C7E371" w14:textId="77777777" w:rsidR="003D738B" w:rsidRDefault="003D738B">
            <w:pPr>
              <w:pStyle w:val="Default"/>
              <w:jc w:val="center"/>
              <w:rPr>
                <w:ins w:id="2688" w:author="Madhura Ramojwar" w:date="2021-04-20T12:55:00Z"/>
                <w:sz w:val="16"/>
                <w:szCs w:val="16"/>
              </w:rPr>
            </w:pPr>
            <w:ins w:id="2689" w:author="Madhura Ramojwar" w:date="2021-04-20T12:55:00Z">
              <w:r>
                <w:rPr>
                  <w:sz w:val="16"/>
                  <w:szCs w:val="16"/>
                </w:rPr>
                <w:t>34 with IRB approval</w:t>
              </w:r>
            </w:ins>
          </w:p>
          <w:p w14:paraId="496D0898" w14:textId="77777777" w:rsidR="003D738B" w:rsidRDefault="003D738B">
            <w:pPr>
              <w:pStyle w:val="Default"/>
              <w:jc w:val="center"/>
              <w:rPr>
                <w:ins w:id="2690" w:author="Madhura Ramojwar" w:date="2021-04-20T12:55:00Z"/>
                <w:sz w:val="16"/>
                <w:szCs w:val="16"/>
              </w:rPr>
            </w:pPr>
            <w:ins w:id="2691" w:author="Madhura Ramojwar" w:date="2021-04-20T12:55:00Z">
              <w:r>
                <w:rPr>
                  <w:sz w:val="16"/>
                  <w:szCs w:val="16"/>
                </w:rPr>
                <w:t>(Actual)</w:t>
              </w:r>
            </w:ins>
          </w:p>
        </w:tc>
      </w:tr>
      <w:tr w:rsidR="003D738B" w14:paraId="0FB45B02" w14:textId="77777777" w:rsidTr="003D738B">
        <w:trPr>
          <w:ins w:id="2692" w:author="Madhura Ramojwar" w:date="2021-04-20T12:55:00Z"/>
        </w:trPr>
        <w:tc>
          <w:tcPr>
            <w:tcW w:w="1710" w:type="dxa"/>
            <w:gridSpan w:val="2"/>
            <w:tcBorders>
              <w:top w:val="single" w:sz="6" w:space="0" w:color="auto"/>
              <w:left w:val="single" w:sz="6" w:space="0" w:color="auto"/>
              <w:bottom w:val="single" w:sz="6" w:space="0" w:color="auto"/>
              <w:right w:val="single" w:sz="6" w:space="0" w:color="auto"/>
            </w:tcBorders>
          </w:tcPr>
          <w:p w14:paraId="5CE5DE95" w14:textId="77777777" w:rsidR="003D738B" w:rsidRDefault="003D738B">
            <w:pPr>
              <w:pStyle w:val="Default"/>
              <w:rPr>
                <w:ins w:id="2693" w:author="Madhura Ramojwar" w:date="2021-04-20T12:55:00Z"/>
                <w:sz w:val="16"/>
                <w:szCs w:val="16"/>
              </w:rPr>
            </w:pPr>
          </w:p>
        </w:tc>
        <w:tc>
          <w:tcPr>
            <w:tcW w:w="1072" w:type="dxa"/>
            <w:tcBorders>
              <w:top w:val="single" w:sz="6" w:space="0" w:color="auto"/>
              <w:left w:val="single" w:sz="6" w:space="0" w:color="auto"/>
              <w:bottom w:val="single" w:sz="6" w:space="0" w:color="auto"/>
              <w:right w:val="single" w:sz="6" w:space="0" w:color="auto"/>
            </w:tcBorders>
            <w:hideMark/>
          </w:tcPr>
          <w:p w14:paraId="7998DDDB" w14:textId="77777777" w:rsidR="003D738B" w:rsidRDefault="003D738B">
            <w:pPr>
              <w:pStyle w:val="Default"/>
              <w:rPr>
                <w:ins w:id="2694" w:author="Madhura Ramojwar" w:date="2021-04-20T12:55:00Z"/>
                <w:sz w:val="16"/>
                <w:szCs w:val="16"/>
              </w:rPr>
            </w:pPr>
            <w:ins w:id="2695" w:author="Madhura Ramojwar" w:date="2021-04-20T12:55:00Z">
              <w:r>
                <w:rPr>
                  <w:sz w:val="16"/>
                  <w:szCs w:val="16"/>
                </w:rPr>
                <w:t>Actual Enrollment=1</w:t>
              </w:r>
            </w:ins>
          </w:p>
        </w:tc>
        <w:tc>
          <w:tcPr>
            <w:tcW w:w="1080" w:type="dxa"/>
            <w:tcBorders>
              <w:top w:val="single" w:sz="6" w:space="0" w:color="auto"/>
              <w:left w:val="single" w:sz="6" w:space="0" w:color="auto"/>
              <w:bottom w:val="single" w:sz="6" w:space="0" w:color="auto"/>
              <w:right w:val="single" w:sz="6" w:space="0" w:color="auto"/>
            </w:tcBorders>
            <w:hideMark/>
          </w:tcPr>
          <w:p w14:paraId="788411B1" w14:textId="77777777" w:rsidR="003D738B" w:rsidRDefault="003D738B">
            <w:pPr>
              <w:pStyle w:val="Default"/>
              <w:rPr>
                <w:ins w:id="2696" w:author="Madhura Ramojwar" w:date="2021-04-20T12:55:00Z"/>
                <w:sz w:val="16"/>
                <w:szCs w:val="16"/>
              </w:rPr>
            </w:pPr>
            <w:ins w:id="2697" w:author="Madhura Ramojwar" w:date="2021-04-20T12:55:00Z">
              <w:r>
                <w:rPr>
                  <w:sz w:val="16"/>
                  <w:szCs w:val="16"/>
                </w:rPr>
                <w:t>Actual Enrollment=2</w:t>
              </w:r>
            </w:ins>
          </w:p>
        </w:tc>
        <w:tc>
          <w:tcPr>
            <w:tcW w:w="1080" w:type="dxa"/>
            <w:tcBorders>
              <w:top w:val="single" w:sz="6" w:space="0" w:color="auto"/>
              <w:left w:val="single" w:sz="6" w:space="0" w:color="auto"/>
              <w:bottom w:val="single" w:sz="6" w:space="0" w:color="auto"/>
              <w:right w:val="single" w:sz="6" w:space="0" w:color="auto"/>
            </w:tcBorders>
            <w:hideMark/>
          </w:tcPr>
          <w:p w14:paraId="7DA7AC4E" w14:textId="77777777" w:rsidR="003D738B" w:rsidRDefault="003D738B">
            <w:pPr>
              <w:pStyle w:val="Default"/>
              <w:rPr>
                <w:ins w:id="2698" w:author="Madhura Ramojwar" w:date="2021-04-20T12:55:00Z"/>
                <w:sz w:val="16"/>
                <w:szCs w:val="16"/>
              </w:rPr>
            </w:pPr>
            <w:ins w:id="2699" w:author="Madhura Ramojwar" w:date="2021-04-20T12:55:00Z">
              <w:r>
                <w:rPr>
                  <w:sz w:val="16"/>
                  <w:szCs w:val="16"/>
                </w:rPr>
                <w:t>Actual Enrollment=0</w:t>
              </w:r>
            </w:ins>
          </w:p>
        </w:tc>
        <w:tc>
          <w:tcPr>
            <w:tcW w:w="1088" w:type="dxa"/>
            <w:tcBorders>
              <w:top w:val="single" w:sz="6" w:space="0" w:color="auto"/>
              <w:left w:val="single" w:sz="6" w:space="0" w:color="auto"/>
              <w:bottom w:val="single" w:sz="6" w:space="0" w:color="auto"/>
              <w:right w:val="single" w:sz="6" w:space="0" w:color="auto"/>
            </w:tcBorders>
            <w:hideMark/>
          </w:tcPr>
          <w:p w14:paraId="248A3A07" w14:textId="77777777" w:rsidR="003D738B" w:rsidRDefault="003D738B">
            <w:pPr>
              <w:pStyle w:val="Default"/>
              <w:rPr>
                <w:ins w:id="2700" w:author="Madhura Ramojwar" w:date="2021-04-20T12:55:00Z"/>
                <w:sz w:val="16"/>
                <w:szCs w:val="16"/>
              </w:rPr>
            </w:pPr>
            <w:ins w:id="2701" w:author="Madhura Ramojwar" w:date="2021-04-20T12:55:00Z">
              <w:r>
                <w:rPr>
                  <w:sz w:val="16"/>
                  <w:szCs w:val="16"/>
                </w:rPr>
                <w:t>Actual Enrollment=8</w:t>
              </w:r>
            </w:ins>
          </w:p>
        </w:tc>
        <w:tc>
          <w:tcPr>
            <w:tcW w:w="1237" w:type="dxa"/>
            <w:tcBorders>
              <w:top w:val="single" w:sz="6" w:space="0" w:color="auto"/>
              <w:left w:val="single" w:sz="6" w:space="0" w:color="auto"/>
              <w:bottom w:val="single" w:sz="6" w:space="0" w:color="auto"/>
              <w:right w:val="single" w:sz="6" w:space="0" w:color="auto"/>
            </w:tcBorders>
            <w:hideMark/>
          </w:tcPr>
          <w:p w14:paraId="65E0E499" w14:textId="77777777" w:rsidR="003D738B" w:rsidRDefault="003D738B">
            <w:pPr>
              <w:pStyle w:val="Default"/>
              <w:rPr>
                <w:ins w:id="2702" w:author="Madhura Ramojwar" w:date="2021-04-20T12:55:00Z"/>
                <w:sz w:val="16"/>
                <w:szCs w:val="16"/>
              </w:rPr>
            </w:pPr>
            <w:ins w:id="2703" w:author="Madhura Ramojwar" w:date="2021-04-20T12:55:00Z">
              <w:r>
                <w:rPr>
                  <w:sz w:val="16"/>
                  <w:szCs w:val="16"/>
                </w:rPr>
                <w:t>Actual Enrollment=5</w:t>
              </w:r>
            </w:ins>
          </w:p>
        </w:tc>
        <w:tc>
          <w:tcPr>
            <w:tcW w:w="1260" w:type="dxa"/>
            <w:tcBorders>
              <w:top w:val="single" w:sz="6" w:space="0" w:color="auto"/>
              <w:left w:val="single" w:sz="6" w:space="0" w:color="auto"/>
              <w:bottom w:val="single" w:sz="6" w:space="0" w:color="auto"/>
              <w:right w:val="single" w:sz="6" w:space="0" w:color="auto"/>
            </w:tcBorders>
            <w:hideMark/>
          </w:tcPr>
          <w:p w14:paraId="7FAEBB69" w14:textId="77777777" w:rsidR="003D738B" w:rsidRDefault="003D738B">
            <w:pPr>
              <w:pStyle w:val="Default"/>
              <w:rPr>
                <w:ins w:id="2704" w:author="Madhura Ramojwar" w:date="2021-04-20T12:55:00Z"/>
                <w:sz w:val="16"/>
                <w:szCs w:val="16"/>
              </w:rPr>
            </w:pPr>
            <w:ins w:id="2705" w:author="Madhura Ramojwar" w:date="2021-04-20T12:55:00Z">
              <w:r>
                <w:rPr>
                  <w:sz w:val="16"/>
                  <w:szCs w:val="16"/>
                </w:rPr>
                <w:t>Actual Enrollment=2</w:t>
              </w:r>
            </w:ins>
          </w:p>
        </w:tc>
        <w:tc>
          <w:tcPr>
            <w:tcW w:w="1170" w:type="dxa"/>
            <w:tcBorders>
              <w:top w:val="single" w:sz="6" w:space="0" w:color="auto"/>
              <w:left w:val="single" w:sz="6" w:space="0" w:color="auto"/>
              <w:bottom w:val="single" w:sz="6" w:space="0" w:color="auto"/>
              <w:right w:val="single" w:sz="6" w:space="0" w:color="auto"/>
            </w:tcBorders>
            <w:hideMark/>
          </w:tcPr>
          <w:p w14:paraId="6D58B8AE" w14:textId="77777777" w:rsidR="003D738B" w:rsidRDefault="003D738B">
            <w:pPr>
              <w:pStyle w:val="Default"/>
              <w:rPr>
                <w:ins w:id="2706" w:author="Madhura Ramojwar" w:date="2021-04-20T12:55:00Z"/>
                <w:sz w:val="16"/>
                <w:szCs w:val="16"/>
              </w:rPr>
            </w:pPr>
            <w:ins w:id="2707" w:author="Madhura Ramojwar" w:date="2021-04-20T12:55:00Z">
              <w:r>
                <w:rPr>
                  <w:sz w:val="16"/>
                  <w:szCs w:val="16"/>
                </w:rPr>
                <w:t>Actual Enrollment=5</w:t>
              </w:r>
            </w:ins>
          </w:p>
        </w:tc>
        <w:tc>
          <w:tcPr>
            <w:tcW w:w="1170" w:type="dxa"/>
            <w:tcBorders>
              <w:top w:val="single" w:sz="6" w:space="0" w:color="auto"/>
              <w:left w:val="single" w:sz="6" w:space="0" w:color="auto"/>
              <w:bottom w:val="single" w:sz="6" w:space="0" w:color="auto"/>
              <w:right w:val="single" w:sz="6" w:space="0" w:color="auto"/>
            </w:tcBorders>
            <w:hideMark/>
          </w:tcPr>
          <w:p w14:paraId="7FB1F00E" w14:textId="77777777" w:rsidR="003D738B" w:rsidRDefault="003D738B">
            <w:pPr>
              <w:pStyle w:val="Default"/>
              <w:rPr>
                <w:ins w:id="2708" w:author="Madhura Ramojwar" w:date="2021-04-20T12:55:00Z"/>
                <w:sz w:val="16"/>
                <w:szCs w:val="16"/>
              </w:rPr>
            </w:pPr>
            <w:ins w:id="2709" w:author="Madhura Ramojwar" w:date="2021-04-20T12:55:00Z">
              <w:r>
                <w:rPr>
                  <w:sz w:val="16"/>
                  <w:szCs w:val="16"/>
                </w:rPr>
                <w:t>Actual Enrollment=7</w:t>
              </w:r>
            </w:ins>
          </w:p>
        </w:tc>
        <w:tc>
          <w:tcPr>
            <w:tcW w:w="1260" w:type="dxa"/>
            <w:tcBorders>
              <w:top w:val="single" w:sz="6" w:space="0" w:color="auto"/>
              <w:left w:val="single" w:sz="6" w:space="0" w:color="auto"/>
              <w:bottom w:val="single" w:sz="6" w:space="0" w:color="auto"/>
              <w:right w:val="single" w:sz="6" w:space="0" w:color="auto"/>
            </w:tcBorders>
            <w:hideMark/>
          </w:tcPr>
          <w:p w14:paraId="68534B3C" w14:textId="77777777" w:rsidR="003D738B" w:rsidRDefault="003D738B">
            <w:pPr>
              <w:rPr>
                <w:ins w:id="2710" w:author="Madhura Ramojwar" w:date="2021-04-20T12:55:00Z"/>
              </w:rPr>
            </w:pPr>
            <w:ins w:id="2711" w:author="Madhura Ramojwar" w:date="2021-04-20T12:55:00Z">
              <w:r>
                <w:rPr>
                  <w:sz w:val="16"/>
                  <w:szCs w:val="16"/>
                </w:rPr>
                <w:t>Actual Enrollment=10</w:t>
              </w:r>
            </w:ins>
          </w:p>
        </w:tc>
        <w:tc>
          <w:tcPr>
            <w:tcW w:w="1283" w:type="dxa"/>
            <w:tcBorders>
              <w:top w:val="single" w:sz="6" w:space="0" w:color="auto"/>
              <w:left w:val="single" w:sz="6" w:space="0" w:color="auto"/>
              <w:bottom w:val="single" w:sz="6" w:space="0" w:color="auto"/>
              <w:right w:val="single" w:sz="6" w:space="0" w:color="auto"/>
            </w:tcBorders>
            <w:hideMark/>
          </w:tcPr>
          <w:p w14:paraId="5E7A2A44" w14:textId="77777777" w:rsidR="003D738B" w:rsidRDefault="003D738B">
            <w:pPr>
              <w:rPr>
                <w:ins w:id="2712" w:author="Madhura Ramojwar" w:date="2021-04-20T12:55:00Z"/>
              </w:rPr>
            </w:pPr>
            <w:ins w:id="2713" w:author="Madhura Ramojwar" w:date="2021-04-20T12:55:00Z">
              <w:r>
                <w:rPr>
                  <w:sz w:val="16"/>
                  <w:szCs w:val="16"/>
                </w:rPr>
                <w:t>Actual Enrollment=10</w:t>
              </w:r>
            </w:ins>
          </w:p>
        </w:tc>
      </w:tr>
      <w:tr w:rsidR="003D738B" w14:paraId="0C79387D" w14:textId="77777777" w:rsidTr="003D738B">
        <w:trPr>
          <w:ins w:id="2714" w:author="Madhura Ramojwar" w:date="2021-04-20T12:55:00Z"/>
        </w:trPr>
        <w:tc>
          <w:tcPr>
            <w:tcW w:w="1710" w:type="dxa"/>
            <w:gridSpan w:val="2"/>
            <w:tcBorders>
              <w:top w:val="single" w:sz="6" w:space="0" w:color="auto"/>
              <w:left w:val="single" w:sz="6" w:space="0" w:color="auto"/>
              <w:bottom w:val="single" w:sz="6" w:space="0" w:color="auto"/>
              <w:right w:val="single" w:sz="6" w:space="0" w:color="auto"/>
            </w:tcBorders>
            <w:hideMark/>
          </w:tcPr>
          <w:p w14:paraId="15140936" w14:textId="77777777" w:rsidR="003D738B" w:rsidRDefault="003D738B">
            <w:pPr>
              <w:pStyle w:val="Default"/>
              <w:jc w:val="center"/>
              <w:rPr>
                <w:ins w:id="2715" w:author="Madhura Ramojwar" w:date="2021-04-20T12:55:00Z"/>
                <w:sz w:val="16"/>
                <w:szCs w:val="16"/>
              </w:rPr>
            </w:pPr>
            <w:ins w:id="2716" w:author="Madhura Ramojwar" w:date="2021-04-20T12:55:00Z">
              <w:r>
                <w:rPr>
                  <w:i/>
                  <w:sz w:val="16"/>
                  <w:szCs w:val="16"/>
                </w:rPr>
                <w:t>Cumulative enrollment</w:t>
              </w:r>
            </w:ins>
          </w:p>
        </w:tc>
        <w:tc>
          <w:tcPr>
            <w:tcW w:w="1072" w:type="dxa"/>
            <w:tcBorders>
              <w:top w:val="single" w:sz="6" w:space="0" w:color="auto"/>
              <w:left w:val="single" w:sz="6" w:space="0" w:color="auto"/>
              <w:bottom w:val="single" w:sz="6" w:space="0" w:color="auto"/>
              <w:right w:val="single" w:sz="6" w:space="0" w:color="auto"/>
            </w:tcBorders>
            <w:hideMark/>
          </w:tcPr>
          <w:p w14:paraId="3CB219E9" w14:textId="77777777" w:rsidR="003D738B" w:rsidRDefault="003D738B">
            <w:pPr>
              <w:pStyle w:val="Default"/>
              <w:jc w:val="center"/>
              <w:rPr>
                <w:ins w:id="2717" w:author="Madhura Ramojwar" w:date="2021-04-20T12:55:00Z"/>
                <w:sz w:val="16"/>
                <w:szCs w:val="16"/>
              </w:rPr>
            </w:pPr>
            <w:ins w:id="2718" w:author="Madhura Ramojwar" w:date="2021-04-20T12:55:00Z">
              <w:r>
                <w:rPr>
                  <w:sz w:val="16"/>
                  <w:szCs w:val="16"/>
                </w:rPr>
                <w:t>1</w:t>
              </w:r>
            </w:ins>
          </w:p>
        </w:tc>
        <w:tc>
          <w:tcPr>
            <w:tcW w:w="1080" w:type="dxa"/>
            <w:tcBorders>
              <w:top w:val="single" w:sz="6" w:space="0" w:color="auto"/>
              <w:left w:val="single" w:sz="6" w:space="0" w:color="auto"/>
              <w:bottom w:val="single" w:sz="6" w:space="0" w:color="auto"/>
              <w:right w:val="single" w:sz="6" w:space="0" w:color="auto"/>
            </w:tcBorders>
            <w:hideMark/>
          </w:tcPr>
          <w:p w14:paraId="1798C974" w14:textId="77777777" w:rsidR="003D738B" w:rsidRDefault="003D738B">
            <w:pPr>
              <w:pStyle w:val="Default"/>
              <w:jc w:val="center"/>
              <w:rPr>
                <w:ins w:id="2719" w:author="Madhura Ramojwar" w:date="2021-04-20T12:55:00Z"/>
                <w:sz w:val="16"/>
                <w:szCs w:val="16"/>
              </w:rPr>
            </w:pPr>
            <w:ins w:id="2720" w:author="Madhura Ramojwar" w:date="2021-04-20T12:55:00Z">
              <w:r>
                <w:rPr>
                  <w:sz w:val="16"/>
                  <w:szCs w:val="16"/>
                </w:rPr>
                <w:t>3</w:t>
              </w:r>
            </w:ins>
          </w:p>
        </w:tc>
        <w:tc>
          <w:tcPr>
            <w:tcW w:w="1080" w:type="dxa"/>
            <w:tcBorders>
              <w:top w:val="single" w:sz="6" w:space="0" w:color="auto"/>
              <w:left w:val="single" w:sz="6" w:space="0" w:color="auto"/>
              <w:bottom w:val="single" w:sz="6" w:space="0" w:color="auto"/>
              <w:right w:val="single" w:sz="6" w:space="0" w:color="auto"/>
            </w:tcBorders>
            <w:hideMark/>
          </w:tcPr>
          <w:p w14:paraId="5B751765" w14:textId="77777777" w:rsidR="003D738B" w:rsidRDefault="003D738B">
            <w:pPr>
              <w:pStyle w:val="Default"/>
              <w:jc w:val="center"/>
              <w:rPr>
                <w:ins w:id="2721" w:author="Madhura Ramojwar" w:date="2021-04-20T12:55:00Z"/>
                <w:sz w:val="16"/>
                <w:szCs w:val="16"/>
              </w:rPr>
            </w:pPr>
            <w:ins w:id="2722" w:author="Madhura Ramojwar" w:date="2021-04-20T12:55:00Z">
              <w:r>
                <w:rPr>
                  <w:sz w:val="16"/>
                  <w:szCs w:val="16"/>
                </w:rPr>
                <w:t>3</w:t>
              </w:r>
            </w:ins>
          </w:p>
        </w:tc>
        <w:tc>
          <w:tcPr>
            <w:tcW w:w="1088" w:type="dxa"/>
            <w:tcBorders>
              <w:top w:val="single" w:sz="6" w:space="0" w:color="auto"/>
              <w:left w:val="single" w:sz="6" w:space="0" w:color="auto"/>
              <w:bottom w:val="single" w:sz="6" w:space="0" w:color="auto"/>
              <w:right w:val="single" w:sz="6" w:space="0" w:color="auto"/>
            </w:tcBorders>
            <w:hideMark/>
          </w:tcPr>
          <w:p w14:paraId="360F56A2" w14:textId="77777777" w:rsidR="003D738B" w:rsidRDefault="003D738B">
            <w:pPr>
              <w:pStyle w:val="Default"/>
              <w:jc w:val="center"/>
              <w:rPr>
                <w:ins w:id="2723" w:author="Madhura Ramojwar" w:date="2021-04-20T12:55:00Z"/>
                <w:sz w:val="16"/>
                <w:szCs w:val="16"/>
              </w:rPr>
            </w:pPr>
            <w:ins w:id="2724" w:author="Madhura Ramojwar" w:date="2021-04-20T12:55:00Z">
              <w:r>
                <w:rPr>
                  <w:sz w:val="16"/>
                  <w:szCs w:val="16"/>
                </w:rPr>
                <w:t>11</w:t>
              </w:r>
            </w:ins>
          </w:p>
        </w:tc>
        <w:tc>
          <w:tcPr>
            <w:tcW w:w="1237" w:type="dxa"/>
            <w:tcBorders>
              <w:top w:val="single" w:sz="6" w:space="0" w:color="auto"/>
              <w:left w:val="single" w:sz="6" w:space="0" w:color="auto"/>
              <w:bottom w:val="single" w:sz="6" w:space="0" w:color="auto"/>
              <w:right w:val="single" w:sz="6" w:space="0" w:color="auto"/>
            </w:tcBorders>
            <w:hideMark/>
          </w:tcPr>
          <w:p w14:paraId="057B4FA2" w14:textId="77777777" w:rsidR="003D738B" w:rsidRDefault="003D738B">
            <w:pPr>
              <w:pStyle w:val="Default"/>
              <w:jc w:val="center"/>
              <w:rPr>
                <w:ins w:id="2725" w:author="Madhura Ramojwar" w:date="2021-04-20T12:55:00Z"/>
                <w:sz w:val="16"/>
                <w:szCs w:val="16"/>
              </w:rPr>
            </w:pPr>
            <w:ins w:id="2726" w:author="Madhura Ramojwar" w:date="2021-04-20T12:55:00Z">
              <w:r>
                <w:rPr>
                  <w:sz w:val="16"/>
                  <w:szCs w:val="16"/>
                </w:rPr>
                <w:t>16</w:t>
              </w:r>
            </w:ins>
          </w:p>
        </w:tc>
        <w:tc>
          <w:tcPr>
            <w:tcW w:w="1260" w:type="dxa"/>
            <w:tcBorders>
              <w:top w:val="single" w:sz="6" w:space="0" w:color="auto"/>
              <w:left w:val="single" w:sz="6" w:space="0" w:color="auto"/>
              <w:bottom w:val="single" w:sz="6" w:space="0" w:color="auto"/>
              <w:right w:val="single" w:sz="6" w:space="0" w:color="auto"/>
            </w:tcBorders>
            <w:hideMark/>
          </w:tcPr>
          <w:p w14:paraId="66AAB7F7" w14:textId="77777777" w:rsidR="003D738B" w:rsidRDefault="003D738B">
            <w:pPr>
              <w:pStyle w:val="Default"/>
              <w:jc w:val="center"/>
              <w:rPr>
                <w:ins w:id="2727" w:author="Madhura Ramojwar" w:date="2021-04-20T12:55:00Z"/>
                <w:sz w:val="16"/>
                <w:szCs w:val="16"/>
              </w:rPr>
            </w:pPr>
            <w:ins w:id="2728" w:author="Madhura Ramojwar" w:date="2021-04-20T12:55:00Z">
              <w:r>
                <w:rPr>
                  <w:sz w:val="16"/>
                  <w:szCs w:val="16"/>
                </w:rPr>
                <w:t>18</w:t>
              </w:r>
            </w:ins>
          </w:p>
        </w:tc>
        <w:tc>
          <w:tcPr>
            <w:tcW w:w="1170" w:type="dxa"/>
            <w:tcBorders>
              <w:top w:val="single" w:sz="6" w:space="0" w:color="auto"/>
              <w:left w:val="single" w:sz="6" w:space="0" w:color="auto"/>
              <w:bottom w:val="single" w:sz="6" w:space="0" w:color="auto"/>
              <w:right w:val="single" w:sz="6" w:space="0" w:color="auto"/>
            </w:tcBorders>
            <w:hideMark/>
          </w:tcPr>
          <w:p w14:paraId="3E606ED3" w14:textId="77777777" w:rsidR="003D738B" w:rsidRDefault="003D738B">
            <w:pPr>
              <w:pStyle w:val="Default"/>
              <w:jc w:val="center"/>
              <w:rPr>
                <w:ins w:id="2729" w:author="Madhura Ramojwar" w:date="2021-04-20T12:55:00Z"/>
                <w:sz w:val="16"/>
                <w:szCs w:val="16"/>
              </w:rPr>
            </w:pPr>
            <w:ins w:id="2730" w:author="Madhura Ramojwar" w:date="2021-04-20T12:55:00Z">
              <w:r>
                <w:rPr>
                  <w:sz w:val="16"/>
                  <w:szCs w:val="16"/>
                </w:rPr>
                <w:t>23</w:t>
              </w:r>
            </w:ins>
          </w:p>
        </w:tc>
        <w:tc>
          <w:tcPr>
            <w:tcW w:w="1170" w:type="dxa"/>
            <w:tcBorders>
              <w:top w:val="single" w:sz="6" w:space="0" w:color="auto"/>
              <w:left w:val="single" w:sz="6" w:space="0" w:color="auto"/>
              <w:bottom w:val="single" w:sz="6" w:space="0" w:color="auto"/>
              <w:right w:val="single" w:sz="6" w:space="0" w:color="auto"/>
            </w:tcBorders>
            <w:hideMark/>
          </w:tcPr>
          <w:p w14:paraId="1488644E" w14:textId="77777777" w:rsidR="003D738B" w:rsidRDefault="003D738B">
            <w:pPr>
              <w:pStyle w:val="Default"/>
              <w:jc w:val="center"/>
              <w:rPr>
                <w:ins w:id="2731" w:author="Madhura Ramojwar" w:date="2021-04-20T12:55:00Z"/>
                <w:sz w:val="16"/>
                <w:szCs w:val="16"/>
              </w:rPr>
            </w:pPr>
            <w:ins w:id="2732" w:author="Madhura Ramojwar" w:date="2021-04-20T12:55:00Z">
              <w:r>
                <w:rPr>
                  <w:sz w:val="16"/>
                  <w:szCs w:val="16"/>
                </w:rPr>
                <w:t>30</w:t>
              </w:r>
            </w:ins>
          </w:p>
        </w:tc>
        <w:tc>
          <w:tcPr>
            <w:tcW w:w="1260" w:type="dxa"/>
            <w:tcBorders>
              <w:top w:val="single" w:sz="6" w:space="0" w:color="auto"/>
              <w:left w:val="single" w:sz="6" w:space="0" w:color="auto"/>
              <w:bottom w:val="single" w:sz="6" w:space="0" w:color="auto"/>
              <w:right w:val="single" w:sz="6" w:space="0" w:color="auto"/>
            </w:tcBorders>
            <w:hideMark/>
          </w:tcPr>
          <w:p w14:paraId="4F7CBB08" w14:textId="77777777" w:rsidR="003D738B" w:rsidRDefault="003D738B">
            <w:pPr>
              <w:jc w:val="center"/>
              <w:rPr>
                <w:ins w:id="2733" w:author="Madhura Ramojwar" w:date="2021-04-20T12:55:00Z"/>
              </w:rPr>
            </w:pPr>
            <w:ins w:id="2734" w:author="Madhura Ramojwar" w:date="2021-04-20T12:55:00Z">
              <w:r>
                <w:rPr>
                  <w:sz w:val="16"/>
                  <w:szCs w:val="16"/>
                </w:rPr>
                <w:t>40</w:t>
              </w:r>
            </w:ins>
          </w:p>
        </w:tc>
        <w:tc>
          <w:tcPr>
            <w:tcW w:w="1283" w:type="dxa"/>
            <w:tcBorders>
              <w:top w:val="single" w:sz="6" w:space="0" w:color="auto"/>
              <w:left w:val="single" w:sz="6" w:space="0" w:color="auto"/>
              <w:bottom w:val="single" w:sz="6" w:space="0" w:color="auto"/>
              <w:right w:val="single" w:sz="6" w:space="0" w:color="auto"/>
            </w:tcBorders>
            <w:hideMark/>
          </w:tcPr>
          <w:p w14:paraId="7F2012AB" w14:textId="77777777" w:rsidR="003D738B" w:rsidRDefault="003D738B">
            <w:pPr>
              <w:jc w:val="center"/>
              <w:rPr>
                <w:ins w:id="2735" w:author="Madhura Ramojwar" w:date="2021-04-20T12:55:00Z"/>
              </w:rPr>
            </w:pPr>
            <w:ins w:id="2736" w:author="Madhura Ramojwar" w:date="2021-04-20T12:55:00Z">
              <w:r>
                <w:rPr>
                  <w:sz w:val="16"/>
                  <w:szCs w:val="16"/>
                </w:rPr>
                <w:t>50</w:t>
              </w:r>
            </w:ins>
          </w:p>
        </w:tc>
      </w:tr>
    </w:tbl>
    <w:p w14:paraId="2178CB62" w14:textId="77777777" w:rsidR="003D738B" w:rsidRDefault="003D738B" w:rsidP="003D738B">
      <w:pPr>
        <w:rPr>
          <w:ins w:id="2737" w:author="Madhura Ramojwar" w:date="2021-04-20T12:55:00Z"/>
        </w:rPr>
      </w:pPr>
    </w:p>
    <w:tbl>
      <w:tblPr>
        <w:tblStyle w:val="TableGrid"/>
        <w:tblW w:w="13485" w:type="dxa"/>
        <w:tblLayout w:type="fixed"/>
        <w:tblLook w:val="04A0" w:firstRow="1" w:lastRow="0" w:firstColumn="1" w:lastColumn="0" w:noHBand="0" w:noVBand="1"/>
      </w:tblPr>
      <w:tblGrid>
        <w:gridCol w:w="1179"/>
        <w:gridCol w:w="1359"/>
        <w:gridCol w:w="1350"/>
        <w:gridCol w:w="1260"/>
        <w:gridCol w:w="1259"/>
        <w:gridCol w:w="1169"/>
        <w:gridCol w:w="1169"/>
        <w:gridCol w:w="1169"/>
        <w:gridCol w:w="1169"/>
        <w:gridCol w:w="1233"/>
        <w:gridCol w:w="1169"/>
      </w:tblGrid>
      <w:tr w:rsidR="003D738B" w14:paraId="062A7536" w14:textId="77777777" w:rsidTr="003D738B">
        <w:trPr>
          <w:ins w:id="2738" w:author="Madhura Ramojwar" w:date="2021-04-20T12:55:00Z"/>
        </w:trPr>
        <w:tc>
          <w:tcPr>
            <w:tcW w:w="1179" w:type="dxa"/>
            <w:tcBorders>
              <w:top w:val="single" w:sz="6" w:space="0" w:color="auto"/>
              <w:left w:val="single" w:sz="6" w:space="0" w:color="auto"/>
              <w:bottom w:val="single" w:sz="6" w:space="0" w:color="auto"/>
              <w:right w:val="single" w:sz="6" w:space="0" w:color="auto"/>
            </w:tcBorders>
            <w:hideMark/>
          </w:tcPr>
          <w:p w14:paraId="321F3C61" w14:textId="77777777" w:rsidR="003D738B" w:rsidRDefault="003D738B">
            <w:pPr>
              <w:pStyle w:val="Default"/>
              <w:jc w:val="center"/>
              <w:rPr>
                <w:ins w:id="2739" w:author="Madhura Ramojwar" w:date="2021-04-20T12:55:00Z"/>
                <w:b/>
                <w:i/>
                <w:sz w:val="16"/>
                <w:szCs w:val="16"/>
              </w:rPr>
            </w:pPr>
            <w:ins w:id="2740" w:author="Madhura Ramojwar" w:date="2021-04-20T12:55:00Z">
              <w:r>
                <w:rPr>
                  <w:b/>
                  <w:i/>
                  <w:sz w:val="16"/>
                  <w:szCs w:val="16"/>
                </w:rPr>
                <w:t>Time =</w:t>
              </w:r>
            </w:ins>
          </w:p>
          <w:p w14:paraId="735C1D8B" w14:textId="77777777" w:rsidR="003D738B" w:rsidRDefault="003D738B">
            <w:pPr>
              <w:pStyle w:val="Default"/>
              <w:jc w:val="center"/>
              <w:rPr>
                <w:ins w:id="2741" w:author="Madhura Ramojwar" w:date="2021-04-20T12:55:00Z"/>
                <w:b/>
                <w:i/>
                <w:sz w:val="16"/>
                <w:szCs w:val="16"/>
              </w:rPr>
            </w:pPr>
            <w:ins w:id="2742" w:author="Madhura Ramojwar" w:date="2021-04-20T12:55:00Z">
              <w:r>
                <w:rPr>
                  <w:b/>
                  <w:i/>
                  <w:sz w:val="16"/>
                  <w:szCs w:val="16"/>
                </w:rPr>
                <w:t>Month 13:</w:t>
              </w:r>
            </w:ins>
          </w:p>
          <w:p w14:paraId="2FE64233" w14:textId="77777777" w:rsidR="003D738B" w:rsidRDefault="003D738B">
            <w:pPr>
              <w:pStyle w:val="Default"/>
              <w:jc w:val="center"/>
              <w:rPr>
                <w:ins w:id="2743" w:author="Madhura Ramojwar" w:date="2021-04-20T12:55:00Z"/>
                <w:b/>
                <w:i/>
                <w:sz w:val="16"/>
                <w:szCs w:val="16"/>
              </w:rPr>
            </w:pPr>
            <w:ins w:id="2744" w:author="Madhura Ramojwar" w:date="2021-04-20T12:55:00Z">
              <w:r>
                <w:rPr>
                  <w:b/>
                  <w:i/>
                  <w:sz w:val="16"/>
                  <w:szCs w:val="16"/>
                </w:rPr>
                <w:t>Jun ‘17</w:t>
              </w:r>
            </w:ins>
          </w:p>
        </w:tc>
        <w:tc>
          <w:tcPr>
            <w:tcW w:w="1359" w:type="dxa"/>
            <w:tcBorders>
              <w:top w:val="single" w:sz="6" w:space="0" w:color="auto"/>
              <w:left w:val="single" w:sz="6" w:space="0" w:color="auto"/>
              <w:bottom w:val="single" w:sz="6" w:space="0" w:color="auto"/>
              <w:right w:val="single" w:sz="6" w:space="0" w:color="auto"/>
            </w:tcBorders>
            <w:hideMark/>
          </w:tcPr>
          <w:p w14:paraId="2F867D2A" w14:textId="77777777" w:rsidR="003D738B" w:rsidRDefault="003D738B">
            <w:pPr>
              <w:pStyle w:val="Default"/>
              <w:jc w:val="center"/>
              <w:rPr>
                <w:ins w:id="2745" w:author="Madhura Ramojwar" w:date="2021-04-20T12:55:00Z"/>
                <w:b/>
                <w:i/>
                <w:sz w:val="16"/>
                <w:szCs w:val="16"/>
              </w:rPr>
            </w:pPr>
            <w:ins w:id="2746" w:author="Madhura Ramojwar" w:date="2021-04-20T12:55:00Z">
              <w:r>
                <w:rPr>
                  <w:b/>
                  <w:i/>
                  <w:sz w:val="16"/>
                  <w:szCs w:val="16"/>
                </w:rPr>
                <w:t>Time =</w:t>
              </w:r>
            </w:ins>
          </w:p>
          <w:p w14:paraId="557C778B" w14:textId="77777777" w:rsidR="003D738B" w:rsidRDefault="003D738B">
            <w:pPr>
              <w:pStyle w:val="Default"/>
              <w:jc w:val="center"/>
              <w:rPr>
                <w:ins w:id="2747" w:author="Madhura Ramojwar" w:date="2021-04-20T12:55:00Z"/>
                <w:b/>
                <w:i/>
                <w:sz w:val="16"/>
                <w:szCs w:val="16"/>
              </w:rPr>
            </w:pPr>
            <w:ins w:id="2748" w:author="Madhura Ramojwar" w:date="2021-04-20T12:55:00Z">
              <w:r>
                <w:rPr>
                  <w:b/>
                  <w:i/>
                  <w:sz w:val="16"/>
                  <w:szCs w:val="16"/>
                </w:rPr>
                <w:t>Month 14:</w:t>
              </w:r>
            </w:ins>
          </w:p>
          <w:p w14:paraId="2302EDAF" w14:textId="77777777" w:rsidR="003D738B" w:rsidRDefault="003D738B">
            <w:pPr>
              <w:pStyle w:val="Default"/>
              <w:jc w:val="center"/>
              <w:rPr>
                <w:ins w:id="2749" w:author="Madhura Ramojwar" w:date="2021-04-20T12:55:00Z"/>
                <w:b/>
                <w:i/>
                <w:sz w:val="16"/>
                <w:szCs w:val="16"/>
              </w:rPr>
            </w:pPr>
            <w:ins w:id="2750" w:author="Madhura Ramojwar" w:date="2021-04-20T12:55:00Z">
              <w:r>
                <w:rPr>
                  <w:b/>
                  <w:i/>
                  <w:sz w:val="16"/>
                  <w:szCs w:val="16"/>
                </w:rPr>
                <w:t>Jul ‘17</w:t>
              </w:r>
            </w:ins>
          </w:p>
        </w:tc>
        <w:tc>
          <w:tcPr>
            <w:tcW w:w="1350" w:type="dxa"/>
            <w:tcBorders>
              <w:top w:val="single" w:sz="6" w:space="0" w:color="auto"/>
              <w:left w:val="single" w:sz="6" w:space="0" w:color="auto"/>
              <w:bottom w:val="single" w:sz="6" w:space="0" w:color="auto"/>
              <w:right w:val="single" w:sz="6" w:space="0" w:color="auto"/>
            </w:tcBorders>
            <w:hideMark/>
          </w:tcPr>
          <w:p w14:paraId="4265126A" w14:textId="77777777" w:rsidR="003D738B" w:rsidRDefault="003D738B">
            <w:pPr>
              <w:pStyle w:val="Default"/>
              <w:jc w:val="center"/>
              <w:rPr>
                <w:ins w:id="2751" w:author="Madhura Ramojwar" w:date="2021-04-20T12:55:00Z"/>
                <w:b/>
                <w:i/>
                <w:sz w:val="16"/>
                <w:szCs w:val="16"/>
              </w:rPr>
            </w:pPr>
            <w:ins w:id="2752" w:author="Madhura Ramojwar" w:date="2021-04-20T12:55:00Z">
              <w:r>
                <w:rPr>
                  <w:b/>
                  <w:i/>
                  <w:sz w:val="16"/>
                  <w:szCs w:val="16"/>
                </w:rPr>
                <w:t>Time =</w:t>
              </w:r>
            </w:ins>
          </w:p>
          <w:p w14:paraId="3A803D0E" w14:textId="77777777" w:rsidR="003D738B" w:rsidRDefault="003D738B">
            <w:pPr>
              <w:pStyle w:val="Default"/>
              <w:jc w:val="center"/>
              <w:rPr>
                <w:ins w:id="2753" w:author="Madhura Ramojwar" w:date="2021-04-20T12:55:00Z"/>
                <w:b/>
                <w:i/>
                <w:sz w:val="16"/>
                <w:szCs w:val="16"/>
              </w:rPr>
            </w:pPr>
            <w:ins w:id="2754" w:author="Madhura Ramojwar" w:date="2021-04-20T12:55:00Z">
              <w:r>
                <w:rPr>
                  <w:b/>
                  <w:i/>
                  <w:sz w:val="16"/>
                  <w:szCs w:val="16"/>
                </w:rPr>
                <w:t>Month 15:</w:t>
              </w:r>
            </w:ins>
          </w:p>
          <w:p w14:paraId="64B3260A" w14:textId="77777777" w:rsidR="003D738B" w:rsidRDefault="003D738B">
            <w:pPr>
              <w:pStyle w:val="Default"/>
              <w:jc w:val="center"/>
              <w:rPr>
                <w:ins w:id="2755" w:author="Madhura Ramojwar" w:date="2021-04-20T12:55:00Z"/>
                <w:b/>
                <w:i/>
                <w:sz w:val="16"/>
                <w:szCs w:val="16"/>
              </w:rPr>
            </w:pPr>
            <w:ins w:id="2756" w:author="Madhura Ramojwar" w:date="2021-04-20T12:55:00Z">
              <w:r>
                <w:rPr>
                  <w:b/>
                  <w:i/>
                  <w:sz w:val="16"/>
                  <w:szCs w:val="16"/>
                </w:rPr>
                <w:t>Aug ‘17</w:t>
              </w:r>
            </w:ins>
          </w:p>
        </w:tc>
        <w:tc>
          <w:tcPr>
            <w:tcW w:w="1260" w:type="dxa"/>
            <w:tcBorders>
              <w:top w:val="single" w:sz="6" w:space="0" w:color="auto"/>
              <w:left w:val="single" w:sz="6" w:space="0" w:color="auto"/>
              <w:bottom w:val="single" w:sz="6" w:space="0" w:color="auto"/>
              <w:right w:val="single" w:sz="6" w:space="0" w:color="auto"/>
            </w:tcBorders>
            <w:hideMark/>
          </w:tcPr>
          <w:p w14:paraId="47C7334F" w14:textId="77777777" w:rsidR="003D738B" w:rsidRDefault="003D738B">
            <w:pPr>
              <w:pStyle w:val="Default"/>
              <w:jc w:val="center"/>
              <w:rPr>
                <w:ins w:id="2757" w:author="Madhura Ramojwar" w:date="2021-04-20T12:55:00Z"/>
                <w:b/>
                <w:i/>
                <w:sz w:val="16"/>
                <w:szCs w:val="16"/>
              </w:rPr>
            </w:pPr>
            <w:ins w:id="2758" w:author="Madhura Ramojwar" w:date="2021-04-20T12:55:00Z">
              <w:r>
                <w:rPr>
                  <w:b/>
                  <w:i/>
                  <w:sz w:val="16"/>
                  <w:szCs w:val="16"/>
                </w:rPr>
                <w:t>Time =</w:t>
              </w:r>
            </w:ins>
          </w:p>
          <w:p w14:paraId="40084A32" w14:textId="77777777" w:rsidR="003D738B" w:rsidRDefault="003D738B">
            <w:pPr>
              <w:pStyle w:val="Default"/>
              <w:jc w:val="center"/>
              <w:rPr>
                <w:ins w:id="2759" w:author="Madhura Ramojwar" w:date="2021-04-20T12:55:00Z"/>
                <w:b/>
                <w:i/>
                <w:sz w:val="16"/>
                <w:szCs w:val="16"/>
              </w:rPr>
            </w:pPr>
            <w:ins w:id="2760" w:author="Madhura Ramojwar" w:date="2021-04-20T12:55:00Z">
              <w:r>
                <w:rPr>
                  <w:b/>
                  <w:i/>
                  <w:sz w:val="16"/>
                  <w:szCs w:val="16"/>
                </w:rPr>
                <w:t>Month 16:</w:t>
              </w:r>
            </w:ins>
          </w:p>
          <w:p w14:paraId="19133A9B" w14:textId="77777777" w:rsidR="003D738B" w:rsidRDefault="003D738B">
            <w:pPr>
              <w:pStyle w:val="Default"/>
              <w:jc w:val="center"/>
              <w:rPr>
                <w:ins w:id="2761" w:author="Madhura Ramojwar" w:date="2021-04-20T12:55:00Z"/>
                <w:b/>
                <w:i/>
                <w:sz w:val="16"/>
                <w:szCs w:val="16"/>
              </w:rPr>
            </w:pPr>
            <w:ins w:id="2762" w:author="Madhura Ramojwar" w:date="2021-04-20T12:55:00Z">
              <w:r>
                <w:rPr>
                  <w:b/>
                  <w:i/>
                  <w:sz w:val="16"/>
                  <w:szCs w:val="16"/>
                </w:rPr>
                <w:t>Sept ‘17</w:t>
              </w:r>
            </w:ins>
          </w:p>
        </w:tc>
        <w:tc>
          <w:tcPr>
            <w:tcW w:w="1260" w:type="dxa"/>
            <w:tcBorders>
              <w:top w:val="single" w:sz="6" w:space="0" w:color="auto"/>
              <w:left w:val="single" w:sz="6" w:space="0" w:color="auto"/>
              <w:bottom w:val="single" w:sz="6" w:space="0" w:color="auto"/>
              <w:right w:val="single" w:sz="6" w:space="0" w:color="auto"/>
            </w:tcBorders>
            <w:hideMark/>
          </w:tcPr>
          <w:p w14:paraId="11BC0901" w14:textId="77777777" w:rsidR="003D738B" w:rsidRDefault="003D738B">
            <w:pPr>
              <w:pStyle w:val="Default"/>
              <w:jc w:val="center"/>
              <w:rPr>
                <w:ins w:id="2763" w:author="Madhura Ramojwar" w:date="2021-04-20T12:55:00Z"/>
                <w:b/>
                <w:i/>
                <w:sz w:val="16"/>
                <w:szCs w:val="16"/>
              </w:rPr>
            </w:pPr>
            <w:ins w:id="2764" w:author="Madhura Ramojwar" w:date="2021-04-20T12:55:00Z">
              <w:r>
                <w:rPr>
                  <w:b/>
                  <w:i/>
                  <w:sz w:val="16"/>
                  <w:szCs w:val="16"/>
                </w:rPr>
                <w:t>Time =</w:t>
              </w:r>
            </w:ins>
          </w:p>
          <w:p w14:paraId="75B223C8" w14:textId="77777777" w:rsidR="003D738B" w:rsidRDefault="003D738B">
            <w:pPr>
              <w:pStyle w:val="Default"/>
              <w:jc w:val="center"/>
              <w:rPr>
                <w:ins w:id="2765" w:author="Madhura Ramojwar" w:date="2021-04-20T12:55:00Z"/>
                <w:b/>
                <w:i/>
                <w:sz w:val="16"/>
                <w:szCs w:val="16"/>
              </w:rPr>
            </w:pPr>
            <w:ins w:id="2766" w:author="Madhura Ramojwar" w:date="2021-04-20T12:55:00Z">
              <w:r>
                <w:rPr>
                  <w:b/>
                  <w:i/>
                  <w:sz w:val="16"/>
                  <w:szCs w:val="16"/>
                </w:rPr>
                <w:t>Month 17:</w:t>
              </w:r>
            </w:ins>
          </w:p>
          <w:p w14:paraId="4E13A73E" w14:textId="77777777" w:rsidR="003D738B" w:rsidRDefault="003D738B">
            <w:pPr>
              <w:pStyle w:val="Default"/>
              <w:jc w:val="center"/>
              <w:rPr>
                <w:ins w:id="2767" w:author="Madhura Ramojwar" w:date="2021-04-20T12:55:00Z"/>
                <w:b/>
                <w:i/>
                <w:sz w:val="16"/>
                <w:szCs w:val="16"/>
              </w:rPr>
            </w:pPr>
            <w:ins w:id="2768" w:author="Madhura Ramojwar" w:date="2021-04-20T12:55:00Z">
              <w:r>
                <w:rPr>
                  <w:b/>
                  <w:i/>
                  <w:sz w:val="16"/>
                  <w:szCs w:val="16"/>
                </w:rPr>
                <w:t>Oct ‘17</w:t>
              </w:r>
            </w:ins>
          </w:p>
        </w:tc>
        <w:tc>
          <w:tcPr>
            <w:tcW w:w="1170" w:type="dxa"/>
            <w:tcBorders>
              <w:top w:val="single" w:sz="6" w:space="0" w:color="auto"/>
              <w:left w:val="single" w:sz="6" w:space="0" w:color="auto"/>
              <w:bottom w:val="single" w:sz="6" w:space="0" w:color="auto"/>
              <w:right w:val="single" w:sz="6" w:space="0" w:color="auto"/>
            </w:tcBorders>
            <w:hideMark/>
          </w:tcPr>
          <w:p w14:paraId="6303CB77" w14:textId="77777777" w:rsidR="003D738B" w:rsidRDefault="003D738B">
            <w:pPr>
              <w:pStyle w:val="Default"/>
              <w:jc w:val="center"/>
              <w:rPr>
                <w:ins w:id="2769" w:author="Madhura Ramojwar" w:date="2021-04-20T12:55:00Z"/>
                <w:b/>
                <w:i/>
                <w:sz w:val="16"/>
                <w:szCs w:val="16"/>
              </w:rPr>
            </w:pPr>
            <w:ins w:id="2770" w:author="Madhura Ramojwar" w:date="2021-04-20T12:55:00Z">
              <w:r>
                <w:rPr>
                  <w:b/>
                  <w:i/>
                  <w:sz w:val="16"/>
                  <w:szCs w:val="16"/>
                </w:rPr>
                <w:t>Time =</w:t>
              </w:r>
            </w:ins>
          </w:p>
          <w:p w14:paraId="23A17B2F" w14:textId="77777777" w:rsidR="003D738B" w:rsidRDefault="003D738B">
            <w:pPr>
              <w:pStyle w:val="Default"/>
              <w:jc w:val="center"/>
              <w:rPr>
                <w:ins w:id="2771" w:author="Madhura Ramojwar" w:date="2021-04-20T12:55:00Z"/>
                <w:b/>
                <w:i/>
                <w:sz w:val="16"/>
                <w:szCs w:val="16"/>
              </w:rPr>
            </w:pPr>
            <w:ins w:id="2772" w:author="Madhura Ramojwar" w:date="2021-04-20T12:55:00Z">
              <w:r>
                <w:rPr>
                  <w:b/>
                  <w:i/>
                  <w:sz w:val="16"/>
                  <w:szCs w:val="16"/>
                </w:rPr>
                <w:t>Month 18:</w:t>
              </w:r>
            </w:ins>
          </w:p>
          <w:p w14:paraId="04FF8395" w14:textId="77777777" w:rsidR="003D738B" w:rsidRDefault="003D738B">
            <w:pPr>
              <w:pStyle w:val="Default"/>
              <w:jc w:val="center"/>
              <w:rPr>
                <w:ins w:id="2773" w:author="Madhura Ramojwar" w:date="2021-04-20T12:55:00Z"/>
                <w:b/>
                <w:i/>
                <w:sz w:val="16"/>
                <w:szCs w:val="16"/>
              </w:rPr>
            </w:pPr>
            <w:ins w:id="2774" w:author="Madhura Ramojwar" w:date="2021-04-20T12:55:00Z">
              <w:r>
                <w:rPr>
                  <w:b/>
                  <w:i/>
                  <w:sz w:val="16"/>
                  <w:szCs w:val="16"/>
                </w:rPr>
                <w:t>Nov ‘17</w:t>
              </w:r>
            </w:ins>
          </w:p>
        </w:tc>
        <w:tc>
          <w:tcPr>
            <w:tcW w:w="1170" w:type="dxa"/>
            <w:tcBorders>
              <w:top w:val="single" w:sz="6" w:space="0" w:color="auto"/>
              <w:left w:val="single" w:sz="6" w:space="0" w:color="auto"/>
              <w:bottom w:val="single" w:sz="6" w:space="0" w:color="auto"/>
              <w:right w:val="single" w:sz="6" w:space="0" w:color="auto"/>
            </w:tcBorders>
            <w:hideMark/>
          </w:tcPr>
          <w:p w14:paraId="5967A5DF" w14:textId="77777777" w:rsidR="003D738B" w:rsidRDefault="003D738B">
            <w:pPr>
              <w:pStyle w:val="Default"/>
              <w:jc w:val="center"/>
              <w:rPr>
                <w:ins w:id="2775" w:author="Madhura Ramojwar" w:date="2021-04-20T12:55:00Z"/>
                <w:b/>
                <w:i/>
                <w:sz w:val="16"/>
                <w:szCs w:val="16"/>
              </w:rPr>
            </w:pPr>
            <w:ins w:id="2776" w:author="Madhura Ramojwar" w:date="2021-04-20T12:55:00Z">
              <w:r>
                <w:rPr>
                  <w:b/>
                  <w:i/>
                  <w:sz w:val="16"/>
                  <w:szCs w:val="16"/>
                </w:rPr>
                <w:t>Time =</w:t>
              </w:r>
            </w:ins>
          </w:p>
          <w:p w14:paraId="7853456F" w14:textId="77777777" w:rsidR="003D738B" w:rsidRDefault="003D738B">
            <w:pPr>
              <w:pStyle w:val="Default"/>
              <w:jc w:val="center"/>
              <w:rPr>
                <w:ins w:id="2777" w:author="Madhura Ramojwar" w:date="2021-04-20T12:55:00Z"/>
                <w:b/>
                <w:i/>
                <w:sz w:val="16"/>
                <w:szCs w:val="16"/>
              </w:rPr>
            </w:pPr>
            <w:ins w:id="2778" w:author="Madhura Ramojwar" w:date="2021-04-20T12:55:00Z">
              <w:r>
                <w:rPr>
                  <w:b/>
                  <w:i/>
                  <w:sz w:val="16"/>
                  <w:szCs w:val="16"/>
                </w:rPr>
                <w:t>Month 19:</w:t>
              </w:r>
            </w:ins>
          </w:p>
          <w:p w14:paraId="2D9BA2F8" w14:textId="77777777" w:rsidR="003D738B" w:rsidRDefault="003D738B">
            <w:pPr>
              <w:pStyle w:val="Default"/>
              <w:jc w:val="center"/>
              <w:rPr>
                <w:ins w:id="2779" w:author="Madhura Ramojwar" w:date="2021-04-20T12:55:00Z"/>
                <w:b/>
                <w:i/>
                <w:sz w:val="16"/>
                <w:szCs w:val="16"/>
              </w:rPr>
            </w:pPr>
            <w:ins w:id="2780" w:author="Madhura Ramojwar" w:date="2021-04-20T12:55:00Z">
              <w:r>
                <w:rPr>
                  <w:b/>
                  <w:i/>
                  <w:sz w:val="16"/>
                  <w:szCs w:val="16"/>
                </w:rPr>
                <w:t>Dec ‘17</w:t>
              </w:r>
            </w:ins>
          </w:p>
        </w:tc>
        <w:tc>
          <w:tcPr>
            <w:tcW w:w="1170" w:type="dxa"/>
            <w:tcBorders>
              <w:top w:val="single" w:sz="6" w:space="0" w:color="auto"/>
              <w:left w:val="single" w:sz="6" w:space="0" w:color="auto"/>
              <w:bottom w:val="single" w:sz="6" w:space="0" w:color="auto"/>
              <w:right w:val="single" w:sz="6" w:space="0" w:color="auto"/>
            </w:tcBorders>
            <w:hideMark/>
          </w:tcPr>
          <w:p w14:paraId="46C7D072" w14:textId="77777777" w:rsidR="003D738B" w:rsidRDefault="003D738B">
            <w:pPr>
              <w:pStyle w:val="Default"/>
              <w:jc w:val="center"/>
              <w:rPr>
                <w:ins w:id="2781" w:author="Madhura Ramojwar" w:date="2021-04-20T12:55:00Z"/>
                <w:b/>
                <w:i/>
                <w:sz w:val="16"/>
                <w:szCs w:val="16"/>
              </w:rPr>
            </w:pPr>
            <w:ins w:id="2782" w:author="Madhura Ramojwar" w:date="2021-04-20T12:55:00Z">
              <w:r>
                <w:rPr>
                  <w:b/>
                  <w:i/>
                  <w:sz w:val="16"/>
                  <w:szCs w:val="16"/>
                </w:rPr>
                <w:t>Time =</w:t>
              </w:r>
            </w:ins>
          </w:p>
          <w:p w14:paraId="7A9482C5" w14:textId="77777777" w:rsidR="003D738B" w:rsidRDefault="003D738B">
            <w:pPr>
              <w:pStyle w:val="Default"/>
              <w:jc w:val="center"/>
              <w:rPr>
                <w:ins w:id="2783" w:author="Madhura Ramojwar" w:date="2021-04-20T12:55:00Z"/>
                <w:b/>
                <w:i/>
                <w:sz w:val="16"/>
                <w:szCs w:val="16"/>
              </w:rPr>
            </w:pPr>
            <w:ins w:id="2784" w:author="Madhura Ramojwar" w:date="2021-04-20T12:55:00Z">
              <w:r>
                <w:rPr>
                  <w:b/>
                  <w:i/>
                  <w:sz w:val="16"/>
                  <w:szCs w:val="16"/>
                </w:rPr>
                <w:t>Month 20:</w:t>
              </w:r>
            </w:ins>
          </w:p>
          <w:p w14:paraId="2E69CC35" w14:textId="77777777" w:rsidR="003D738B" w:rsidRDefault="003D738B">
            <w:pPr>
              <w:pStyle w:val="Default"/>
              <w:jc w:val="center"/>
              <w:rPr>
                <w:ins w:id="2785" w:author="Madhura Ramojwar" w:date="2021-04-20T12:55:00Z"/>
                <w:b/>
                <w:i/>
                <w:sz w:val="16"/>
                <w:szCs w:val="16"/>
              </w:rPr>
            </w:pPr>
            <w:ins w:id="2786" w:author="Madhura Ramojwar" w:date="2021-04-20T12:55:00Z">
              <w:r>
                <w:rPr>
                  <w:b/>
                  <w:i/>
                  <w:sz w:val="16"/>
                  <w:szCs w:val="16"/>
                </w:rPr>
                <w:t>Jan ‘18</w:t>
              </w:r>
            </w:ins>
          </w:p>
        </w:tc>
        <w:tc>
          <w:tcPr>
            <w:tcW w:w="1170" w:type="dxa"/>
            <w:tcBorders>
              <w:top w:val="single" w:sz="6" w:space="0" w:color="auto"/>
              <w:left w:val="single" w:sz="6" w:space="0" w:color="auto"/>
              <w:bottom w:val="single" w:sz="6" w:space="0" w:color="auto"/>
              <w:right w:val="single" w:sz="6" w:space="0" w:color="auto"/>
            </w:tcBorders>
            <w:hideMark/>
          </w:tcPr>
          <w:p w14:paraId="2BCBE4D9" w14:textId="77777777" w:rsidR="003D738B" w:rsidRDefault="003D738B">
            <w:pPr>
              <w:pStyle w:val="Default"/>
              <w:jc w:val="center"/>
              <w:rPr>
                <w:ins w:id="2787" w:author="Madhura Ramojwar" w:date="2021-04-20T12:55:00Z"/>
                <w:b/>
                <w:i/>
                <w:sz w:val="16"/>
                <w:szCs w:val="16"/>
              </w:rPr>
            </w:pPr>
            <w:ins w:id="2788" w:author="Madhura Ramojwar" w:date="2021-04-20T12:55:00Z">
              <w:r>
                <w:rPr>
                  <w:b/>
                  <w:i/>
                  <w:sz w:val="16"/>
                  <w:szCs w:val="16"/>
                </w:rPr>
                <w:t>Time =</w:t>
              </w:r>
            </w:ins>
          </w:p>
          <w:p w14:paraId="48171945" w14:textId="77777777" w:rsidR="003D738B" w:rsidRDefault="003D738B">
            <w:pPr>
              <w:pStyle w:val="Default"/>
              <w:jc w:val="center"/>
              <w:rPr>
                <w:ins w:id="2789" w:author="Madhura Ramojwar" w:date="2021-04-20T12:55:00Z"/>
                <w:b/>
                <w:i/>
                <w:sz w:val="16"/>
                <w:szCs w:val="16"/>
              </w:rPr>
            </w:pPr>
            <w:ins w:id="2790" w:author="Madhura Ramojwar" w:date="2021-04-20T12:55:00Z">
              <w:r>
                <w:rPr>
                  <w:b/>
                  <w:i/>
                  <w:sz w:val="16"/>
                  <w:szCs w:val="16"/>
                </w:rPr>
                <w:t>Month 21:</w:t>
              </w:r>
            </w:ins>
          </w:p>
          <w:p w14:paraId="39314E00" w14:textId="77777777" w:rsidR="003D738B" w:rsidRDefault="003D738B">
            <w:pPr>
              <w:pStyle w:val="Default"/>
              <w:jc w:val="center"/>
              <w:rPr>
                <w:ins w:id="2791" w:author="Madhura Ramojwar" w:date="2021-04-20T12:55:00Z"/>
                <w:b/>
                <w:i/>
                <w:sz w:val="16"/>
                <w:szCs w:val="16"/>
              </w:rPr>
            </w:pPr>
            <w:ins w:id="2792" w:author="Madhura Ramojwar" w:date="2021-04-20T12:55:00Z">
              <w:r>
                <w:rPr>
                  <w:b/>
                  <w:i/>
                  <w:sz w:val="16"/>
                  <w:szCs w:val="16"/>
                </w:rPr>
                <w:t>Feb ‘18</w:t>
              </w:r>
            </w:ins>
          </w:p>
        </w:tc>
        <w:tc>
          <w:tcPr>
            <w:tcW w:w="1234" w:type="dxa"/>
            <w:tcBorders>
              <w:top w:val="single" w:sz="6" w:space="0" w:color="auto"/>
              <w:left w:val="single" w:sz="6" w:space="0" w:color="auto"/>
              <w:bottom w:val="single" w:sz="6" w:space="0" w:color="auto"/>
              <w:right w:val="single" w:sz="6" w:space="0" w:color="auto"/>
            </w:tcBorders>
            <w:hideMark/>
          </w:tcPr>
          <w:p w14:paraId="338A18FD" w14:textId="77777777" w:rsidR="003D738B" w:rsidRDefault="003D738B">
            <w:pPr>
              <w:pStyle w:val="Default"/>
              <w:jc w:val="center"/>
              <w:rPr>
                <w:ins w:id="2793" w:author="Madhura Ramojwar" w:date="2021-04-20T12:55:00Z"/>
                <w:b/>
                <w:i/>
                <w:sz w:val="16"/>
                <w:szCs w:val="16"/>
              </w:rPr>
            </w:pPr>
            <w:ins w:id="2794" w:author="Madhura Ramojwar" w:date="2021-04-20T12:55:00Z">
              <w:r>
                <w:rPr>
                  <w:b/>
                  <w:i/>
                  <w:sz w:val="16"/>
                  <w:szCs w:val="16"/>
                </w:rPr>
                <w:t>Time =</w:t>
              </w:r>
            </w:ins>
          </w:p>
          <w:p w14:paraId="53ED6439" w14:textId="77777777" w:rsidR="003D738B" w:rsidRDefault="003D738B">
            <w:pPr>
              <w:pStyle w:val="Default"/>
              <w:jc w:val="center"/>
              <w:rPr>
                <w:ins w:id="2795" w:author="Madhura Ramojwar" w:date="2021-04-20T12:55:00Z"/>
                <w:b/>
                <w:i/>
                <w:sz w:val="16"/>
                <w:szCs w:val="16"/>
              </w:rPr>
            </w:pPr>
            <w:ins w:id="2796" w:author="Madhura Ramojwar" w:date="2021-04-20T12:55:00Z">
              <w:r>
                <w:rPr>
                  <w:b/>
                  <w:i/>
                  <w:sz w:val="16"/>
                  <w:szCs w:val="16"/>
                </w:rPr>
                <w:t>Month 22:</w:t>
              </w:r>
            </w:ins>
          </w:p>
          <w:p w14:paraId="552AAF07" w14:textId="77777777" w:rsidR="003D738B" w:rsidRDefault="003D738B">
            <w:pPr>
              <w:pStyle w:val="Default"/>
              <w:jc w:val="center"/>
              <w:rPr>
                <w:ins w:id="2797" w:author="Madhura Ramojwar" w:date="2021-04-20T12:55:00Z"/>
                <w:b/>
                <w:i/>
                <w:sz w:val="16"/>
                <w:szCs w:val="16"/>
              </w:rPr>
            </w:pPr>
            <w:ins w:id="2798" w:author="Madhura Ramojwar" w:date="2021-04-20T12:55:00Z">
              <w:r>
                <w:rPr>
                  <w:b/>
                  <w:i/>
                  <w:sz w:val="16"/>
                  <w:szCs w:val="16"/>
                </w:rPr>
                <w:t>Mar ‘18</w:t>
              </w:r>
            </w:ins>
          </w:p>
        </w:tc>
        <w:tc>
          <w:tcPr>
            <w:tcW w:w="1170" w:type="dxa"/>
            <w:tcBorders>
              <w:top w:val="single" w:sz="6" w:space="0" w:color="auto"/>
              <w:left w:val="single" w:sz="6" w:space="0" w:color="auto"/>
              <w:bottom w:val="single" w:sz="6" w:space="0" w:color="auto"/>
              <w:right w:val="single" w:sz="6" w:space="0" w:color="auto"/>
            </w:tcBorders>
            <w:hideMark/>
          </w:tcPr>
          <w:p w14:paraId="618994F4" w14:textId="77777777" w:rsidR="003D738B" w:rsidRDefault="003D738B">
            <w:pPr>
              <w:pStyle w:val="Default"/>
              <w:jc w:val="center"/>
              <w:rPr>
                <w:ins w:id="2799" w:author="Madhura Ramojwar" w:date="2021-04-20T12:55:00Z"/>
                <w:b/>
                <w:i/>
                <w:sz w:val="16"/>
                <w:szCs w:val="16"/>
              </w:rPr>
            </w:pPr>
            <w:ins w:id="2800" w:author="Madhura Ramojwar" w:date="2021-04-20T12:55:00Z">
              <w:r>
                <w:rPr>
                  <w:b/>
                  <w:i/>
                  <w:sz w:val="16"/>
                  <w:szCs w:val="16"/>
                </w:rPr>
                <w:t>Time =</w:t>
              </w:r>
            </w:ins>
          </w:p>
          <w:p w14:paraId="762446AE" w14:textId="77777777" w:rsidR="003D738B" w:rsidRDefault="003D738B">
            <w:pPr>
              <w:pStyle w:val="Default"/>
              <w:jc w:val="center"/>
              <w:rPr>
                <w:ins w:id="2801" w:author="Madhura Ramojwar" w:date="2021-04-20T12:55:00Z"/>
                <w:b/>
                <w:i/>
                <w:sz w:val="16"/>
                <w:szCs w:val="16"/>
              </w:rPr>
            </w:pPr>
            <w:ins w:id="2802" w:author="Madhura Ramojwar" w:date="2021-04-20T12:55:00Z">
              <w:r>
                <w:rPr>
                  <w:b/>
                  <w:i/>
                  <w:sz w:val="16"/>
                  <w:szCs w:val="16"/>
                </w:rPr>
                <w:t>Month 23:</w:t>
              </w:r>
            </w:ins>
          </w:p>
          <w:p w14:paraId="68B86C95" w14:textId="77777777" w:rsidR="003D738B" w:rsidRDefault="003D738B">
            <w:pPr>
              <w:pStyle w:val="Default"/>
              <w:jc w:val="center"/>
              <w:rPr>
                <w:ins w:id="2803" w:author="Madhura Ramojwar" w:date="2021-04-20T12:55:00Z"/>
                <w:b/>
                <w:i/>
                <w:sz w:val="16"/>
                <w:szCs w:val="16"/>
              </w:rPr>
            </w:pPr>
            <w:ins w:id="2804" w:author="Madhura Ramojwar" w:date="2021-04-20T12:55:00Z">
              <w:r>
                <w:rPr>
                  <w:b/>
                  <w:i/>
                  <w:sz w:val="16"/>
                  <w:szCs w:val="16"/>
                </w:rPr>
                <w:t>Apr ‘18</w:t>
              </w:r>
            </w:ins>
          </w:p>
        </w:tc>
      </w:tr>
      <w:tr w:rsidR="003D738B" w14:paraId="01549789" w14:textId="77777777" w:rsidTr="003D738B">
        <w:trPr>
          <w:ins w:id="2805" w:author="Madhura Ramojwar" w:date="2021-04-20T12:55:00Z"/>
        </w:trPr>
        <w:tc>
          <w:tcPr>
            <w:tcW w:w="1179" w:type="dxa"/>
            <w:tcBorders>
              <w:top w:val="single" w:sz="6" w:space="0" w:color="auto"/>
              <w:left w:val="single" w:sz="6" w:space="0" w:color="auto"/>
              <w:bottom w:val="single" w:sz="6" w:space="0" w:color="auto"/>
              <w:right w:val="single" w:sz="6" w:space="0" w:color="auto"/>
            </w:tcBorders>
            <w:hideMark/>
          </w:tcPr>
          <w:p w14:paraId="25DF4D5E" w14:textId="77777777" w:rsidR="003D738B" w:rsidRDefault="003D738B">
            <w:pPr>
              <w:pStyle w:val="Default"/>
              <w:jc w:val="center"/>
              <w:rPr>
                <w:ins w:id="2806" w:author="Madhura Ramojwar" w:date="2021-04-20T12:55:00Z"/>
                <w:sz w:val="16"/>
                <w:szCs w:val="16"/>
              </w:rPr>
            </w:pPr>
            <w:bookmarkStart w:id="2807" w:name="_Hlk527370529"/>
            <w:ins w:id="2808" w:author="Madhura Ramojwar" w:date="2021-04-20T12:55:00Z">
              <w:r>
                <w:rPr>
                  <w:sz w:val="16"/>
                  <w:szCs w:val="16"/>
                </w:rPr>
                <w:t>35 with IRB approval</w:t>
              </w:r>
            </w:ins>
          </w:p>
          <w:p w14:paraId="02A7E432" w14:textId="77777777" w:rsidR="003D738B" w:rsidRDefault="003D738B">
            <w:pPr>
              <w:pStyle w:val="Default"/>
              <w:jc w:val="center"/>
              <w:rPr>
                <w:ins w:id="2809" w:author="Madhura Ramojwar" w:date="2021-04-20T12:55:00Z"/>
                <w:sz w:val="16"/>
                <w:szCs w:val="16"/>
              </w:rPr>
            </w:pPr>
            <w:ins w:id="2810" w:author="Madhura Ramojwar" w:date="2021-04-20T12:55:00Z">
              <w:r>
                <w:rPr>
                  <w:sz w:val="16"/>
                  <w:szCs w:val="16"/>
                </w:rPr>
                <w:t>(Actual)</w:t>
              </w:r>
            </w:ins>
          </w:p>
        </w:tc>
        <w:tc>
          <w:tcPr>
            <w:tcW w:w="1359" w:type="dxa"/>
            <w:tcBorders>
              <w:top w:val="single" w:sz="6" w:space="0" w:color="auto"/>
              <w:left w:val="single" w:sz="6" w:space="0" w:color="auto"/>
              <w:bottom w:val="single" w:sz="6" w:space="0" w:color="auto"/>
              <w:right w:val="single" w:sz="6" w:space="0" w:color="auto"/>
            </w:tcBorders>
            <w:hideMark/>
          </w:tcPr>
          <w:p w14:paraId="7DEA0BDB" w14:textId="77777777" w:rsidR="003D738B" w:rsidRDefault="003D738B">
            <w:pPr>
              <w:pStyle w:val="Default"/>
              <w:jc w:val="center"/>
              <w:rPr>
                <w:ins w:id="2811" w:author="Madhura Ramojwar" w:date="2021-04-20T12:55:00Z"/>
                <w:sz w:val="16"/>
                <w:szCs w:val="16"/>
              </w:rPr>
            </w:pPr>
            <w:ins w:id="2812" w:author="Madhura Ramojwar" w:date="2021-04-20T12:55:00Z">
              <w:r>
                <w:rPr>
                  <w:sz w:val="16"/>
                  <w:szCs w:val="16"/>
                </w:rPr>
                <w:t>35 with IRB approval</w:t>
              </w:r>
            </w:ins>
          </w:p>
          <w:p w14:paraId="16D5CB85" w14:textId="77777777" w:rsidR="003D738B" w:rsidRDefault="003D738B">
            <w:pPr>
              <w:pStyle w:val="Default"/>
              <w:jc w:val="center"/>
              <w:rPr>
                <w:ins w:id="2813" w:author="Madhura Ramojwar" w:date="2021-04-20T12:55:00Z"/>
                <w:sz w:val="16"/>
                <w:szCs w:val="16"/>
              </w:rPr>
            </w:pPr>
            <w:ins w:id="2814" w:author="Madhura Ramojwar" w:date="2021-04-20T12:55:00Z">
              <w:r>
                <w:rPr>
                  <w:sz w:val="16"/>
                  <w:szCs w:val="16"/>
                </w:rPr>
                <w:t>(Actual)</w:t>
              </w:r>
            </w:ins>
          </w:p>
        </w:tc>
        <w:tc>
          <w:tcPr>
            <w:tcW w:w="1350" w:type="dxa"/>
            <w:tcBorders>
              <w:top w:val="single" w:sz="6" w:space="0" w:color="auto"/>
              <w:left w:val="single" w:sz="6" w:space="0" w:color="auto"/>
              <w:bottom w:val="single" w:sz="6" w:space="0" w:color="auto"/>
              <w:right w:val="single" w:sz="6" w:space="0" w:color="auto"/>
            </w:tcBorders>
            <w:hideMark/>
          </w:tcPr>
          <w:p w14:paraId="22ED7A92" w14:textId="77777777" w:rsidR="003D738B" w:rsidRDefault="003D738B">
            <w:pPr>
              <w:pStyle w:val="Default"/>
              <w:jc w:val="center"/>
              <w:rPr>
                <w:ins w:id="2815" w:author="Madhura Ramojwar" w:date="2021-04-20T12:55:00Z"/>
                <w:sz w:val="16"/>
                <w:szCs w:val="16"/>
              </w:rPr>
            </w:pPr>
            <w:ins w:id="2816" w:author="Madhura Ramojwar" w:date="2021-04-20T12:55:00Z">
              <w:r>
                <w:rPr>
                  <w:sz w:val="16"/>
                  <w:szCs w:val="16"/>
                </w:rPr>
                <w:t>37 with IRB approval</w:t>
              </w:r>
            </w:ins>
          </w:p>
          <w:p w14:paraId="0B83F0EF" w14:textId="77777777" w:rsidR="003D738B" w:rsidRDefault="003D738B">
            <w:pPr>
              <w:pStyle w:val="Default"/>
              <w:jc w:val="center"/>
              <w:rPr>
                <w:ins w:id="2817" w:author="Madhura Ramojwar" w:date="2021-04-20T12:55:00Z"/>
                <w:sz w:val="16"/>
                <w:szCs w:val="16"/>
              </w:rPr>
            </w:pPr>
            <w:ins w:id="2818" w:author="Madhura Ramojwar" w:date="2021-04-20T12:55:00Z">
              <w:r>
                <w:rPr>
                  <w:sz w:val="16"/>
                  <w:szCs w:val="16"/>
                </w:rPr>
                <w:t>(Actual)</w:t>
              </w:r>
            </w:ins>
          </w:p>
        </w:tc>
        <w:tc>
          <w:tcPr>
            <w:tcW w:w="1260" w:type="dxa"/>
            <w:tcBorders>
              <w:top w:val="single" w:sz="6" w:space="0" w:color="auto"/>
              <w:left w:val="single" w:sz="6" w:space="0" w:color="auto"/>
              <w:bottom w:val="single" w:sz="6" w:space="0" w:color="auto"/>
              <w:right w:val="single" w:sz="6" w:space="0" w:color="auto"/>
            </w:tcBorders>
            <w:hideMark/>
          </w:tcPr>
          <w:p w14:paraId="5FBEB5A6" w14:textId="77777777" w:rsidR="003D738B" w:rsidRDefault="003D738B">
            <w:pPr>
              <w:pStyle w:val="Default"/>
              <w:jc w:val="center"/>
              <w:rPr>
                <w:ins w:id="2819" w:author="Madhura Ramojwar" w:date="2021-04-20T12:55:00Z"/>
                <w:sz w:val="16"/>
                <w:szCs w:val="16"/>
              </w:rPr>
            </w:pPr>
            <w:ins w:id="2820" w:author="Madhura Ramojwar" w:date="2021-04-20T12:55:00Z">
              <w:r>
                <w:rPr>
                  <w:sz w:val="16"/>
                  <w:szCs w:val="16"/>
                </w:rPr>
                <w:t>39 with IRB approval</w:t>
              </w:r>
            </w:ins>
          </w:p>
          <w:p w14:paraId="324B7D51" w14:textId="77777777" w:rsidR="003D738B" w:rsidRDefault="003D738B">
            <w:pPr>
              <w:pStyle w:val="Default"/>
              <w:jc w:val="center"/>
              <w:rPr>
                <w:ins w:id="2821" w:author="Madhura Ramojwar" w:date="2021-04-20T12:55:00Z"/>
                <w:sz w:val="16"/>
                <w:szCs w:val="16"/>
              </w:rPr>
            </w:pPr>
            <w:ins w:id="2822" w:author="Madhura Ramojwar" w:date="2021-04-20T12:55:00Z">
              <w:r>
                <w:rPr>
                  <w:sz w:val="16"/>
                  <w:szCs w:val="16"/>
                </w:rPr>
                <w:t>(Actual)</w:t>
              </w:r>
            </w:ins>
          </w:p>
        </w:tc>
        <w:tc>
          <w:tcPr>
            <w:tcW w:w="1260" w:type="dxa"/>
            <w:tcBorders>
              <w:top w:val="single" w:sz="6" w:space="0" w:color="auto"/>
              <w:left w:val="single" w:sz="6" w:space="0" w:color="auto"/>
              <w:bottom w:val="single" w:sz="6" w:space="0" w:color="auto"/>
              <w:right w:val="single" w:sz="6" w:space="0" w:color="auto"/>
            </w:tcBorders>
            <w:hideMark/>
          </w:tcPr>
          <w:p w14:paraId="1513685E" w14:textId="77777777" w:rsidR="003D738B" w:rsidRDefault="003D738B">
            <w:pPr>
              <w:pStyle w:val="Default"/>
              <w:jc w:val="center"/>
              <w:rPr>
                <w:ins w:id="2823" w:author="Madhura Ramojwar" w:date="2021-04-20T12:55:00Z"/>
                <w:sz w:val="16"/>
                <w:szCs w:val="16"/>
              </w:rPr>
            </w:pPr>
            <w:ins w:id="2824" w:author="Madhura Ramojwar" w:date="2021-04-20T12:55:00Z">
              <w:r>
                <w:rPr>
                  <w:sz w:val="16"/>
                  <w:szCs w:val="16"/>
                </w:rPr>
                <w:t>40 with IRB approval</w:t>
              </w:r>
            </w:ins>
          </w:p>
          <w:p w14:paraId="24978CC1" w14:textId="77777777" w:rsidR="003D738B" w:rsidRDefault="003D738B">
            <w:pPr>
              <w:pStyle w:val="Default"/>
              <w:jc w:val="center"/>
              <w:rPr>
                <w:ins w:id="2825" w:author="Madhura Ramojwar" w:date="2021-04-20T12:55:00Z"/>
                <w:sz w:val="16"/>
                <w:szCs w:val="16"/>
              </w:rPr>
            </w:pPr>
            <w:ins w:id="2826" w:author="Madhura Ramojwar" w:date="2021-04-20T12:55:00Z">
              <w:r>
                <w:rPr>
                  <w:sz w:val="16"/>
                  <w:szCs w:val="16"/>
                </w:rPr>
                <w:t>(Actual)</w:t>
              </w:r>
            </w:ins>
          </w:p>
        </w:tc>
        <w:tc>
          <w:tcPr>
            <w:tcW w:w="1170" w:type="dxa"/>
            <w:tcBorders>
              <w:top w:val="single" w:sz="6" w:space="0" w:color="auto"/>
              <w:left w:val="single" w:sz="6" w:space="0" w:color="auto"/>
              <w:bottom w:val="single" w:sz="6" w:space="0" w:color="auto"/>
              <w:right w:val="single" w:sz="6" w:space="0" w:color="auto"/>
            </w:tcBorders>
          </w:tcPr>
          <w:p w14:paraId="64FFA133" w14:textId="77777777" w:rsidR="003D738B" w:rsidRDefault="003D738B">
            <w:pPr>
              <w:pStyle w:val="Default"/>
              <w:ind w:left="-82"/>
              <w:rPr>
                <w:ins w:id="2827" w:author="Madhura Ramojwar" w:date="2021-04-20T12:55:00Z"/>
                <w:sz w:val="16"/>
                <w:szCs w:val="16"/>
              </w:rPr>
            </w:pPr>
          </w:p>
        </w:tc>
        <w:tc>
          <w:tcPr>
            <w:tcW w:w="1170" w:type="dxa"/>
            <w:tcBorders>
              <w:top w:val="single" w:sz="6" w:space="0" w:color="auto"/>
              <w:left w:val="single" w:sz="6" w:space="0" w:color="auto"/>
              <w:bottom w:val="single" w:sz="6" w:space="0" w:color="auto"/>
              <w:right w:val="single" w:sz="6" w:space="0" w:color="auto"/>
            </w:tcBorders>
          </w:tcPr>
          <w:p w14:paraId="3DD8209B" w14:textId="77777777" w:rsidR="003D738B" w:rsidRDefault="003D738B">
            <w:pPr>
              <w:pStyle w:val="Default"/>
              <w:ind w:left="-82"/>
              <w:rPr>
                <w:ins w:id="2828" w:author="Madhura Ramojwar" w:date="2021-04-20T12:55:00Z"/>
                <w:sz w:val="16"/>
                <w:szCs w:val="16"/>
              </w:rPr>
            </w:pPr>
          </w:p>
        </w:tc>
        <w:tc>
          <w:tcPr>
            <w:tcW w:w="1170" w:type="dxa"/>
            <w:tcBorders>
              <w:top w:val="single" w:sz="6" w:space="0" w:color="auto"/>
              <w:left w:val="single" w:sz="6" w:space="0" w:color="auto"/>
              <w:bottom w:val="single" w:sz="6" w:space="0" w:color="auto"/>
              <w:right w:val="single" w:sz="6" w:space="0" w:color="auto"/>
            </w:tcBorders>
          </w:tcPr>
          <w:p w14:paraId="2767B68C" w14:textId="77777777" w:rsidR="003D738B" w:rsidRDefault="003D738B">
            <w:pPr>
              <w:pStyle w:val="Default"/>
              <w:ind w:left="-82"/>
              <w:rPr>
                <w:ins w:id="2829" w:author="Madhura Ramojwar" w:date="2021-04-20T12:55:00Z"/>
                <w:sz w:val="16"/>
                <w:szCs w:val="16"/>
              </w:rPr>
            </w:pPr>
          </w:p>
        </w:tc>
        <w:tc>
          <w:tcPr>
            <w:tcW w:w="1170" w:type="dxa"/>
            <w:tcBorders>
              <w:top w:val="single" w:sz="6" w:space="0" w:color="auto"/>
              <w:left w:val="single" w:sz="6" w:space="0" w:color="auto"/>
              <w:bottom w:val="single" w:sz="6" w:space="0" w:color="auto"/>
              <w:right w:val="single" w:sz="6" w:space="0" w:color="auto"/>
            </w:tcBorders>
            <w:hideMark/>
          </w:tcPr>
          <w:p w14:paraId="50D2E356" w14:textId="77777777" w:rsidR="003D738B" w:rsidRDefault="003D738B">
            <w:pPr>
              <w:pStyle w:val="Default"/>
              <w:ind w:left="-82"/>
              <w:jc w:val="center"/>
              <w:rPr>
                <w:ins w:id="2830" w:author="Madhura Ramojwar" w:date="2021-04-20T12:55:00Z"/>
                <w:sz w:val="16"/>
                <w:szCs w:val="16"/>
              </w:rPr>
            </w:pPr>
            <w:ins w:id="2831" w:author="Madhura Ramojwar" w:date="2021-04-20T12:55:00Z">
              <w:r>
                <w:rPr>
                  <w:sz w:val="16"/>
                  <w:szCs w:val="16"/>
                </w:rPr>
                <w:t xml:space="preserve"> </w:t>
              </w:r>
            </w:ins>
          </w:p>
        </w:tc>
        <w:tc>
          <w:tcPr>
            <w:tcW w:w="1234" w:type="dxa"/>
            <w:tcBorders>
              <w:top w:val="single" w:sz="6" w:space="0" w:color="auto"/>
              <w:left w:val="single" w:sz="6" w:space="0" w:color="auto"/>
              <w:bottom w:val="single" w:sz="6" w:space="0" w:color="auto"/>
              <w:right w:val="single" w:sz="6" w:space="0" w:color="auto"/>
            </w:tcBorders>
          </w:tcPr>
          <w:p w14:paraId="45684936" w14:textId="77777777" w:rsidR="003D738B" w:rsidRDefault="003D738B">
            <w:pPr>
              <w:pStyle w:val="Default"/>
              <w:ind w:left="-82"/>
              <w:jc w:val="center"/>
              <w:rPr>
                <w:ins w:id="2832" w:author="Madhura Ramojwar" w:date="2021-04-20T12:55:00Z"/>
                <w:sz w:val="16"/>
                <w:szCs w:val="16"/>
              </w:rPr>
            </w:pPr>
          </w:p>
        </w:tc>
        <w:tc>
          <w:tcPr>
            <w:tcW w:w="1170" w:type="dxa"/>
            <w:tcBorders>
              <w:top w:val="single" w:sz="6" w:space="0" w:color="auto"/>
              <w:left w:val="single" w:sz="6" w:space="0" w:color="auto"/>
              <w:bottom w:val="single" w:sz="6" w:space="0" w:color="auto"/>
              <w:right w:val="single" w:sz="6" w:space="0" w:color="auto"/>
            </w:tcBorders>
            <w:hideMark/>
          </w:tcPr>
          <w:p w14:paraId="4CCD76D5" w14:textId="77777777" w:rsidR="003D738B" w:rsidRDefault="003D738B">
            <w:pPr>
              <w:pStyle w:val="Default"/>
              <w:ind w:left="-82"/>
              <w:jc w:val="center"/>
              <w:rPr>
                <w:ins w:id="2833" w:author="Madhura Ramojwar" w:date="2021-04-20T12:55:00Z"/>
                <w:sz w:val="16"/>
                <w:szCs w:val="16"/>
              </w:rPr>
            </w:pPr>
            <w:ins w:id="2834" w:author="Madhura Ramojwar" w:date="2021-04-20T12:55:00Z">
              <w:r>
                <w:rPr>
                  <w:sz w:val="16"/>
                  <w:szCs w:val="16"/>
                </w:rPr>
                <w:t>Up to 41 with IRB Approval</w:t>
              </w:r>
            </w:ins>
          </w:p>
        </w:tc>
        <w:bookmarkEnd w:id="2807"/>
      </w:tr>
      <w:tr w:rsidR="003D738B" w14:paraId="31DA9424" w14:textId="77777777" w:rsidTr="003D738B">
        <w:trPr>
          <w:ins w:id="2835" w:author="Madhura Ramojwar" w:date="2021-04-20T12:55:00Z"/>
        </w:trPr>
        <w:tc>
          <w:tcPr>
            <w:tcW w:w="1179" w:type="dxa"/>
            <w:tcBorders>
              <w:top w:val="single" w:sz="6" w:space="0" w:color="auto"/>
              <w:left w:val="single" w:sz="6" w:space="0" w:color="auto"/>
              <w:bottom w:val="single" w:sz="6" w:space="0" w:color="auto"/>
              <w:right w:val="single" w:sz="6" w:space="0" w:color="auto"/>
            </w:tcBorders>
            <w:hideMark/>
          </w:tcPr>
          <w:p w14:paraId="25460131" w14:textId="77777777" w:rsidR="003D738B" w:rsidRDefault="003D738B">
            <w:pPr>
              <w:pStyle w:val="Default"/>
              <w:rPr>
                <w:ins w:id="2836" w:author="Madhura Ramojwar" w:date="2021-04-20T12:55:00Z"/>
                <w:sz w:val="16"/>
                <w:szCs w:val="16"/>
              </w:rPr>
            </w:pPr>
            <w:ins w:id="2837" w:author="Madhura Ramojwar" w:date="2021-04-20T12:55:00Z">
              <w:r>
                <w:rPr>
                  <w:sz w:val="16"/>
                  <w:szCs w:val="16"/>
                </w:rPr>
                <w:t>Actual Enrollment=7</w:t>
              </w:r>
            </w:ins>
          </w:p>
        </w:tc>
        <w:tc>
          <w:tcPr>
            <w:tcW w:w="1359" w:type="dxa"/>
            <w:tcBorders>
              <w:top w:val="single" w:sz="6" w:space="0" w:color="auto"/>
              <w:left w:val="single" w:sz="6" w:space="0" w:color="auto"/>
              <w:bottom w:val="single" w:sz="6" w:space="0" w:color="auto"/>
              <w:right w:val="single" w:sz="6" w:space="0" w:color="auto"/>
            </w:tcBorders>
            <w:hideMark/>
          </w:tcPr>
          <w:p w14:paraId="09A884E7" w14:textId="77777777" w:rsidR="003D738B" w:rsidRDefault="003D738B">
            <w:pPr>
              <w:pStyle w:val="Default"/>
              <w:rPr>
                <w:ins w:id="2838" w:author="Madhura Ramojwar" w:date="2021-04-20T12:55:00Z"/>
                <w:sz w:val="16"/>
                <w:szCs w:val="16"/>
              </w:rPr>
            </w:pPr>
            <w:ins w:id="2839" w:author="Madhura Ramojwar" w:date="2021-04-20T12:55:00Z">
              <w:r>
                <w:rPr>
                  <w:sz w:val="16"/>
                  <w:szCs w:val="16"/>
                </w:rPr>
                <w:t>Actual Enrollment=10</w:t>
              </w:r>
            </w:ins>
          </w:p>
        </w:tc>
        <w:tc>
          <w:tcPr>
            <w:tcW w:w="1350" w:type="dxa"/>
            <w:tcBorders>
              <w:top w:val="single" w:sz="6" w:space="0" w:color="auto"/>
              <w:left w:val="single" w:sz="6" w:space="0" w:color="auto"/>
              <w:bottom w:val="single" w:sz="6" w:space="0" w:color="auto"/>
              <w:right w:val="single" w:sz="6" w:space="0" w:color="auto"/>
            </w:tcBorders>
            <w:hideMark/>
          </w:tcPr>
          <w:p w14:paraId="20FF5791" w14:textId="77777777" w:rsidR="003D738B" w:rsidRDefault="003D738B">
            <w:pPr>
              <w:pStyle w:val="Default"/>
              <w:rPr>
                <w:ins w:id="2840" w:author="Madhura Ramojwar" w:date="2021-04-20T12:55:00Z"/>
                <w:sz w:val="16"/>
                <w:szCs w:val="16"/>
              </w:rPr>
            </w:pPr>
            <w:ins w:id="2841" w:author="Madhura Ramojwar" w:date="2021-04-20T12:55:00Z">
              <w:r>
                <w:rPr>
                  <w:sz w:val="16"/>
                  <w:szCs w:val="16"/>
                </w:rPr>
                <w:t>Actual Enrollment=16</w:t>
              </w:r>
            </w:ins>
          </w:p>
        </w:tc>
        <w:tc>
          <w:tcPr>
            <w:tcW w:w="1260" w:type="dxa"/>
            <w:tcBorders>
              <w:top w:val="single" w:sz="6" w:space="0" w:color="auto"/>
              <w:left w:val="single" w:sz="6" w:space="0" w:color="auto"/>
              <w:bottom w:val="single" w:sz="6" w:space="0" w:color="auto"/>
              <w:right w:val="single" w:sz="6" w:space="0" w:color="auto"/>
            </w:tcBorders>
            <w:hideMark/>
          </w:tcPr>
          <w:p w14:paraId="7ECF1600" w14:textId="77777777" w:rsidR="003D738B" w:rsidRDefault="003D738B">
            <w:pPr>
              <w:pStyle w:val="Default"/>
              <w:rPr>
                <w:ins w:id="2842" w:author="Madhura Ramojwar" w:date="2021-04-20T12:55:00Z"/>
                <w:sz w:val="16"/>
                <w:szCs w:val="16"/>
              </w:rPr>
            </w:pPr>
            <w:ins w:id="2843" w:author="Madhura Ramojwar" w:date="2021-04-20T12:55:00Z">
              <w:r>
                <w:rPr>
                  <w:sz w:val="16"/>
                  <w:szCs w:val="16"/>
                </w:rPr>
                <w:t>Actual Enrollment=13</w:t>
              </w:r>
            </w:ins>
          </w:p>
        </w:tc>
        <w:tc>
          <w:tcPr>
            <w:tcW w:w="1260" w:type="dxa"/>
            <w:tcBorders>
              <w:top w:val="single" w:sz="6" w:space="0" w:color="auto"/>
              <w:left w:val="single" w:sz="6" w:space="0" w:color="auto"/>
              <w:bottom w:val="single" w:sz="6" w:space="0" w:color="auto"/>
              <w:right w:val="single" w:sz="6" w:space="0" w:color="auto"/>
            </w:tcBorders>
            <w:hideMark/>
          </w:tcPr>
          <w:p w14:paraId="698BE8A9" w14:textId="77777777" w:rsidR="003D738B" w:rsidRDefault="003D738B">
            <w:pPr>
              <w:pStyle w:val="Default"/>
              <w:rPr>
                <w:ins w:id="2844" w:author="Madhura Ramojwar" w:date="2021-04-20T12:55:00Z"/>
                <w:sz w:val="16"/>
                <w:szCs w:val="16"/>
              </w:rPr>
            </w:pPr>
            <w:ins w:id="2845" w:author="Madhura Ramojwar" w:date="2021-04-20T12:55:00Z">
              <w:r>
                <w:rPr>
                  <w:sz w:val="16"/>
                  <w:szCs w:val="16"/>
                </w:rPr>
                <w:t>Actual Enrollment=19</w:t>
              </w:r>
            </w:ins>
          </w:p>
        </w:tc>
        <w:tc>
          <w:tcPr>
            <w:tcW w:w="1170" w:type="dxa"/>
            <w:tcBorders>
              <w:top w:val="single" w:sz="6" w:space="0" w:color="auto"/>
              <w:left w:val="single" w:sz="6" w:space="0" w:color="auto"/>
              <w:bottom w:val="single" w:sz="6" w:space="0" w:color="auto"/>
              <w:right w:val="single" w:sz="6" w:space="0" w:color="auto"/>
            </w:tcBorders>
            <w:hideMark/>
          </w:tcPr>
          <w:p w14:paraId="376977C8" w14:textId="77777777" w:rsidR="003D738B" w:rsidRDefault="003D738B">
            <w:pPr>
              <w:pStyle w:val="Default"/>
              <w:ind w:firstLine="6"/>
              <w:rPr>
                <w:ins w:id="2846" w:author="Madhura Ramojwar" w:date="2021-04-20T12:55:00Z"/>
                <w:i/>
                <w:sz w:val="16"/>
                <w:szCs w:val="16"/>
              </w:rPr>
            </w:pPr>
            <w:ins w:id="2847" w:author="Madhura Ramojwar" w:date="2021-04-20T12:55:00Z">
              <w:r>
                <w:rPr>
                  <w:sz w:val="16"/>
                  <w:szCs w:val="16"/>
                </w:rPr>
                <w:t>Actual Enrollment=13</w:t>
              </w:r>
            </w:ins>
          </w:p>
        </w:tc>
        <w:tc>
          <w:tcPr>
            <w:tcW w:w="1170" w:type="dxa"/>
            <w:tcBorders>
              <w:top w:val="single" w:sz="6" w:space="0" w:color="auto"/>
              <w:left w:val="single" w:sz="6" w:space="0" w:color="auto"/>
              <w:bottom w:val="single" w:sz="6" w:space="0" w:color="auto"/>
              <w:right w:val="single" w:sz="6" w:space="0" w:color="auto"/>
            </w:tcBorders>
            <w:hideMark/>
          </w:tcPr>
          <w:p w14:paraId="64250C12" w14:textId="77777777" w:rsidR="003D738B" w:rsidRDefault="003D738B">
            <w:pPr>
              <w:pStyle w:val="Default"/>
              <w:rPr>
                <w:ins w:id="2848" w:author="Madhura Ramojwar" w:date="2021-04-20T12:55:00Z"/>
                <w:sz w:val="16"/>
                <w:szCs w:val="16"/>
              </w:rPr>
            </w:pPr>
            <w:ins w:id="2849" w:author="Madhura Ramojwar" w:date="2021-04-20T12:55:00Z">
              <w:r>
                <w:rPr>
                  <w:sz w:val="16"/>
                  <w:szCs w:val="16"/>
                </w:rPr>
                <w:t>Actual Enrollment=8</w:t>
              </w:r>
            </w:ins>
          </w:p>
        </w:tc>
        <w:tc>
          <w:tcPr>
            <w:tcW w:w="1170" w:type="dxa"/>
            <w:tcBorders>
              <w:top w:val="single" w:sz="6" w:space="0" w:color="auto"/>
              <w:left w:val="single" w:sz="6" w:space="0" w:color="auto"/>
              <w:bottom w:val="single" w:sz="6" w:space="0" w:color="auto"/>
              <w:right w:val="single" w:sz="6" w:space="0" w:color="auto"/>
            </w:tcBorders>
            <w:hideMark/>
          </w:tcPr>
          <w:p w14:paraId="7C4CF543" w14:textId="77777777" w:rsidR="003D738B" w:rsidRDefault="003D738B">
            <w:pPr>
              <w:pStyle w:val="Default"/>
              <w:rPr>
                <w:ins w:id="2850" w:author="Madhura Ramojwar" w:date="2021-04-20T12:55:00Z"/>
                <w:sz w:val="16"/>
                <w:szCs w:val="16"/>
              </w:rPr>
            </w:pPr>
            <w:ins w:id="2851" w:author="Madhura Ramojwar" w:date="2021-04-20T12:55:00Z">
              <w:r>
                <w:rPr>
                  <w:sz w:val="16"/>
                  <w:szCs w:val="16"/>
                </w:rPr>
                <w:t>Actual Enrollment=6</w:t>
              </w:r>
            </w:ins>
          </w:p>
        </w:tc>
        <w:tc>
          <w:tcPr>
            <w:tcW w:w="1170" w:type="dxa"/>
            <w:tcBorders>
              <w:top w:val="single" w:sz="6" w:space="0" w:color="auto"/>
              <w:left w:val="single" w:sz="6" w:space="0" w:color="auto"/>
              <w:bottom w:val="single" w:sz="6" w:space="0" w:color="auto"/>
              <w:right w:val="single" w:sz="6" w:space="0" w:color="auto"/>
            </w:tcBorders>
            <w:hideMark/>
          </w:tcPr>
          <w:p w14:paraId="2F6A0CAB" w14:textId="77777777" w:rsidR="003D738B" w:rsidRDefault="003D738B">
            <w:pPr>
              <w:pStyle w:val="Default"/>
              <w:ind w:firstLine="11"/>
              <w:rPr>
                <w:ins w:id="2852" w:author="Madhura Ramojwar" w:date="2021-04-20T12:55:00Z"/>
                <w:sz w:val="16"/>
                <w:szCs w:val="16"/>
              </w:rPr>
            </w:pPr>
            <w:ins w:id="2853" w:author="Madhura Ramojwar" w:date="2021-04-20T12:55:00Z">
              <w:r>
                <w:rPr>
                  <w:sz w:val="16"/>
                  <w:szCs w:val="16"/>
                </w:rPr>
                <w:t>Actual Enrollment=12</w:t>
              </w:r>
            </w:ins>
          </w:p>
        </w:tc>
        <w:tc>
          <w:tcPr>
            <w:tcW w:w="1234" w:type="dxa"/>
            <w:tcBorders>
              <w:top w:val="single" w:sz="6" w:space="0" w:color="auto"/>
              <w:left w:val="single" w:sz="6" w:space="0" w:color="auto"/>
              <w:bottom w:val="single" w:sz="6" w:space="0" w:color="auto"/>
              <w:right w:val="single" w:sz="6" w:space="0" w:color="auto"/>
            </w:tcBorders>
            <w:hideMark/>
          </w:tcPr>
          <w:p w14:paraId="1274C362" w14:textId="77777777" w:rsidR="003D738B" w:rsidRDefault="003D738B">
            <w:pPr>
              <w:pStyle w:val="Default"/>
              <w:rPr>
                <w:ins w:id="2854" w:author="Madhura Ramojwar" w:date="2021-04-20T12:55:00Z"/>
                <w:sz w:val="16"/>
                <w:szCs w:val="16"/>
              </w:rPr>
            </w:pPr>
            <w:ins w:id="2855" w:author="Madhura Ramojwar" w:date="2021-04-20T12:55:00Z">
              <w:r>
                <w:rPr>
                  <w:sz w:val="16"/>
                  <w:szCs w:val="16"/>
                </w:rPr>
                <w:t>Actual Enrollment =13</w:t>
              </w:r>
            </w:ins>
          </w:p>
        </w:tc>
        <w:tc>
          <w:tcPr>
            <w:tcW w:w="1170" w:type="dxa"/>
            <w:tcBorders>
              <w:top w:val="single" w:sz="6" w:space="0" w:color="auto"/>
              <w:left w:val="single" w:sz="6" w:space="0" w:color="auto"/>
              <w:bottom w:val="single" w:sz="6" w:space="0" w:color="auto"/>
              <w:right w:val="single" w:sz="6" w:space="0" w:color="auto"/>
            </w:tcBorders>
            <w:hideMark/>
          </w:tcPr>
          <w:p w14:paraId="2478301D" w14:textId="77777777" w:rsidR="003D738B" w:rsidRDefault="003D738B">
            <w:pPr>
              <w:pStyle w:val="Default"/>
              <w:rPr>
                <w:ins w:id="2856" w:author="Madhura Ramojwar" w:date="2021-04-20T12:55:00Z"/>
                <w:sz w:val="16"/>
                <w:szCs w:val="16"/>
              </w:rPr>
            </w:pPr>
            <w:ins w:id="2857" w:author="Madhura Ramojwar" w:date="2021-04-20T12:55:00Z">
              <w:r>
                <w:rPr>
                  <w:sz w:val="16"/>
                  <w:szCs w:val="16"/>
                </w:rPr>
                <w:t>Actual Enrollment=17</w:t>
              </w:r>
            </w:ins>
          </w:p>
        </w:tc>
      </w:tr>
      <w:tr w:rsidR="003D738B" w14:paraId="76B13F3D" w14:textId="77777777" w:rsidTr="003D738B">
        <w:trPr>
          <w:trHeight w:val="161"/>
          <w:ins w:id="2858" w:author="Madhura Ramojwar" w:date="2021-04-20T12:55:00Z"/>
        </w:trPr>
        <w:tc>
          <w:tcPr>
            <w:tcW w:w="1179" w:type="dxa"/>
            <w:tcBorders>
              <w:top w:val="single" w:sz="6" w:space="0" w:color="auto"/>
              <w:left w:val="single" w:sz="6" w:space="0" w:color="auto"/>
              <w:bottom w:val="single" w:sz="6" w:space="0" w:color="auto"/>
              <w:right w:val="single" w:sz="6" w:space="0" w:color="auto"/>
            </w:tcBorders>
            <w:hideMark/>
          </w:tcPr>
          <w:p w14:paraId="2971E71F" w14:textId="77777777" w:rsidR="003D738B" w:rsidRDefault="003D738B">
            <w:pPr>
              <w:pStyle w:val="Default"/>
              <w:jc w:val="center"/>
              <w:rPr>
                <w:ins w:id="2859" w:author="Madhura Ramojwar" w:date="2021-04-20T12:55:00Z"/>
                <w:sz w:val="16"/>
                <w:szCs w:val="16"/>
              </w:rPr>
            </w:pPr>
            <w:ins w:id="2860" w:author="Madhura Ramojwar" w:date="2021-04-20T12:55:00Z">
              <w:r>
                <w:rPr>
                  <w:sz w:val="16"/>
                  <w:szCs w:val="16"/>
                </w:rPr>
                <w:t>57</w:t>
              </w:r>
            </w:ins>
          </w:p>
        </w:tc>
        <w:tc>
          <w:tcPr>
            <w:tcW w:w="1359" w:type="dxa"/>
            <w:tcBorders>
              <w:top w:val="single" w:sz="6" w:space="0" w:color="auto"/>
              <w:left w:val="single" w:sz="6" w:space="0" w:color="auto"/>
              <w:bottom w:val="single" w:sz="6" w:space="0" w:color="auto"/>
              <w:right w:val="single" w:sz="6" w:space="0" w:color="auto"/>
            </w:tcBorders>
            <w:hideMark/>
          </w:tcPr>
          <w:p w14:paraId="11BC5307" w14:textId="77777777" w:rsidR="003D738B" w:rsidRDefault="003D738B">
            <w:pPr>
              <w:pStyle w:val="Default"/>
              <w:jc w:val="center"/>
              <w:rPr>
                <w:ins w:id="2861" w:author="Madhura Ramojwar" w:date="2021-04-20T12:55:00Z"/>
                <w:sz w:val="16"/>
                <w:szCs w:val="16"/>
              </w:rPr>
            </w:pPr>
            <w:ins w:id="2862" w:author="Madhura Ramojwar" w:date="2021-04-20T12:55:00Z">
              <w:r>
                <w:rPr>
                  <w:sz w:val="16"/>
                  <w:szCs w:val="16"/>
                </w:rPr>
                <w:t>67</w:t>
              </w:r>
            </w:ins>
          </w:p>
        </w:tc>
        <w:tc>
          <w:tcPr>
            <w:tcW w:w="1350" w:type="dxa"/>
            <w:tcBorders>
              <w:top w:val="single" w:sz="6" w:space="0" w:color="auto"/>
              <w:left w:val="single" w:sz="6" w:space="0" w:color="auto"/>
              <w:bottom w:val="single" w:sz="6" w:space="0" w:color="auto"/>
              <w:right w:val="single" w:sz="6" w:space="0" w:color="auto"/>
            </w:tcBorders>
            <w:hideMark/>
          </w:tcPr>
          <w:p w14:paraId="00C9E0F4" w14:textId="77777777" w:rsidR="003D738B" w:rsidRDefault="003D738B">
            <w:pPr>
              <w:pStyle w:val="Default"/>
              <w:jc w:val="center"/>
              <w:rPr>
                <w:ins w:id="2863" w:author="Madhura Ramojwar" w:date="2021-04-20T12:55:00Z"/>
                <w:sz w:val="16"/>
                <w:szCs w:val="16"/>
              </w:rPr>
            </w:pPr>
            <w:ins w:id="2864" w:author="Madhura Ramojwar" w:date="2021-04-20T12:55:00Z">
              <w:r>
                <w:rPr>
                  <w:sz w:val="16"/>
                  <w:szCs w:val="16"/>
                </w:rPr>
                <w:t>83</w:t>
              </w:r>
            </w:ins>
          </w:p>
        </w:tc>
        <w:tc>
          <w:tcPr>
            <w:tcW w:w="1260" w:type="dxa"/>
            <w:tcBorders>
              <w:top w:val="single" w:sz="6" w:space="0" w:color="auto"/>
              <w:left w:val="single" w:sz="6" w:space="0" w:color="auto"/>
              <w:bottom w:val="single" w:sz="6" w:space="0" w:color="auto"/>
              <w:right w:val="single" w:sz="6" w:space="0" w:color="auto"/>
            </w:tcBorders>
            <w:hideMark/>
          </w:tcPr>
          <w:p w14:paraId="5BC7A6F6" w14:textId="77777777" w:rsidR="003D738B" w:rsidRDefault="003D738B">
            <w:pPr>
              <w:pStyle w:val="Default"/>
              <w:jc w:val="center"/>
              <w:rPr>
                <w:ins w:id="2865" w:author="Madhura Ramojwar" w:date="2021-04-20T12:55:00Z"/>
                <w:sz w:val="16"/>
                <w:szCs w:val="16"/>
              </w:rPr>
            </w:pPr>
            <w:ins w:id="2866" w:author="Madhura Ramojwar" w:date="2021-04-20T12:55:00Z">
              <w:r>
                <w:rPr>
                  <w:sz w:val="16"/>
                  <w:szCs w:val="16"/>
                </w:rPr>
                <w:t>96</w:t>
              </w:r>
            </w:ins>
          </w:p>
        </w:tc>
        <w:tc>
          <w:tcPr>
            <w:tcW w:w="1260" w:type="dxa"/>
            <w:tcBorders>
              <w:top w:val="single" w:sz="6" w:space="0" w:color="auto"/>
              <w:left w:val="single" w:sz="6" w:space="0" w:color="auto"/>
              <w:bottom w:val="single" w:sz="6" w:space="0" w:color="auto"/>
              <w:right w:val="single" w:sz="6" w:space="0" w:color="auto"/>
            </w:tcBorders>
            <w:hideMark/>
          </w:tcPr>
          <w:p w14:paraId="155D1FA9" w14:textId="77777777" w:rsidR="003D738B" w:rsidRDefault="003D738B">
            <w:pPr>
              <w:pStyle w:val="Default"/>
              <w:jc w:val="center"/>
              <w:rPr>
                <w:ins w:id="2867" w:author="Madhura Ramojwar" w:date="2021-04-20T12:55:00Z"/>
                <w:sz w:val="16"/>
                <w:szCs w:val="16"/>
              </w:rPr>
            </w:pPr>
            <w:ins w:id="2868" w:author="Madhura Ramojwar" w:date="2021-04-20T12:55:00Z">
              <w:r>
                <w:rPr>
                  <w:sz w:val="16"/>
                  <w:szCs w:val="16"/>
                </w:rPr>
                <w:t>115</w:t>
              </w:r>
            </w:ins>
          </w:p>
        </w:tc>
        <w:tc>
          <w:tcPr>
            <w:tcW w:w="1170" w:type="dxa"/>
            <w:tcBorders>
              <w:top w:val="single" w:sz="6" w:space="0" w:color="auto"/>
              <w:left w:val="single" w:sz="6" w:space="0" w:color="auto"/>
              <w:bottom w:val="single" w:sz="6" w:space="0" w:color="auto"/>
              <w:right w:val="single" w:sz="6" w:space="0" w:color="auto"/>
            </w:tcBorders>
            <w:hideMark/>
          </w:tcPr>
          <w:p w14:paraId="309451BD" w14:textId="77777777" w:rsidR="003D738B" w:rsidRDefault="003D738B">
            <w:pPr>
              <w:pStyle w:val="Default"/>
              <w:jc w:val="center"/>
              <w:rPr>
                <w:ins w:id="2869" w:author="Madhura Ramojwar" w:date="2021-04-20T12:55:00Z"/>
                <w:sz w:val="16"/>
                <w:szCs w:val="16"/>
              </w:rPr>
            </w:pPr>
            <w:ins w:id="2870" w:author="Madhura Ramojwar" w:date="2021-04-20T12:55:00Z">
              <w:r>
                <w:rPr>
                  <w:sz w:val="16"/>
                  <w:szCs w:val="16"/>
                </w:rPr>
                <w:t>128</w:t>
              </w:r>
            </w:ins>
          </w:p>
        </w:tc>
        <w:tc>
          <w:tcPr>
            <w:tcW w:w="1170" w:type="dxa"/>
            <w:tcBorders>
              <w:top w:val="single" w:sz="6" w:space="0" w:color="auto"/>
              <w:left w:val="single" w:sz="6" w:space="0" w:color="auto"/>
              <w:bottom w:val="single" w:sz="6" w:space="0" w:color="auto"/>
              <w:right w:val="single" w:sz="6" w:space="0" w:color="auto"/>
            </w:tcBorders>
            <w:hideMark/>
          </w:tcPr>
          <w:p w14:paraId="4510941B" w14:textId="77777777" w:rsidR="003D738B" w:rsidRDefault="003D738B">
            <w:pPr>
              <w:pStyle w:val="Default"/>
              <w:jc w:val="center"/>
              <w:rPr>
                <w:ins w:id="2871" w:author="Madhura Ramojwar" w:date="2021-04-20T12:55:00Z"/>
                <w:sz w:val="16"/>
                <w:szCs w:val="16"/>
              </w:rPr>
            </w:pPr>
            <w:ins w:id="2872" w:author="Madhura Ramojwar" w:date="2021-04-20T12:55:00Z">
              <w:r>
                <w:rPr>
                  <w:sz w:val="16"/>
                  <w:szCs w:val="16"/>
                </w:rPr>
                <w:t>136</w:t>
              </w:r>
            </w:ins>
          </w:p>
        </w:tc>
        <w:tc>
          <w:tcPr>
            <w:tcW w:w="1170" w:type="dxa"/>
            <w:tcBorders>
              <w:top w:val="single" w:sz="6" w:space="0" w:color="auto"/>
              <w:left w:val="single" w:sz="6" w:space="0" w:color="auto"/>
              <w:bottom w:val="single" w:sz="6" w:space="0" w:color="auto"/>
              <w:right w:val="single" w:sz="6" w:space="0" w:color="auto"/>
            </w:tcBorders>
            <w:hideMark/>
          </w:tcPr>
          <w:p w14:paraId="280E9E7C" w14:textId="77777777" w:rsidR="003D738B" w:rsidRDefault="003D738B">
            <w:pPr>
              <w:pStyle w:val="Default"/>
              <w:jc w:val="center"/>
              <w:rPr>
                <w:ins w:id="2873" w:author="Madhura Ramojwar" w:date="2021-04-20T12:55:00Z"/>
                <w:sz w:val="16"/>
                <w:szCs w:val="16"/>
              </w:rPr>
            </w:pPr>
            <w:ins w:id="2874" w:author="Madhura Ramojwar" w:date="2021-04-20T12:55:00Z">
              <w:r>
                <w:rPr>
                  <w:sz w:val="16"/>
                  <w:szCs w:val="16"/>
                </w:rPr>
                <w:t>142</w:t>
              </w:r>
            </w:ins>
          </w:p>
        </w:tc>
        <w:tc>
          <w:tcPr>
            <w:tcW w:w="1170" w:type="dxa"/>
            <w:tcBorders>
              <w:top w:val="single" w:sz="6" w:space="0" w:color="auto"/>
              <w:left w:val="single" w:sz="6" w:space="0" w:color="auto"/>
              <w:bottom w:val="single" w:sz="6" w:space="0" w:color="auto"/>
              <w:right w:val="single" w:sz="6" w:space="0" w:color="auto"/>
            </w:tcBorders>
            <w:hideMark/>
          </w:tcPr>
          <w:p w14:paraId="53E2CA3F" w14:textId="77777777" w:rsidR="003D738B" w:rsidRDefault="003D738B">
            <w:pPr>
              <w:pStyle w:val="Default"/>
              <w:jc w:val="center"/>
              <w:rPr>
                <w:ins w:id="2875" w:author="Madhura Ramojwar" w:date="2021-04-20T12:55:00Z"/>
                <w:sz w:val="16"/>
                <w:szCs w:val="16"/>
              </w:rPr>
            </w:pPr>
            <w:ins w:id="2876" w:author="Madhura Ramojwar" w:date="2021-04-20T12:55:00Z">
              <w:r>
                <w:rPr>
                  <w:sz w:val="16"/>
                  <w:szCs w:val="16"/>
                </w:rPr>
                <w:t>154</w:t>
              </w:r>
            </w:ins>
          </w:p>
        </w:tc>
        <w:tc>
          <w:tcPr>
            <w:tcW w:w="1234" w:type="dxa"/>
            <w:tcBorders>
              <w:top w:val="single" w:sz="6" w:space="0" w:color="auto"/>
              <w:left w:val="single" w:sz="6" w:space="0" w:color="auto"/>
              <w:bottom w:val="single" w:sz="6" w:space="0" w:color="auto"/>
              <w:right w:val="single" w:sz="6" w:space="0" w:color="auto"/>
            </w:tcBorders>
            <w:hideMark/>
          </w:tcPr>
          <w:p w14:paraId="3E75AC80" w14:textId="77777777" w:rsidR="003D738B" w:rsidRDefault="003D738B">
            <w:pPr>
              <w:pStyle w:val="Default"/>
              <w:jc w:val="center"/>
              <w:rPr>
                <w:ins w:id="2877" w:author="Madhura Ramojwar" w:date="2021-04-20T12:55:00Z"/>
                <w:sz w:val="16"/>
                <w:szCs w:val="16"/>
              </w:rPr>
            </w:pPr>
            <w:ins w:id="2878" w:author="Madhura Ramojwar" w:date="2021-04-20T12:55:00Z">
              <w:r>
                <w:rPr>
                  <w:sz w:val="16"/>
                  <w:szCs w:val="16"/>
                </w:rPr>
                <w:t>167</w:t>
              </w:r>
            </w:ins>
          </w:p>
        </w:tc>
        <w:tc>
          <w:tcPr>
            <w:tcW w:w="1170" w:type="dxa"/>
            <w:tcBorders>
              <w:top w:val="single" w:sz="6" w:space="0" w:color="auto"/>
              <w:left w:val="single" w:sz="6" w:space="0" w:color="auto"/>
              <w:bottom w:val="single" w:sz="6" w:space="0" w:color="auto"/>
              <w:right w:val="single" w:sz="6" w:space="0" w:color="auto"/>
            </w:tcBorders>
            <w:hideMark/>
          </w:tcPr>
          <w:p w14:paraId="43678DA1" w14:textId="77777777" w:rsidR="003D738B" w:rsidRDefault="003D738B">
            <w:pPr>
              <w:pStyle w:val="Default"/>
              <w:jc w:val="center"/>
              <w:rPr>
                <w:ins w:id="2879" w:author="Madhura Ramojwar" w:date="2021-04-20T12:55:00Z"/>
                <w:sz w:val="16"/>
                <w:szCs w:val="16"/>
              </w:rPr>
            </w:pPr>
            <w:ins w:id="2880" w:author="Madhura Ramojwar" w:date="2021-04-20T12:55:00Z">
              <w:r>
                <w:rPr>
                  <w:sz w:val="16"/>
                  <w:szCs w:val="16"/>
                </w:rPr>
                <w:t>184</w:t>
              </w:r>
            </w:ins>
          </w:p>
        </w:tc>
      </w:tr>
    </w:tbl>
    <w:p w14:paraId="08D3FAA1" w14:textId="77777777" w:rsidR="003D738B" w:rsidRDefault="003D738B" w:rsidP="003D738B">
      <w:pPr>
        <w:rPr>
          <w:ins w:id="2881" w:author="Madhura Ramojwar" w:date="2021-04-20T12:55:00Z"/>
        </w:rPr>
      </w:pPr>
    </w:p>
    <w:tbl>
      <w:tblPr>
        <w:tblStyle w:val="TableGrid"/>
        <w:tblW w:w="13710" w:type="dxa"/>
        <w:tblLayout w:type="fixed"/>
        <w:tblLook w:val="04A0" w:firstRow="1" w:lastRow="0" w:firstColumn="1" w:lastColumn="0" w:noHBand="0" w:noVBand="1"/>
      </w:tblPr>
      <w:tblGrid>
        <w:gridCol w:w="1343"/>
        <w:gridCol w:w="1261"/>
        <w:gridCol w:w="1171"/>
        <w:gridCol w:w="1261"/>
        <w:gridCol w:w="1170"/>
        <w:gridCol w:w="1204"/>
        <w:gridCol w:w="1260"/>
        <w:gridCol w:w="1260"/>
        <w:gridCol w:w="1260"/>
        <w:gridCol w:w="1260"/>
        <w:gridCol w:w="1260"/>
      </w:tblGrid>
      <w:tr w:rsidR="003D738B" w14:paraId="139D0042" w14:textId="77777777" w:rsidTr="003D738B">
        <w:trPr>
          <w:ins w:id="2882" w:author="Madhura Ramojwar" w:date="2021-04-20T12:55:00Z"/>
        </w:trPr>
        <w:tc>
          <w:tcPr>
            <w:tcW w:w="1342" w:type="dxa"/>
            <w:tcBorders>
              <w:top w:val="single" w:sz="6" w:space="0" w:color="auto"/>
              <w:left w:val="single" w:sz="6" w:space="0" w:color="auto"/>
              <w:bottom w:val="single" w:sz="6" w:space="0" w:color="auto"/>
              <w:right w:val="single" w:sz="6" w:space="0" w:color="auto"/>
            </w:tcBorders>
            <w:hideMark/>
          </w:tcPr>
          <w:p w14:paraId="4742A284" w14:textId="77777777" w:rsidR="003D738B" w:rsidRDefault="003D738B">
            <w:pPr>
              <w:pStyle w:val="Default"/>
              <w:jc w:val="center"/>
              <w:rPr>
                <w:ins w:id="2883" w:author="Madhura Ramojwar" w:date="2021-04-20T12:55:00Z"/>
                <w:b/>
                <w:i/>
                <w:sz w:val="16"/>
                <w:szCs w:val="16"/>
              </w:rPr>
            </w:pPr>
            <w:ins w:id="2884" w:author="Madhura Ramojwar" w:date="2021-04-20T12:55:00Z">
              <w:r>
                <w:rPr>
                  <w:b/>
                  <w:i/>
                  <w:sz w:val="16"/>
                  <w:szCs w:val="16"/>
                </w:rPr>
                <w:t>Time =</w:t>
              </w:r>
            </w:ins>
          </w:p>
          <w:p w14:paraId="62618C59" w14:textId="77777777" w:rsidR="003D738B" w:rsidRDefault="003D738B">
            <w:pPr>
              <w:pStyle w:val="Default"/>
              <w:jc w:val="center"/>
              <w:rPr>
                <w:ins w:id="2885" w:author="Madhura Ramojwar" w:date="2021-04-20T12:55:00Z"/>
                <w:b/>
                <w:i/>
                <w:sz w:val="16"/>
                <w:szCs w:val="16"/>
              </w:rPr>
            </w:pPr>
            <w:ins w:id="2886" w:author="Madhura Ramojwar" w:date="2021-04-20T12:55:00Z">
              <w:r>
                <w:rPr>
                  <w:b/>
                  <w:i/>
                  <w:sz w:val="16"/>
                  <w:szCs w:val="16"/>
                </w:rPr>
                <w:t>Month 24:</w:t>
              </w:r>
            </w:ins>
          </w:p>
          <w:p w14:paraId="53522FD6" w14:textId="77777777" w:rsidR="003D738B" w:rsidRDefault="003D738B">
            <w:pPr>
              <w:pStyle w:val="Default"/>
              <w:jc w:val="center"/>
              <w:rPr>
                <w:ins w:id="2887" w:author="Madhura Ramojwar" w:date="2021-04-20T12:55:00Z"/>
                <w:b/>
                <w:i/>
                <w:strike/>
                <w:sz w:val="16"/>
                <w:szCs w:val="16"/>
              </w:rPr>
            </w:pPr>
            <w:ins w:id="2888" w:author="Madhura Ramojwar" w:date="2021-04-20T12:55:00Z">
              <w:r>
                <w:rPr>
                  <w:b/>
                  <w:i/>
                  <w:sz w:val="16"/>
                  <w:szCs w:val="16"/>
                </w:rPr>
                <w:t>May ‘18</w:t>
              </w:r>
            </w:ins>
          </w:p>
        </w:tc>
        <w:tc>
          <w:tcPr>
            <w:tcW w:w="1260" w:type="dxa"/>
            <w:tcBorders>
              <w:top w:val="single" w:sz="6" w:space="0" w:color="auto"/>
              <w:left w:val="single" w:sz="6" w:space="0" w:color="auto"/>
              <w:bottom w:val="single" w:sz="6" w:space="0" w:color="auto"/>
              <w:right w:val="single" w:sz="6" w:space="0" w:color="auto"/>
            </w:tcBorders>
            <w:hideMark/>
          </w:tcPr>
          <w:p w14:paraId="1302081A" w14:textId="77777777" w:rsidR="003D738B" w:rsidRDefault="003D738B">
            <w:pPr>
              <w:pStyle w:val="Default"/>
              <w:jc w:val="center"/>
              <w:rPr>
                <w:ins w:id="2889" w:author="Madhura Ramojwar" w:date="2021-04-20T12:55:00Z"/>
                <w:b/>
                <w:i/>
                <w:sz w:val="16"/>
                <w:szCs w:val="16"/>
              </w:rPr>
            </w:pPr>
            <w:ins w:id="2890" w:author="Madhura Ramojwar" w:date="2021-04-20T12:55:00Z">
              <w:r>
                <w:rPr>
                  <w:b/>
                  <w:i/>
                  <w:sz w:val="16"/>
                  <w:szCs w:val="16"/>
                </w:rPr>
                <w:t>Time =</w:t>
              </w:r>
            </w:ins>
          </w:p>
          <w:p w14:paraId="4FFD7B60" w14:textId="77777777" w:rsidR="003D738B" w:rsidRDefault="003D738B">
            <w:pPr>
              <w:pStyle w:val="Default"/>
              <w:jc w:val="center"/>
              <w:rPr>
                <w:ins w:id="2891" w:author="Madhura Ramojwar" w:date="2021-04-20T12:55:00Z"/>
                <w:b/>
                <w:i/>
                <w:sz w:val="16"/>
                <w:szCs w:val="16"/>
              </w:rPr>
            </w:pPr>
            <w:ins w:id="2892" w:author="Madhura Ramojwar" w:date="2021-04-20T12:55:00Z">
              <w:r>
                <w:rPr>
                  <w:b/>
                  <w:i/>
                  <w:sz w:val="16"/>
                  <w:szCs w:val="16"/>
                </w:rPr>
                <w:t>Month 25:</w:t>
              </w:r>
            </w:ins>
          </w:p>
          <w:p w14:paraId="4A72F8FA" w14:textId="77777777" w:rsidR="003D738B" w:rsidRDefault="003D738B">
            <w:pPr>
              <w:pStyle w:val="Default"/>
              <w:jc w:val="center"/>
              <w:rPr>
                <w:ins w:id="2893" w:author="Madhura Ramojwar" w:date="2021-04-20T12:55:00Z"/>
                <w:b/>
                <w:i/>
                <w:strike/>
                <w:sz w:val="16"/>
                <w:szCs w:val="16"/>
              </w:rPr>
            </w:pPr>
            <w:ins w:id="2894" w:author="Madhura Ramojwar" w:date="2021-04-20T12:55:00Z">
              <w:r>
                <w:rPr>
                  <w:b/>
                  <w:i/>
                  <w:sz w:val="16"/>
                  <w:szCs w:val="16"/>
                </w:rPr>
                <w:t>Jun ‘18</w:t>
              </w:r>
            </w:ins>
          </w:p>
        </w:tc>
        <w:tc>
          <w:tcPr>
            <w:tcW w:w="1170" w:type="dxa"/>
            <w:tcBorders>
              <w:top w:val="single" w:sz="6" w:space="0" w:color="auto"/>
              <w:left w:val="single" w:sz="6" w:space="0" w:color="auto"/>
              <w:bottom w:val="single" w:sz="6" w:space="0" w:color="auto"/>
              <w:right w:val="single" w:sz="6" w:space="0" w:color="auto"/>
            </w:tcBorders>
            <w:hideMark/>
          </w:tcPr>
          <w:p w14:paraId="37C66643" w14:textId="77777777" w:rsidR="003D738B" w:rsidRDefault="003D738B">
            <w:pPr>
              <w:pStyle w:val="Default"/>
              <w:jc w:val="center"/>
              <w:rPr>
                <w:ins w:id="2895" w:author="Madhura Ramojwar" w:date="2021-04-20T12:55:00Z"/>
                <w:b/>
                <w:i/>
                <w:sz w:val="16"/>
                <w:szCs w:val="16"/>
              </w:rPr>
            </w:pPr>
            <w:ins w:id="2896" w:author="Madhura Ramojwar" w:date="2021-04-20T12:55:00Z">
              <w:r>
                <w:rPr>
                  <w:b/>
                  <w:i/>
                  <w:sz w:val="16"/>
                  <w:szCs w:val="16"/>
                </w:rPr>
                <w:t>Time =</w:t>
              </w:r>
            </w:ins>
          </w:p>
          <w:p w14:paraId="514DF134" w14:textId="77777777" w:rsidR="003D738B" w:rsidRDefault="003D738B">
            <w:pPr>
              <w:pStyle w:val="Default"/>
              <w:jc w:val="center"/>
              <w:rPr>
                <w:ins w:id="2897" w:author="Madhura Ramojwar" w:date="2021-04-20T12:55:00Z"/>
                <w:b/>
                <w:i/>
                <w:sz w:val="16"/>
                <w:szCs w:val="16"/>
              </w:rPr>
            </w:pPr>
            <w:ins w:id="2898" w:author="Madhura Ramojwar" w:date="2021-04-20T12:55:00Z">
              <w:r>
                <w:rPr>
                  <w:b/>
                  <w:i/>
                  <w:sz w:val="16"/>
                  <w:szCs w:val="16"/>
                </w:rPr>
                <w:t>Month 26:</w:t>
              </w:r>
            </w:ins>
          </w:p>
          <w:p w14:paraId="362B4211" w14:textId="77777777" w:rsidR="003D738B" w:rsidRDefault="003D738B">
            <w:pPr>
              <w:pStyle w:val="Default"/>
              <w:jc w:val="center"/>
              <w:rPr>
                <w:ins w:id="2899" w:author="Madhura Ramojwar" w:date="2021-04-20T12:55:00Z"/>
                <w:b/>
                <w:i/>
                <w:strike/>
                <w:sz w:val="16"/>
                <w:szCs w:val="16"/>
              </w:rPr>
            </w:pPr>
            <w:ins w:id="2900" w:author="Madhura Ramojwar" w:date="2021-04-20T12:55:00Z">
              <w:r>
                <w:rPr>
                  <w:b/>
                  <w:i/>
                  <w:sz w:val="16"/>
                  <w:szCs w:val="16"/>
                </w:rPr>
                <w:t>Jul ‘18</w:t>
              </w:r>
            </w:ins>
          </w:p>
        </w:tc>
        <w:tc>
          <w:tcPr>
            <w:tcW w:w="1260" w:type="dxa"/>
            <w:tcBorders>
              <w:top w:val="single" w:sz="6" w:space="0" w:color="auto"/>
              <w:left w:val="single" w:sz="6" w:space="0" w:color="auto"/>
              <w:bottom w:val="single" w:sz="6" w:space="0" w:color="auto"/>
              <w:right w:val="single" w:sz="6" w:space="0" w:color="auto"/>
            </w:tcBorders>
            <w:hideMark/>
          </w:tcPr>
          <w:p w14:paraId="3492486A" w14:textId="77777777" w:rsidR="003D738B" w:rsidRDefault="003D738B">
            <w:pPr>
              <w:pStyle w:val="Default"/>
              <w:jc w:val="center"/>
              <w:rPr>
                <w:ins w:id="2901" w:author="Madhura Ramojwar" w:date="2021-04-20T12:55:00Z"/>
                <w:b/>
                <w:i/>
                <w:sz w:val="16"/>
                <w:szCs w:val="16"/>
              </w:rPr>
            </w:pPr>
            <w:ins w:id="2902" w:author="Madhura Ramojwar" w:date="2021-04-20T12:55:00Z">
              <w:r>
                <w:rPr>
                  <w:b/>
                  <w:i/>
                  <w:sz w:val="16"/>
                  <w:szCs w:val="16"/>
                </w:rPr>
                <w:t>Time =</w:t>
              </w:r>
            </w:ins>
          </w:p>
          <w:p w14:paraId="6AF0D3DC" w14:textId="77777777" w:rsidR="003D738B" w:rsidRDefault="003D738B">
            <w:pPr>
              <w:pStyle w:val="Default"/>
              <w:jc w:val="center"/>
              <w:rPr>
                <w:ins w:id="2903" w:author="Madhura Ramojwar" w:date="2021-04-20T12:55:00Z"/>
                <w:b/>
                <w:i/>
                <w:sz w:val="16"/>
                <w:szCs w:val="16"/>
              </w:rPr>
            </w:pPr>
            <w:ins w:id="2904" w:author="Madhura Ramojwar" w:date="2021-04-20T12:55:00Z">
              <w:r>
                <w:rPr>
                  <w:b/>
                  <w:i/>
                  <w:sz w:val="16"/>
                  <w:szCs w:val="16"/>
                </w:rPr>
                <w:t>Month 27:</w:t>
              </w:r>
            </w:ins>
          </w:p>
          <w:p w14:paraId="33FC9875" w14:textId="77777777" w:rsidR="003D738B" w:rsidRDefault="003D738B">
            <w:pPr>
              <w:pStyle w:val="Default"/>
              <w:jc w:val="center"/>
              <w:rPr>
                <w:ins w:id="2905" w:author="Madhura Ramojwar" w:date="2021-04-20T12:55:00Z"/>
                <w:b/>
                <w:i/>
                <w:sz w:val="16"/>
                <w:szCs w:val="16"/>
              </w:rPr>
            </w:pPr>
            <w:ins w:id="2906" w:author="Madhura Ramojwar" w:date="2021-04-20T12:55:00Z">
              <w:r>
                <w:rPr>
                  <w:b/>
                  <w:i/>
                  <w:sz w:val="16"/>
                  <w:szCs w:val="16"/>
                </w:rPr>
                <w:t>Aug ‘18</w:t>
              </w:r>
            </w:ins>
          </w:p>
        </w:tc>
        <w:tc>
          <w:tcPr>
            <w:tcW w:w="1170" w:type="dxa"/>
            <w:tcBorders>
              <w:top w:val="single" w:sz="6" w:space="0" w:color="auto"/>
              <w:left w:val="single" w:sz="6" w:space="0" w:color="auto"/>
              <w:bottom w:val="single" w:sz="6" w:space="0" w:color="auto"/>
              <w:right w:val="single" w:sz="6" w:space="0" w:color="auto"/>
            </w:tcBorders>
            <w:hideMark/>
          </w:tcPr>
          <w:p w14:paraId="7C718BF4" w14:textId="77777777" w:rsidR="003D738B" w:rsidRDefault="003D738B">
            <w:pPr>
              <w:pStyle w:val="Default"/>
              <w:jc w:val="center"/>
              <w:rPr>
                <w:ins w:id="2907" w:author="Madhura Ramojwar" w:date="2021-04-20T12:55:00Z"/>
                <w:b/>
                <w:i/>
                <w:sz w:val="16"/>
                <w:szCs w:val="16"/>
              </w:rPr>
            </w:pPr>
            <w:ins w:id="2908" w:author="Madhura Ramojwar" w:date="2021-04-20T12:55:00Z">
              <w:r>
                <w:rPr>
                  <w:b/>
                  <w:i/>
                  <w:sz w:val="16"/>
                  <w:szCs w:val="16"/>
                </w:rPr>
                <w:t xml:space="preserve">Time = </w:t>
              </w:r>
            </w:ins>
          </w:p>
          <w:p w14:paraId="2B130C79" w14:textId="77777777" w:rsidR="003D738B" w:rsidRDefault="003D738B">
            <w:pPr>
              <w:pStyle w:val="Default"/>
              <w:jc w:val="center"/>
              <w:rPr>
                <w:ins w:id="2909" w:author="Madhura Ramojwar" w:date="2021-04-20T12:55:00Z"/>
                <w:b/>
                <w:i/>
                <w:sz w:val="16"/>
                <w:szCs w:val="16"/>
              </w:rPr>
            </w:pPr>
            <w:ins w:id="2910" w:author="Madhura Ramojwar" w:date="2021-04-20T12:55:00Z">
              <w:r>
                <w:rPr>
                  <w:b/>
                  <w:i/>
                  <w:sz w:val="16"/>
                  <w:szCs w:val="16"/>
                </w:rPr>
                <w:t xml:space="preserve">Month 28: </w:t>
              </w:r>
            </w:ins>
          </w:p>
          <w:p w14:paraId="14D2491D" w14:textId="77777777" w:rsidR="003D738B" w:rsidRDefault="003D738B">
            <w:pPr>
              <w:pStyle w:val="Default"/>
              <w:jc w:val="center"/>
              <w:rPr>
                <w:ins w:id="2911" w:author="Madhura Ramojwar" w:date="2021-04-20T12:55:00Z"/>
                <w:b/>
                <w:i/>
                <w:sz w:val="16"/>
                <w:szCs w:val="16"/>
              </w:rPr>
            </w:pPr>
            <w:ins w:id="2912" w:author="Madhura Ramojwar" w:date="2021-04-20T12:55:00Z">
              <w:r>
                <w:rPr>
                  <w:b/>
                  <w:i/>
                  <w:sz w:val="16"/>
                  <w:szCs w:val="16"/>
                </w:rPr>
                <w:t>Sept ‘18</w:t>
              </w:r>
            </w:ins>
          </w:p>
        </w:tc>
        <w:tc>
          <w:tcPr>
            <w:tcW w:w="1204" w:type="dxa"/>
            <w:tcBorders>
              <w:top w:val="single" w:sz="6" w:space="0" w:color="auto"/>
              <w:left w:val="single" w:sz="6" w:space="0" w:color="auto"/>
              <w:bottom w:val="single" w:sz="6" w:space="0" w:color="auto"/>
              <w:right w:val="single" w:sz="6" w:space="0" w:color="auto"/>
            </w:tcBorders>
            <w:hideMark/>
          </w:tcPr>
          <w:p w14:paraId="624B9821" w14:textId="77777777" w:rsidR="003D738B" w:rsidRDefault="003D738B">
            <w:pPr>
              <w:pStyle w:val="Default"/>
              <w:jc w:val="center"/>
              <w:rPr>
                <w:ins w:id="2913" w:author="Madhura Ramojwar" w:date="2021-04-20T12:55:00Z"/>
                <w:b/>
                <w:i/>
                <w:sz w:val="16"/>
                <w:szCs w:val="16"/>
              </w:rPr>
            </w:pPr>
            <w:ins w:id="2914" w:author="Madhura Ramojwar" w:date="2021-04-20T12:55:00Z">
              <w:r>
                <w:rPr>
                  <w:b/>
                  <w:i/>
                  <w:sz w:val="16"/>
                  <w:szCs w:val="16"/>
                </w:rPr>
                <w:t xml:space="preserve">Time = </w:t>
              </w:r>
            </w:ins>
          </w:p>
          <w:p w14:paraId="0918057B" w14:textId="77777777" w:rsidR="003D738B" w:rsidRDefault="003D738B">
            <w:pPr>
              <w:pStyle w:val="Default"/>
              <w:jc w:val="center"/>
              <w:rPr>
                <w:ins w:id="2915" w:author="Madhura Ramojwar" w:date="2021-04-20T12:55:00Z"/>
                <w:b/>
                <w:i/>
                <w:sz w:val="16"/>
                <w:szCs w:val="16"/>
              </w:rPr>
            </w:pPr>
            <w:ins w:id="2916" w:author="Madhura Ramojwar" w:date="2021-04-20T12:55:00Z">
              <w:r>
                <w:rPr>
                  <w:b/>
                  <w:i/>
                  <w:sz w:val="16"/>
                  <w:szCs w:val="16"/>
                </w:rPr>
                <w:t xml:space="preserve">Month 29: </w:t>
              </w:r>
            </w:ins>
          </w:p>
          <w:p w14:paraId="7996EAD7" w14:textId="77777777" w:rsidR="003D738B" w:rsidRDefault="003D738B">
            <w:pPr>
              <w:pStyle w:val="Default"/>
              <w:jc w:val="center"/>
              <w:rPr>
                <w:ins w:id="2917" w:author="Madhura Ramojwar" w:date="2021-04-20T12:55:00Z"/>
                <w:b/>
                <w:i/>
                <w:sz w:val="16"/>
                <w:szCs w:val="16"/>
              </w:rPr>
            </w:pPr>
            <w:ins w:id="2918" w:author="Madhura Ramojwar" w:date="2021-04-20T12:55:00Z">
              <w:r>
                <w:rPr>
                  <w:b/>
                  <w:i/>
                  <w:sz w:val="16"/>
                  <w:szCs w:val="16"/>
                </w:rPr>
                <w:t>Oct ‘18</w:t>
              </w:r>
            </w:ins>
          </w:p>
        </w:tc>
        <w:tc>
          <w:tcPr>
            <w:tcW w:w="1260" w:type="dxa"/>
            <w:tcBorders>
              <w:top w:val="single" w:sz="6" w:space="0" w:color="auto"/>
              <w:left w:val="single" w:sz="6" w:space="0" w:color="auto"/>
              <w:bottom w:val="single" w:sz="6" w:space="0" w:color="auto"/>
              <w:right w:val="single" w:sz="6" w:space="0" w:color="auto"/>
            </w:tcBorders>
            <w:hideMark/>
          </w:tcPr>
          <w:p w14:paraId="2DBC2BEC" w14:textId="77777777" w:rsidR="003D738B" w:rsidRDefault="003D738B">
            <w:pPr>
              <w:pStyle w:val="Default"/>
              <w:jc w:val="center"/>
              <w:rPr>
                <w:ins w:id="2919" w:author="Madhura Ramojwar" w:date="2021-04-20T12:55:00Z"/>
                <w:b/>
                <w:i/>
                <w:sz w:val="16"/>
                <w:szCs w:val="16"/>
              </w:rPr>
            </w:pPr>
            <w:ins w:id="2920" w:author="Madhura Ramojwar" w:date="2021-04-20T12:55:00Z">
              <w:r>
                <w:rPr>
                  <w:b/>
                  <w:i/>
                  <w:sz w:val="16"/>
                  <w:szCs w:val="16"/>
                </w:rPr>
                <w:t xml:space="preserve">Time = </w:t>
              </w:r>
            </w:ins>
          </w:p>
          <w:p w14:paraId="26EDD347" w14:textId="77777777" w:rsidR="003D738B" w:rsidRDefault="003D738B">
            <w:pPr>
              <w:pStyle w:val="Default"/>
              <w:jc w:val="center"/>
              <w:rPr>
                <w:ins w:id="2921" w:author="Madhura Ramojwar" w:date="2021-04-20T12:55:00Z"/>
                <w:b/>
                <w:i/>
                <w:sz w:val="16"/>
                <w:szCs w:val="16"/>
              </w:rPr>
            </w:pPr>
            <w:ins w:id="2922" w:author="Madhura Ramojwar" w:date="2021-04-20T12:55:00Z">
              <w:r>
                <w:rPr>
                  <w:b/>
                  <w:i/>
                  <w:sz w:val="16"/>
                  <w:szCs w:val="16"/>
                </w:rPr>
                <w:t xml:space="preserve">Month 30: </w:t>
              </w:r>
            </w:ins>
          </w:p>
          <w:p w14:paraId="0CCF1CC5" w14:textId="77777777" w:rsidR="003D738B" w:rsidRDefault="003D738B">
            <w:pPr>
              <w:pStyle w:val="Default"/>
              <w:jc w:val="center"/>
              <w:rPr>
                <w:ins w:id="2923" w:author="Madhura Ramojwar" w:date="2021-04-20T12:55:00Z"/>
                <w:b/>
                <w:i/>
                <w:sz w:val="16"/>
                <w:szCs w:val="16"/>
              </w:rPr>
            </w:pPr>
            <w:ins w:id="2924" w:author="Madhura Ramojwar" w:date="2021-04-20T12:55:00Z">
              <w:r>
                <w:rPr>
                  <w:b/>
                  <w:i/>
                  <w:sz w:val="16"/>
                  <w:szCs w:val="16"/>
                </w:rPr>
                <w:t>Nov ‘18</w:t>
              </w:r>
            </w:ins>
          </w:p>
        </w:tc>
        <w:tc>
          <w:tcPr>
            <w:tcW w:w="1260" w:type="dxa"/>
            <w:tcBorders>
              <w:top w:val="single" w:sz="6" w:space="0" w:color="auto"/>
              <w:left w:val="single" w:sz="6" w:space="0" w:color="auto"/>
              <w:bottom w:val="single" w:sz="6" w:space="0" w:color="auto"/>
              <w:right w:val="single" w:sz="6" w:space="0" w:color="auto"/>
            </w:tcBorders>
            <w:hideMark/>
          </w:tcPr>
          <w:p w14:paraId="008F5A1B" w14:textId="77777777" w:rsidR="003D738B" w:rsidRDefault="003D738B">
            <w:pPr>
              <w:pStyle w:val="Default"/>
              <w:jc w:val="center"/>
              <w:rPr>
                <w:ins w:id="2925" w:author="Madhura Ramojwar" w:date="2021-04-20T12:55:00Z"/>
                <w:b/>
                <w:i/>
                <w:sz w:val="16"/>
                <w:szCs w:val="16"/>
              </w:rPr>
            </w:pPr>
            <w:ins w:id="2926" w:author="Madhura Ramojwar" w:date="2021-04-20T12:55:00Z">
              <w:r>
                <w:rPr>
                  <w:b/>
                  <w:i/>
                  <w:sz w:val="16"/>
                  <w:szCs w:val="16"/>
                </w:rPr>
                <w:t xml:space="preserve">Time = </w:t>
              </w:r>
            </w:ins>
          </w:p>
          <w:p w14:paraId="16807B8D" w14:textId="77777777" w:rsidR="003D738B" w:rsidRDefault="003D738B">
            <w:pPr>
              <w:pStyle w:val="Default"/>
              <w:jc w:val="center"/>
              <w:rPr>
                <w:ins w:id="2927" w:author="Madhura Ramojwar" w:date="2021-04-20T12:55:00Z"/>
                <w:b/>
                <w:i/>
                <w:sz w:val="16"/>
                <w:szCs w:val="16"/>
              </w:rPr>
            </w:pPr>
            <w:ins w:id="2928" w:author="Madhura Ramojwar" w:date="2021-04-20T12:55:00Z">
              <w:r>
                <w:rPr>
                  <w:b/>
                  <w:i/>
                  <w:sz w:val="16"/>
                  <w:szCs w:val="16"/>
                </w:rPr>
                <w:t xml:space="preserve">Month 31: </w:t>
              </w:r>
            </w:ins>
          </w:p>
          <w:p w14:paraId="5A109D79" w14:textId="77777777" w:rsidR="003D738B" w:rsidRDefault="003D738B">
            <w:pPr>
              <w:pStyle w:val="Default"/>
              <w:jc w:val="center"/>
              <w:rPr>
                <w:ins w:id="2929" w:author="Madhura Ramojwar" w:date="2021-04-20T12:55:00Z"/>
                <w:b/>
                <w:i/>
                <w:sz w:val="16"/>
                <w:szCs w:val="16"/>
              </w:rPr>
            </w:pPr>
            <w:ins w:id="2930" w:author="Madhura Ramojwar" w:date="2021-04-20T12:55:00Z">
              <w:r>
                <w:rPr>
                  <w:b/>
                  <w:i/>
                  <w:sz w:val="16"/>
                  <w:szCs w:val="16"/>
                </w:rPr>
                <w:t>Dec ‘18</w:t>
              </w:r>
            </w:ins>
          </w:p>
        </w:tc>
        <w:tc>
          <w:tcPr>
            <w:tcW w:w="1260" w:type="dxa"/>
            <w:tcBorders>
              <w:top w:val="single" w:sz="6" w:space="0" w:color="auto"/>
              <w:left w:val="single" w:sz="6" w:space="0" w:color="auto"/>
              <w:bottom w:val="single" w:sz="6" w:space="0" w:color="auto"/>
              <w:right w:val="single" w:sz="6" w:space="0" w:color="auto"/>
            </w:tcBorders>
            <w:hideMark/>
          </w:tcPr>
          <w:p w14:paraId="4A761AB6" w14:textId="77777777" w:rsidR="003D738B" w:rsidRDefault="003D738B">
            <w:pPr>
              <w:pStyle w:val="Default"/>
              <w:jc w:val="center"/>
              <w:rPr>
                <w:ins w:id="2931" w:author="Madhura Ramojwar" w:date="2021-04-20T12:55:00Z"/>
                <w:b/>
                <w:i/>
                <w:sz w:val="16"/>
                <w:szCs w:val="16"/>
              </w:rPr>
            </w:pPr>
            <w:ins w:id="2932" w:author="Madhura Ramojwar" w:date="2021-04-20T12:55:00Z">
              <w:r>
                <w:rPr>
                  <w:b/>
                  <w:i/>
                  <w:sz w:val="16"/>
                  <w:szCs w:val="16"/>
                </w:rPr>
                <w:t xml:space="preserve">Time = </w:t>
              </w:r>
            </w:ins>
          </w:p>
          <w:p w14:paraId="2FEBA1EB" w14:textId="77777777" w:rsidR="003D738B" w:rsidRDefault="003D738B">
            <w:pPr>
              <w:pStyle w:val="Default"/>
              <w:jc w:val="center"/>
              <w:rPr>
                <w:ins w:id="2933" w:author="Madhura Ramojwar" w:date="2021-04-20T12:55:00Z"/>
                <w:b/>
                <w:i/>
                <w:sz w:val="16"/>
                <w:szCs w:val="16"/>
              </w:rPr>
            </w:pPr>
            <w:ins w:id="2934" w:author="Madhura Ramojwar" w:date="2021-04-20T12:55:00Z">
              <w:r>
                <w:rPr>
                  <w:b/>
                  <w:i/>
                  <w:sz w:val="16"/>
                  <w:szCs w:val="16"/>
                </w:rPr>
                <w:t xml:space="preserve">Month 32: </w:t>
              </w:r>
            </w:ins>
          </w:p>
          <w:p w14:paraId="7DAF7A20" w14:textId="77777777" w:rsidR="003D738B" w:rsidRDefault="003D738B">
            <w:pPr>
              <w:pStyle w:val="Default"/>
              <w:jc w:val="center"/>
              <w:rPr>
                <w:ins w:id="2935" w:author="Madhura Ramojwar" w:date="2021-04-20T12:55:00Z"/>
                <w:b/>
                <w:i/>
                <w:sz w:val="16"/>
                <w:szCs w:val="16"/>
              </w:rPr>
            </w:pPr>
            <w:ins w:id="2936" w:author="Madhura Ramojwar" w:date="2021-04-20T12:55:00Z">
              <w:r>
                <w:rPr>
                  <w:b/>
                  <w:i/>
                  <w:sz w:val="16"/>
                  <w:szCs w:val="16"/>
                </w:rPr>
                <w:t>Jan ‘19</w:t>
              </w:r>
            </w:ins>
          </w:p>
        </w:tc>
        <w:tc>
          <w:tcPr>
            <w:tcW w:w="1260" w:type="dxa"/>
            <w:tcBorders>
              <w:top w:val="single" w:sz="6" w:space="0" w:color="auto"/>
              <w:left w:val="single" w:sz="6" w:space="0" w:color="auto"/>
              <w:bottom w:val="single" w:sz="6" w:space="0" w:color="auto"/>
              <w:right w:val="single" w:sz="6" w:space="0" w:color="auto"/>
            </w:tcBorders>
            <w:hideMark/>
          </w:tcPr>
          <w:p w14:paraId="4FED21F3" w14:textId="77777777" w:rsidR="003D738B" w:rsidRDefault="003D738B">
            <w:pPr>
              <w:pStyle w:val="Default"/>
              <w:jc w:val="center"/>
              <w:rPr>
                <w:ins w:id="2937" w:author="Madhura Ramojwar" w:date="2021-04-20T12:55:00Z"/>
                <w:b/>
                <w:i/>
                <w:sz w:val="16"/>
                <w:szCs w:val="16"/>
              </w:rPr>
            </w:pPr>
            <w:ins w:id="2938" w:author="Madhura Ramojwar" w:date="2021-04-20T12:55:00Z">
              <w:r>
                <w:rPr>
                  <w:b/>
                  <w:i/>
                  <w:sz w:val="16"/>
                  <w:szCs w:val="16"/>
                </w:rPr>
                <w:t xml:space="preserve">Time = </w:t>
              </w:r>
            </w:ins>
          </w:p>
          <w:p w14:paraId="573C38B9" w14:textId="77777777" w:rsidR="003D738B" w:rsidRDefault="003D738B">
            <w:pPr>
              <w:pStyle w:val="Default"/>
              <w:jc w:val="center"/>
              <w:rPr>
                <w:ins w:id="2939" w:author="Madhura Ramojwar" w:date="2021-04-20T12:55:00Z"/>
                <w:b/>
                <w:i/>
                <w:sz w:val="16"/>
                <w:szCs w:val="16"/>
              </w:rPr>
            </w:pPr>
            <w:ins w:id="2940" w:author="Madhura Ramojwar" w:date="2021-04-20T12:55:00Z">
              <w:r>
                <w:rPr>
                  <w:b/>
                  <w:i/>
                  <w:sz w:val="16"/>
                  <w:szCs w:val="16"/>
                </w:rPr>
                <w:t xml:space="preserve">Month 33: </w:t>
              </w:r>
            </w:ins>
          </w:p>
          <w:p w14:paraId="3C58FC0E" w14:textId="77777777" w:rsidR="003D738B" w:rsidRDefault="003D738B">
            <w:pPr>
              <w:pStyle w:val="Default"/>
              <w:jc w:val="center"/>
              <w:rPr>
                <w:ins w:id="2941" w:author="Madhura Ramojwar" w:date="2021-04-20T12:55:00Z"/>
                <w:b/>
                <w:i/>
                <w:sz w:val="16"/>
                <w:szCs w:val="16"/>
              </w:rPr>
            </w:pPr>
            <w:ins w:id="2942" w:author="Madhura Ramojwar" w:date="2021-04-20T12:55:00Z">
              <w:r>
                <w:rPr>
                  <w:b/>
                  <w:i/>
                  <w:sz w:val="16"/>
                  <w:szCs w:val="16"/>
                </w:rPr>
                <w:t>Feb ‘19</w:t>
              </w:r>
            </w:ins>
          </w:p>
        </w:tc>
        <w:tc>
          <w:tcPr>
            <w:tcW w:w="1260" w:type="dxa"/>
            <w:tcBorders>
              <w:top w:val="single" w:sz="6" w:space="0" w:color="auto"/>
              <w:left w:val="single" w:sz="6" w:space="0" w:color="auto"/>
              <w:bottom w:val="single" w:sz="6" w:space="0" w:color="auto"/>
              <w:right w:val="single" w:sz="6" w:space="0" w:color="auto"/>
            </w:tcBorders>
            <w:hideMark/>
          </w:tcPr>
          <w:p w14:paraId="3CCA7FAD" w14:textId="77777777" w:rsidR="003D738B" w:rsidRDefault="003D738B">
            <w:pPr>
              <w:pStyle w:val="Default"/>
              <w:jc w:val="center"/>
              <w:rPr>
                <w:ins w:id="2943" w:author="Madhura Ramojwar" w:date="2021-04-20T12:55:00Z"/>
                <w:b/>
                <w:i/>
                <w:sz w:val="16"/>
                <w:szCs w:val="16"/>
              </w:rPr>
            </w:pPr>
            <w:ins w:id="2944" w:author="Madhura Ramojwar" w:date="2021-04-20T12:55:00Z">
              <w:r>
                <w:rPr>
                  <w:b/>
                  <w:i/>
                  <w:sz w:val="16"/>
                  <w:szCs w:val="16"/>
                </w:rPr>
                <w:t xml:space="preserve">Time = </w:t>
              </w:r>
            </w:ins>
          </w:p>
          <w:p w14:paraId="3F90DA7A" w14:textId="77777777" w:rsidR="003D738B" w:rsidRDefault="003D738B">
            <w:pPr>
              <w:pStyle w:val="Default"/>
              <w:jc w:val="center"/>
              <w:rPr>
                <w:ins w:id="2945" w:author="Madhura Ramojwar" w:date="2021-04-20T12:55:00Z"/>
                <w:b/>
                <w:i/>
                <w:sz w:val="16"/>
                <w:szCs w:val="16"/>
              </w:rPr>
            </w:pPr>
            <w:ins w:id="2946" w:author="Madhura Ramojwar" w:date="2021-04-20T12:55:00Z">
              <w:r>
                <w:rPr>
                  <w:b/>
                  <w:i/>
                  <w:sz w:val="16"/>
                  <w:szCs w:val="16"/>
                </w:rPr>
                <w:t xml:space="preserve">Month 34: </w:t>
              </w:r>
            </w:ins>
          </w:p>
          <w:p w14:paraId="331A50DD" w14:textId="77777777" w:rsidR="003D738B" w:rsidRDefault="003D738B">
            <w:pPr>
              <w:pStyle w:val="Default"/>
              <w:jc w:val="center"/>
              <w:rPr>
                <w:ins w:id="2947" w:author="Madhura Ramojwar" w:date="2021-04-20T12:55:00Z"/>
                <w:b/>
                <w:i/>
                <w:sz w:val="16"/>
                <w:szCs w:val="16"/>
              </w:rPr>
            </w:pPr>
            <w:ins w:id="2948" w:author="Madhura Ramojwar" w:date="2021-04-20T12:55:00Z">
              <w:r>
                <w:rPr>
                  <w:b/>
                  <w:i/>
                  <w:sz w:val="16"/>
                  <w:szCs w:val="16"/>
                </w:rPr>
                <w:t>Mar ‘19</w:t>
              </w:r>
            </w:ins>
          </w:p>
        </w:tc>
      </w:tr>
      <w:tr w:rsidR="003D738B" w14:paraId="5E309E0B" w14:textId="77777777" w:rsidTr="003D738B">
        <w:trPr>
          <w:ins w:id="2949" w:author="Madhura Ramojwar" w:date="2021-04-20T12:55:00Z"/>
        </w:trPr>
        <w:tc>
          <w:tcPr>
            <w:tcW w:w="1342" w:type="dxa"/>
            <w:tcBorders>
              <w:top w:val="single" w:sz="6" w:space="0" w:color="auto"/>
              <w:left w:val="single" w:sz="6" w:space="0" w:color="auto"/>
              <w:bottom w:val="single" w:sz="6" w:space="0" w:color="auto"/>
              <w:right w:val="single" w:sz="6" w:space="0" w:color="auto"/>
            </w:tcBorders>
            <w:hideMark/>
          </w:tcPr>
          <w:p w14:paraId="091FB2E1" w14:textId="77777777" w:rsidR="003D738B" w:rsidRDefault="003D738B">
            <w:pPr>
              <w:pStyle w:val="Default"/>
              <w:jc w:val="center"/>
              <w:rPr>
                <w:ins w:id="2950" w:author="Madhura Ramojwar" w:date="2021-04-20T12:55:00Z"/>
                <w:sz w:val="16"/>
                <w:szCs w:val="16"/>
              </w:rPr>
            </w:pPr>
            <w:ins w:id="2951" w:author="Madhura Ramojwar" w:date="2021-04-20T12:55:00Z">
              <w:r>
                <w:rPr>
                  <w:sz w:val="16"/>
                  <w:szCs w:val="16"/>
                </w:rPr>
                <w:t>Up to 43 with IRB Approval</w:t>
              </w:r>
            </w:ins>
          </w:p>
        </w:tc>
        <w:tc>
          <w:tcPr>
            <w:tcW w:w="1260" w:type="dxa"/>
            <w:tcBorders>
              <w:top w:val="single" w:sz="6" w:space="0" w:color="auto"/>
              <w:left w:val="single" w:sz="6" w:space="0" w:color="auto"/>
              <w:bottom w:val="single" w:sz="6" w:space="0" w:color="auto"/>
              <w:right w:val="single" w:sz="6" w:space="0" w:color="auto"/>
            </w:tcBorders>
            <w:hideMark/>
          </w:tcPr>
          <w:p w14:paraId="201E1F7B" w14:textId="77777777" w:rsidR="003D738B" w:rsidRDefault="003D738B">
            <w:pPr>
              <w:pStyle w:val="Default"/>
              <w:jc w:val="center"/>
              <w:rPr>
                <w:ins w:id="2952" w:author="Madhura Ramojwar" w:date="2021-04-20T12:55:00Z"/>
                <w:sz w:val="16"/>
                <w:szCs w:val="16"/>
              </w:rPr>
            </w:pPr>
            <w:ins w:id="2953" w:author="Madhura Ramojwar" w:date="2021-04-20T12:55:00Z">
              <w:r>
                <w:rPr>
                  <w:sz w:val="16"/>
                  <w:szCs w:val="16"/>
                </w:rPr>
                <w:t>Up to 45 with IRB approval</w:t>
              </w:r>
            </w:ins>
          </w:p>
          <w:p w14:paraId="3EAA7EEF" w14:textId="77777777" w:rsidR="003D738B" w:rsidRDefault="003D738B">
            <w:pPr>
              <w:pStyle w:val="Default"/>
              <w:jc w:val="center"/>
              <w:rPr>
                <w:ins w:id="2954" w:author="Madhura Ramojwar" w:date="2021-04-20T12:55:00Z"/>
                <w:sz w:val="16"/>
                <w:szCs w:val="16"/>
              </w:rPr>
            </w:pPr>
            <w:ins w:id="2955" w:author="Madhura Ramojwar" w:date="2021-04-20T12:55:00Z">
              <w:r>
                <w:rPr>
                  <w:sz w:val="16"/>
                  <w:szCs w:val="16"/>
                </w:rPr>
                <w:t>(Actual)</w:t>
              </w:r>
            </w:ins>
          </w:p>
        </w:tc>
        <w:tc>
          <w:tcPr>
            <w:tcW w:w="1170" w:type="dxa"/>
            <w:tcBorders>
              <w:top w:val="single" w:sz="6" w:space="0" w:color="auto"/>
              <w:left w:val="single" w:sz="6" w:space="0" w:color="auto"/>
              <w:bottom w:val="single" w:sz="6" w:space="0" w:color="auto"/>
              <w:right w:val="single" w:sz="6" w:space="0" w:color="auto"/>
            </w:tcBorders>
            <w:hideMark/>
          </w:tcPr>
          <w:p w14:paraId="2DD47B14" w14:textId="77777777" w:rsidR="003D738B" w:rsidRDefault="003D738B">
            <w:pPr>
              <w:pStyle w:val="Default"/>
              <w:jc w:val="center"/>
              <w:rPr>
                <w:ins w:id="2956" w:author="Madhura Ramojwar" w:date="2021-04-20T12:55:00Z"/>
                <w:sz w:val="16"/>
                <w:szCs w:val="16"/>
              </w:rPr>
            </w:pPr>
            <w:ins w:id="2957" w:author="Madhura Ramojwar" w:date="2021-04-20T12:55:00Z">
              <w:r>
                <w:rPr>
                  <w:sz w:val="16"/>
                  <w:szCs w:val="16"/>
                </w:rPr>
                <w:t xml:space="preserve"> </w:t>
              </w:r>
            </w:ins>
          </w:p>
        </w:tc>
        <w:tc>
          <w:tcPr>
            <w:tcW w:w="1260" w:type="dxa"/>
            <w:tcBorders>
              <w:top w:val="single" w:sz="6" w:space="0" w:color="auto"/>
              <w:left w:val="single" w:sz="6" w:space="0" w:color="auto"/>
              <w:bottom w:val="single" w:sz="6" w:space="0" w:color="auto"/>
              <w:right w:val="single" w:sz="6" w:space="0" w:color="auto"/>
            </w:tcBorders>
            <w:hideMark/>
          </w:tcPr>
          <w:p w14:paraId="4B828974" w14:textId="77777777" w:rsidR="003D738B" w:rsidRDefault="003D738B">
            <w:pPr>
              <w:pStyle w:val="Default"/>
              <w:jc w:val="center"/>
              <w:rPr>
                <w:ins w:id="2958" w:author="Madhura Ramojwar" w:date="2021-04-20T12:55:00Z"/>
                <w:sz w:val="16"/>
                <w:szCs w:val="16"/>
              </w:rPr>
            </w:pPr>
            <w:ins w:id="2959" w:author="Madhura Ramojwar" w:date="2021-04-20T12:55:00Z">
              <w:r>
                <w:rPr>
                  <w:sz w:val="16"/>
                  <w:szCs w:val="16"/>
                </w:rPr>
                <w:t xml:space="preserve"> </w:t>
              </w:r>
            </w:ins>
          </w:p>
        </w:tc>
        <w:tc>
          <w:tcPr>
            <w:tcW w:w="1170" w:type="dxa"/>
            <w:tcBorders>
              <w:top w:val="single" w:sz="6" w:space="0" w:color="auto"/>
              <w:left w:val="single" w:sz="6" w:space="0" w:color="auto"/>
              <w:bottom w:val="single" w:sz="6" w:space="0" w:color="auto"/>
              <w:right w:val="single" w:sz="6" w:space="0" w:color="auto"/>
            </w:tcBorders>
            <w:hideMark/>
          </w:tcPr>
          <w:p w14:paraId="69E00326" w14:textId="77777777" w:rsidR="003D738B" w:rsidRDefault="003D738B">
            <w:pPr>
              <w:pStyle w:val="Default"/>
              <w:jc w:val="center"/>
              <w:rPr>
                <w:ins w:id="2960" w:author="Madhura Ramojwar" w:date="2021-04-20T12:55:00Z"/>
                <w:sz w:val="16"/>
                <w:szCs w:val="16"/>
              </w:rPr>
            </w:pPr>
            <w:ins w:id="2961" w:author="Madhura Ramojwar" w:date="2021-04-20T12:55:00Z">
              <w:r>
                <w:rPr>
                  <w:sz w:val="16"/>
                  <w:szCs w:val="16"/>
                </w:rPr>
                <w:t xml:space="preserve"> </w:t>
              </w:r>
            </w:ins>
          </w:p>
        </w:tc>
        <w:tc>
          <w:tcPr>
            <w:tcW w:w="1204" w:type="dxa"/>
            <w:tcBorders>
              <w:top w:val="single" w:sz="6" w:space="0" w:color="auto"/>
              <w:left w:val="single" w:sz="6" w:space="0" w:color="auto"/>
              <w:bottom w:val="single" w:sz="6" w:space="0" w:color="auto"/>
              <w:right w:val="single" w:sz="6" w:space="0" w:color="auto"/>
            </w:tcBorders>
          </w:tcPr>
          <w:p w14:paraId="51E5CB1B" w14:textId="77777777" w:rsidR="003D738B" w:rsidRDefault="003D738B">
            <w:pPr>
              <w:pStyle w:val="Default"/>
              <w:ind w:left="-82"/>
              <w:rPr>
                <w:ins w:id="2962" w:author="Madhura Ramojwar" w:date="2021-04-20T12:55:00Z"/>
                <w:sz w:val="16"/>
                <w:szCs w:val="16"/>
              </w:rPr>
            </w:pPr>
          </w:p>
        </w:tc>
        <w:tc>
          <w:tcPr>
            <w:tcW w:w="1260" w:type="dxa"/>
            <w:tcBorders>
              <w:top w:val="single" w:sz="6" w:space="0" w:color="auto"/>
              <w:left w:val="single" w:sz="6" w:space="0" w:color="auto"/>
              <w:bottom w:val="single" w:sz="6" w:space="0" w:color="auto"/>
              <w:right w:val="single" w:sz="6" w:space="0" w:color="auto"/>
            </w:tcBorders>
          </w:tcPr>
          <w:p w14:paraId="77AD9FC6" w14:textId="77777777" w:rsidR="003D738B" w:rsidRDefault="003D738B">
            <w:pPr>
              <w:pStyle w:val="Default"/>
              <w:ind w:left="-82"/>
              <w:rPr>
                <w:ins w:id="2963" w:author="Madhura Ramojwar" w:date="2021-04-20T12:55:00Z"/>
                <w:sz w:val="16"/>
                <w:szCs w:val="16"/>
              </w:rPr>
            </w:pPr>
          </w:p>
        </w:tc>
        <w:tc>
          <w:tcPr>
            <w:tcW w:w="1260" w:type="dxa"/>
            <w:tcBorders>
              <w:top w:val="single" w:sz="6" w:space="0" w:color="auto"/>
              <w:left w:val="single" w:sz="6" w:space="0" w:color="auto"/>
              <w:bottom w:val="single" w:sz="6" w:space="0" w:color="auto"/>
              <w:right w:val="single" w:sz="6" w:space="0" w:color="auto"/>
            </w:tcBorders>
          </w:tcPr>
          <w:p w14:paraId="5AD76E62" w14:textId="77777777" w:rsidR="003D738B" w:rsidRDefault="003D738B">
            <w:pPr>
              <w:pStyle w:val="Default"/>
              <w:ind w:left="-82"/>
              <w:rPr>
                <w:ins w:id="2964" w:author="Madhura Ramojwar" w:date="2021-04-20T12:55:00Z"/>
                <w:sz w:val="16"/>
                <w:szCs w:val="16"/>
              </w:rPr>
            </w:pPr>
          </w:p>
        </w:tc>
        <w:tc>
          <w:tcPr>
            <w:tcW w:w="1260" w:type="dxa"/>
            <w:tcBorders>
              <w:top w:val="single" w:sz="6" w:space="0" w:color="auto"/>
              <w:left w:val="single" w:sz="6" w:space="0" w:color="auto"/>
              <w:bottom w:val="single" w:sz="6" w:space="0" w:color="auto"/>
              <w:right w:val="single" w:sz="6" w:space="0" w:color="auto"/>
            </w:tcBorders>
          </w:tcPr>
          <w:p w14:paraId="15B27E65" w14:textId="77777777" w:rsidR="003D738B" w:rsidRDefault="003D738B">
            <w:pPr>
              <w:pStyle w:val="Default"/>
              <w:ind w:left="-82"/>
              <w:jc w:val="center"/>
              <w:rPr>
                <w:ins w:id="2965" w:author="Madhura Ramojwar" w:date="2021-04-20T12:55:00Z"/>
                <w:sz w:val="16"/>
                <w:szCs w:val="16"/>
              </w:rPr>
            </w:pPr>
          </w:p>
        </w:tc>
        <w:tc>
          <w:tcPr>
            <w:tcW w:w="1260" w:type="dxa"/>
            <w:tcBorders>
              <w:top w:val="single" w:sz="6" w:space="0" w:color="auto"/>
              <w:left w:val="single" w:sz="6" w:space="0" w:color="auto"/>
              <w:bottom w:val="single" w:sz="6" w:space="0" w:color="auto"/>
              <w:right w:val="single" w:sz="6" w:space="0" w:color="auto"/>
            </w:tcBorders>
          </w:tcPr>
          <w:p w14:paraId="7BA7A588" w14:textId="77777777" w:rsidR="003D738B" w:rsidRDefault="003D738B">
            <w:pPr>
              <w:pStyle w:val="Default"/>
              <w:ind w:left="-82"/>
              <w:jc w:val="center"/>
              <w:rPr>
                <w:ins w:id="2966" w:author="Madhura Ramojwar" w:date="2021-04-20T12:55:00Z"/>
                <w:sz w:val="16"/>
                <w:szCs w:val="16"/>
              </w:rPr>
            </w:pPr>
          </w:p>
        </w:tc>
        <w:tc>
          <w:tcPr>
            <w:tcW w:w="1260" w:type="dxa"/>
            <w:tcBorders>
              <w:top w:val="single" w:sz="6" w:space="0" w:color="auto"/>
              <w:left w:val="single" w:sz="6" w:space="0" w:color="auto"/>
              <w:bottom w:val="single" w:sz="6" w:space="0" w:color="auto"/>
              <w:right w:val="single" w:sz="6" w:space="0" w:color="auto"/>
            </w:tcBorders>
          </w:tcPr>
          <w:p w14:paraId="69863F20" w14:textId="77777777" w:rsidR="003D738B" w:rsidRDefault="003D738B">
            <w:pPr>
              <w:pStyle w:val="Default"/>
              <w:ind w:left="-82"/>
              <w:jc w:val="center"/>
              <w:rPr>
                <w:ins w:id="2967" w:author="Madhura Ramojwar" w:date="2021-04-20T12:55:00Z"/>
                <w:sz w:val="16"/>
                <w:szCs w:val="16"/>
              </w:rPr>
            </w:pPr>
          </w:p>
        </w:tc>
      </w:tr>
      <w:tr w:rsidR="003D738B" w14:paraId="11DFAF83" w14:textId="77777777" w:rsidTr="003D738B">
        <w:trPr>
          <w:trHeight w:val="449"/>
          <w:ins w:id="2968" w:author="Madhura Ramojwar" w:date="2021-04-20T12:55:00Z"/>
        </w:trPr>
        <w:tc>
          <w:tcPr>
            <w:tcW w:w="1342" w:type="dxa"/>
            <w:tcBorders>
              <w:top w:val="single" w:sz="6" w:space="0" w:color="auto"/>
              <w:left w:val="single" w:sz="6" w:space="0" w:color="auto"/>
              <w:bottom w:val="single" w:sz="6" w:space="0" w:color="auto"/>
              <w:right w:val="single" w:sz="6" w:space="0" w:color="auto"/>
            </w:tcBorders>
            <w:hideMark/>
          </w:tcPr>
          <w:p w14:paraId="0A2BE9A9" w14:textId="77777777" w:rsidR="003D738B" w:rsidRDefault="003D738B">
            <w:pPr>
              <w:pStyle w:val="Default"/>
              <w:rPr>
                <w:ins w:id="2969" w:author="Madhura Ramojwar" w:date="2021-04-20T12:55:00Z"/>
                <w:sz w:val="16"/>
                <w:szCs w:val="16"/>
              </w:rPr>
            </w:pPr>
            <w:ins w:id="2970" w:author="Madhura Ramojwar" w:date="2021-04-20T12:55:00Z">
              <w:r>
                <w:rPr>
                  <w:sz w:val="16"/>
                  <w:szCs w:val="16"/>
                </w:rPr>
                <w:lastRenderedPageBreak/>
                <w:t>Actual Enrollment=13</w:t>
              </w:r>
            </w:ins>
          </w:p>
        </w:tc>
        <w:tc>
          <w:tcPr>
            <w:tcW w:w="1260" w:type="dxa"/>
            <w:tcBorders>
              <w:top w:val="single" w:sz="6" w:space="0" w:color="auto"/>
              <w:left w:val="single" w:sz="6" w:space="0" w:color="auto"/>
              <w:bottom w:val="single" w:sz="6" w:space="0" w:color="auto"/>
              <w:right w:val="single" w:sz="6" w:space="0" w:color="auto"/>
            </w:tcBorders>
            <w:hideMark/>
          </w:tcPr>
          <w:p w14:paraId="51AFADD1" w14:textId="77777777" w:rsidR="003D738B" w:rsidRDefault="003D738B">
            <w:pPr>
              <w:pStyle w:val="Default"/>
              <w:rPr>
                <w:ins w:id="2971" w:author="Madhura Ramojwar" w:date="2021-04-20T12:55:00Z"/>
                <w:sz w:val="16"/>
                <w:szCs w:val="16"/>
              </w:rPr>
            </w:pPr>
            <w:ins w:id="2972" w:author="Madhura Ramojwar" w:date="2021-04-20T12:55:00Z">
              <w:r>
                <w:rPr>
                  <w:sz w:val="16"/>
                  <w:szCs w:val="16"/>
                </w:rPr>
                <w:t>Actual Enrollment=7</w:t>
              </w:r>
            </w:ins>
          </w:p>
        </w:tc>
        <w:tc>
          <w:tcPr>
            <w:tcW w:w="1170" w:type="dxa"/>
            <w:tcBorders>
              <w:top w:val="single" w:sz="6" w:space="0" w:color="auto"/>
              <w:left w:val="single" w:sz="6" w:space="0" w:color="auto"/>
              <w:bottom w:val="single" w:sz="6" w:space="0" w:color="auto"/>
              <w:right w:val="single" w:sz="6" w:space="0" w:color="auto"/>
            </w:tcBorders>
            <w:hideMark/>
          </w:tcPr>
          <w:p w14:paraId="5BAC1852" w14:textId="77777777" w:rsidR="003D738B" w:rsidRDefault="003D738B">
            <w:pPr>
              <w:pStyle w:val="Default"/>
              <w:rPr>
                <w:ins w:id="2973" w:author="Madhura Ramojwar" w:date="2021-04-20T12:55:00Z"/>
                <w:sz w:val="16"/>
                <w:szCs w:val="16"/>
              </w:rPr>
            </w:pPr>
            <w:ins w:id="2974" w:author="Madhura Ramojwar" w:date="2021-04-20T12:55:00Z">
              <w:r>
                <w:rPr>
                  <w:sz w:val="16"/>
                  <w:szCs w:val="16"/>
                </w:rPr>
                <w:t>Actual Enrollment=13</w:t>
              </w:r>
            </w:ins>
          </w:p>
        </w:tc>
        <w:tc>
          <w:tcPr>
            <w:tcW w:w="1260" w:type="dxa"/>
            <w:tcBorders>
              <w:top w:val="single" w:sz="6" w:space="0" w:color="auto"/>
              <w:left w:val="single" w:sz="6" w:space="0" w:color="auto"/>
              <w:bottom w:val="single" w:sz="6" w:space="0" w:color="auto"/>
              <w:right w:val="single" w:sz="6" w:space="0" w:color="auto"/>
            </w:tcBorders>
            <w:hideMark/>
          </w:tcPr>
          <w:p w14:paraId="742DE31E" w14:textId="77777777" w:rsidR="003D738B" w:rsidRDefault="003D738B">
            <w:pPr>
              <w:pStyle w:val="Default"/>
              <w:rPr>
                <w:ins w:id="2975" w:author="Madhura Ramojwar" w:date="2021-04-20T12:55:00Z"/>
                <w:sz w:val="16"/>
                <w:szCs w:val="16"/>
              </w:rPr>
            </w:pPr>
            <w:ins w:id="2976" w:author="Madhura Ramojwar" w:date="2021-04-20T12:55:00Z">
              <w:r>
                <w:rPr>
                  <w:sz w:val="16"/>
                  <w:szCs w:val="16"/>
                </w:rPr>
                <w:t>Actual Enrollment=15</w:t>
              </w:r>
            </w:ins>
          </w:p>
        </w:tc>
        <w:tc>
          <w:tcPr>
            <w:tcW w:w="1170" w:type="dxa"/>
            <w:tcBorders>
              <w:top w:val="single" w:sz="6" w:space="0" w:color="auto"/>
              <w:left w:val="single" w:sz="6" w:space="0" w:color="auto"/>
              <w:bottom w:val="single" w:sz="6" w:space="0" w:color="auto"/>
              <w:right w:val="single" w:sz="6" w:space="0" w:color="auto"/>
            </w:tcBorders>
            <w:hideMark/>
          </w:tcPr>
          <w:p w14:paraId="1F6EF43B" w14:textId="77777777" w:rsidR="003D738B" w:rsidRDefault="003D738B">
            <w:pPr>
              <w:pStyle w:val="Default"/>
              <w:rPr>
                <w:ins w:id="2977" w:author="Madhura Ramojwar" w:date="2021-04-20T12:55:00Z"/>
                <w:sz w:val="16"/>
                <w:szCs w:val="16"/>
              </w:rPr>
            </w:pPr>
            <w:ins w:id="2978" w:author="Madhura Ramojwar" w:date="2021-04-20T12:55:00Z">
              <w:r>
                <w:rPr>
                  <w:sz w:val="16"/>
                  <w:szCs w:val="16"/>
                </w:rPr>
                <w:t>Actual Enrollment=13</w:t>
              </w:r>
            </w:ins>
          </w:p>
        </w:tc>
        <w:tc>
          <w:tcPr>
            <w:tcW w:w="1204" w:type="dxa"/>
            <w:tcBorders>
              <w:top w:val="single" w:sz="6" w:space="0" w:color="auto"/>
              <w:left w:val="single" w:sz="6" w:space="0" w:color="auto"/>
              <w:bottom w:val="single" w:sz="6" w:space="0" w:color="auto"/>
              <w:right w:val="single" w:sz="6" w:space="0" w:color="auto"/>
            </w:tcBorders>
            <w:hideMark/>
          </w:tcPr>
          <w:p w14:paraId="7E9C387F" w14:textId="77777777" w:rsidR="003D738B" w:rsidRDefault="003D738B">
            <w:pPr>
              <w:pStyle w:val="Default"/>
              <w:rPr>
                <w:ins w:id="2979" w:author="Madhura Ramojwar" w:date="2021-04-20T12:55:00Z"/>
                <w:sz w:val="16"/>
                <w:szCs w:val="16"/>
              </w:rPr>
            </w:pPr>
            <w:ins w:id="2980" w:author="Madhura Ramojwar" w:date="2021-04-20T12:55:00Z">
              <w:r>
                <w:rPr>
                  <w:sz w:val="16"/>
                  <w:szCs w:val="16"/>
                </w:rPr>
                <w:t>Estimated Enrollment=12</w:t>
              </w:r>
            </w:ins>
          </w:p>
        </w:tc>
        <w:tc>
          <w:tcPr>
            <w:tcW w:w="1260" w:type="dxa"/>
            <w:tcBorders>
              <w:top w:val="single" w:sz="6" w:space="0" w:color="auto"/>
              <w:left w:val="single" w:sz="6" w:space="0" w:color="auto"/>
              <w:bottom w:val="single" w:sz="6" w:space="0" w:color="auto"/>
              <w:right w:val="single" w:sz="6" w:space="0" w:color="auto"/>
            </w:tcBorders>
            <w:hideMark/>
          </w:tcPr>
          <w:p w14:paraId="4A3061C3" w14:textId="77777777" w:rsidR="003D738B" w:rsidRDefault="003D738B">
            <w:pPr>
              <w:pStyle w:val="Default"/>
              <w:rPr>
                <w:ins w:id="2981" w:author="Madhura Ramojwar" w:date="2021-04-20T12:55:00Z"/>
                <w:sz w:val="16"/>
                <w:szCs w:val="16"/>
              </w:rPr>
            </w:pPr>
            <w:ins w:id="2982" w:author="Madhura Ramojwar" w:date="2021-04-20T12:55:00Z">
              <w:r>
                <w:rPr>
                  <w:sz w:val="16"/>
                  <w:szCs w:val="16"/>
                </w:rPr>
                <w:t>Estimated Enrollment=12</w:t>
              </w:r>
            </w:ins>
          </w:p>
        </w:tc>
        <w:tc>
          <w:tcPr>
            <w:tcW w:w="1260" w:type="dxa"/>
            <w:tcBorders>
              <w:top w:val="single" w:sz="6" w:space="0" w:color="auto"/>
              <w:left w:val="single" w:sz="6" w:space="0" w:color="auto"/>
              <w:bottom w:val="single" w:sz="6" w:space="0" w:color="auto"/>
              <w:right w:val="single" w:sz="6" w:space="0" w:color="auto"/>
            </w:tcBorders>
            <w:hideMark/>
          </w:tcPr>
          <w:p w14:paraId="3D2358F8" w14:textId="77777777" w:rsidR="003D738B" w:rsidRDefault="003D738B">
            <w:pPr>
              <w:pStyle w:val="Default"/>
              <w:rPr>
                <w:ins w:id="2983" w:author="Madhura Ramojwar" w:date="2021-04-20T12:55:00Z"/>
                <w:sz w:val="16"/>
                <w:szCs w:val="16"/>
              </w:rPr>
            </w:pPr>
            <w:ins w:id="2984" w:author="Madhura Ramojwar" w:date="2021-04-20T12:55:00Z">
              <w:r>
                <w:rPr>
                  <w:sz w:val="16"/>
                  <w:szCs w:val="16"/>
                </w:rPr>
                <w:t>Estimated Enrollment=12</w:t>
              </w:r>
            </w:ins>
          </w:p>
        </w:tc>
        <w:tc>
          <w:tcPr>
            <w:tcW w:w="1260" w:type="dxa"/>
            <w:tcBorders>
              <w:top w:val="single" w:sz="6" w:space="0" w:color="auto"/>
              <w:left w:val="single" w:sz="6" w:space="0" w:color="auto"/>
              <w:bottom w:val="single" w:sz="6" w:space="0" w:color="auto"/>
              <w:right w:val="single" w:sz="6" w:space="0" w:color="auto"/>
            </w:tcBorders>
            <w:hideMark/>
          </w:tcPr>
          <w:p w14:paraId="101907DA" w14:textId="77777777" w:rsidR="003D738B" w:rsidRDefault="003D738B">
            <w:pPr>
              <w:pStyle w:val="Default"/>
              <w:rPr>
                <w:ins w:id="2985" w:author="Madhura Ramojwar" w:date="2021-04-20T12:55:00Z"/>
                <w:sz w:val="16"/>
                <w:szCs w:val="16"/>
              </w:rPr>
            </w:pPr>
            <w:ins w:id="2986" w:author="Madhura Ramojwar" w:date="2021-04-20T12:55:00Z">
              <w:r>
                <w:rPr>
                  <w:sz w:val="16"/>
                  <w:szCs w:val="16"/>
                </w:rPr>
                <w:t>Estimated Enrollment=12</w:t>
              </w:r>
            </w:ins>
          </w:p>
        </w:tc>
        <w:tc>
          <w:tcPr>
            <w:tcW w:w="1260" w:type="dxa"/>
            <w:tcBorders>
              <w:top w:val="single" w:sz="6" w:space="0" w:color="auto"/>
              <w:left w:val="single" w:sz="6" w:space="0" w:color="auto"/>
              <w:bottom w:val="single" w:sz="6" w:space="0" w:color="auto"/>
              <w:right w:val="single" w:sz="6" w:space="0" w:color="auto"/>
            </w:tcBorders>
            <w:hideMark/>
          </w:tcPr>
          <w:p w14:paraId="2B4EDCEF" w14:textId="77777777" w:rsidR="003D738B" w:rsidRDefault="003D738B">
            <w:pPr>
              <w:pStyle w:val="Default"/>
              <w:rPr>
                <w:ins w:id="2987" w:author="Madhura Ramojwar" w:date="2021-04-20T12:55:00Z"/>
                <w:sz w:val="16"/>
                <w:szCs w:val="16"/>
              </w:rPr>
            </w:pPr>
            <w:ins w:id="2988" w:author="Madhura Ramojwar" w:date="2021-04-20T12:55:00Z">
              <w:r>
                <w:rPr>
                  <w:sz w:val="16"/>
                  <w:szCs w:val="16"/>
                </w:rPr>
                <w:t>Estimated Enrollment=12</w:t>
              </w:r>
            </w:ins>
          </w:p>
        </w:tc>
        <w:tc>
          <w:tcPr>
            <w:tcW w:w="1260" w:type="dxa"/>
            <w:tcBorders>
              <w:top w:val="single" w:sz="6" w:space="0" w:color="auto"/>
              <w:left w:val="single" w:sz="6" w:space="0" w:color="auto"/>
              <w:bottom w:val="single" w:sz="6" w:space="0" w:color="auto"/>
              <w:right w:val="single" w:sz="6" w:space="0" w:color="auto"/>
            </w:tcBorders>
            <w:hideMark/>
          </w:tcPr>
          <w:p w14:paraId="0B7E9325" w14:textId="77777777" w:rsidR="003D738B" w:rsidRDefault="003D738B">
            <w:pPr>
              <w:pStyle w:val="Default"/>
              <w:rPr>
                <w:ins w:id="2989" w:author="Madhura Ramojwar" w:date="2021-04-20T12:55:00Z"/>
                <w:sz w:val="16"/>
                <w:szCs w:val="16"/>
              </w:rPr>
            </w:pPr>
            <w:ins w:id="2990" w:author="Madhura Ramojwar" w:date="2021-04-20T12:55:00Z">
              <w:r>
                <w:rPr>
                  <w:sz w:val="16"/>
                  <w:szCs w:val="16"/>
                </w:rPr>
                <w:t>Estimated Enrollment=12</w:t>
              </w:r>
            </w:ins>
          </w:p>
        </w:tc>
      </w:tr>
      <w:tr w:rsidR="003D738B" w14:paraId="274872D0" w14:textId="77777777" w:rsidTr="003D738B">
        <w:trPr>
          <w:trHeight w:val="161"/>
          <w:ins w:id="2991" w:author="Madhura Ramojwar" w:date="2021-04-20T12:55:00Z"/>
        </w:trPr>
        <w:tc>
          <w:tcPr>
            <w:tcW w:w="1342" w:type="dxa"/>
            <w:tcBorders>
              <w:top w:val="single" w:sz="6" w:space="0" w:color="auto"/>
              <w:left w:val="single" w:sz="6" w:space="0" w:color="auto"/>
              <w:bottom w:val="single" w:sz="6" w:space="0" w:color="auto"/>
              <w:right w:val="single" w:sz="6" w:space="0" w:color="auto"/>
            </w:tcBorders>
            <w:hideMark/>
          </w:tcPr>
          <w:p w14:paraId="4D5CE97D" w14:textId="77777777" w:rsidR="003D738B" w:rsidRDefault="003D738B">
            <w:pPr>
              <w:pStyle w:val="Default"/>
              <w:jc w:val="center"/>
              <w:rPr>
                <w:ins w:id="2992" w:author="Madhura Ramojwar" w:date="2021-04-20T12:55:00Z"/>
                <w:sz w:val="16"/>
                <w:szCs w:val="16"/>
              </w:rPr>
            </w:pPr>
            <w:ins w:id="2993" w:author="Madhura Ramojwar" w:date="2021-04-20T12:55:00Z">
              <w:r>
                <w:rPr>
                  <w:sz w:val="16"/>
                  <w:szCs w:val="16"/>
                </w:rPr>
                <w:t>197</w:t>
              </w:r>
            </w:ins>
          </w:p>
        </w:tc>
        <w:tc>
          <w:tcPr>
            <w:tcW w:w="1260" w:type="dxa"/>
            <w:tcBorders>
              <w:top w:val="single" w:sz="6" w:space="0" w:color="auto"/>
              <w:left w:val="single" w:sz="6" w:space="0" w:color="auto"/>
              <w:bottom w:val="single" w:sz="6" w:space="0" w:color="auto"/>
              <w:right w:val="single" w:sz="6" w:space="0" w:color="auto"/>
            </w:tcBorders>
            <w:hideMark/>
          </w:tcPr>
          <w:p w14:paraId="00764365" w14:textId="77777777" w:rsidR="003D738B" w:rsidRDefault="003D738B">
            <w:pPr>
              <w:pStyle w:val="Default"/>
              <w:jc w:val="center"/>
              <w:rPr>
                <w:ins w:id="2994" w:author="Madhura Ramojwar" w:date="2021-04-20T12:55:00Z"/>
                <w:sz w:val="16"/>
                <w:szCs w:val="16"/>
              </w:rPr>
            </w:pPr>
            <w:ins w:id="2995" w:author="Madhura Ramojwar" w:date="2021-04-20T12:55:00Z">
              <w:r>
                <w:rPr>
                  <w:sz w:val="16"/>
                  <w:szCs w:val="16"/>
                </w:rPr>
                <w:t>204</w:t>
              </w:r>
            </w:ins>
          </w:p>
        </w:tc>
        <w:tc>
          <w:tcPr>
            <w:tcW w:w="1170" w:type="dxa"/>
            <w:tcBorders>
              <w:top w:val="single" w:sz="6" w:space="0" w:color="auto"/>
              <w:left w:val="single" w:sz="6" w:space="0" w:color="auto"/>
              <w:bottom w:val="single" w:sz="6" w:space="0" w:color="auto"/>
              <w:right w:val="single" w:sz="6" w:space="0" w:color="auto"/>
            </w:tcBorders>
            <w:hideMark/>
          </w:tcPr>
          <w:p w14:paraId="54042B25" w14:textId="77777777" w:rsidR="003D738B" w:rsidRDefault="003D738B">
            <w:pPr>
              <w:pStyle w:val="Default"/>
              <w:jc w:val="center"/>
              <w:rPr>
                <w:ins w:id="2996" w:author="Madhura Ramojwar" w:date="2021-04-20T12:55:00Z"/>
                <w:sz w:val="16"/>
                <w:szCs w:val="16"/>
              </w:rPr>
            </w:pPr>
            <w:ins w:id="2997" w:author="Madhura Ramojwar" w:date="2021-04-20T12:55:00Z">
              <w:r>
                <w:rPr>
                  <w:sz w:val="16"/>
                  <w:szCs w:val="16"/>
                </w:rPr>
                <w:t>217</w:t>
              </w:r>
            </w:ins>
          </w:p>
        </w:tc>
        <w:tc>
          <w:tcPr>
            <w:tcW w:w="1260" w:type="dxa"/>
            <w:tcBorders>
              <w:top w:val="single" w:sz="6" w:space="0" w:color="auto"/>
              <w:left w:val="single" w:sz="6" w:space="0" w:color="auto"/>
              <w:bottom w:val="single" w:sz="6" w:space="0" w:color="auto"/>
              <w:right w:val="single" w:sz="6" w:space="0" w:color="auto"/>
            </w:tcBorders>
            <w:hideMark/>
          </w:tcPr>
          <w:p w14:paraId="3EF7FFC9" w14:textId="77777777" w:rsidR="003D738B" w:rsidRDefault="003D738B">
            <w:pPr>
              <w:pStyle w:val="Default"/>
              <w:jc w:val="center"/>
              <w:rPr>
                <w:ins w:id="2998" w:author="Madhura Ramojwar" w:date="2021-04-20T12:55:00Z"/>
                <w:sz w:val="16"/>
                <w:szCs w:val="16"/>
              </w:rPr>
            </w:pPr>
            <w:ins w:id="2999" w:author="Madhura Ramojwar" w:date="2021-04-20T12:55:00Z">
              <w:r>
                <w:rPr>
                  <w:sz w:val="16"/>
                  <w:szCs w:val="16"/>
                </w:rPr>
                <w:t>232</w:t>
              </w:r>
            </w:ins>
          </w:p>
        </w:tc>
        <w:tc>
          <w:tcPr>
            <w:tcW w:w="1170" w:type="dxa"/>
            <w:tcBorders>
              <w:top w:val="single" w:sz="6" w:space="0" w:color="auto"/>
              <w:left w:val="single" w:sz="6" w:space="0" w:color="auto"/>
              <w:bottom w:val="single" w:sz="6" w:space="0" w:color="auto"/>
              <w:right w:val="single" w:sz="6" w:space="0" w:color="auto"/>
            </w:tcBorders>
            <w:hideMark/>
          </w:tcPr>
          <w:p w14:paraId="4B1CA30D" w14:textId="77777777" w:rsidR="003D738B" w:rsidRDefault="003D738B">
            <w:pPr>
              <w:pStyle w:val="Default"/>
              <w:jc w:val="center"/>
              <w:rPr>
                <w:ins w:id="3000" w:author="Madhura Ramojwar" w:date="2021-04-20T12:55:00Z"/>
                <w:sz w:val="16"/>
                <w:szCs w:val="16"/>
              </w:rPr>
            </w:pPr>
            <w:ins w:id="3001" w:author="Madhura Ramojwar" w:date="2021-04-20T12:55:00Z">
              <w:r>
                <w:rPr>
                  <w:sz w:val="16"/>
                  <w:szCs w:val="16"/>
                </w:rPr>
                <w:t>245</w:t>
              </w:r>
            </w:ins>
          </w:p>
        </w:tc>
        <w:tc>
          <w:tcPr>
            <w:tcW w:w="1204" w:type="dxa"/>
            <w:tcBorders>
              <w:top w:val="single" w:sz="6" w:space="0" w:color="auto"/>
              <w:left w:val="single" w:sz="6" w:space="0" w:color="auto"/>
              <w:bottom w:val="single" w:sz="6" w:space="0" w:color="auto"/>
              <w:right w:val="single" w:sz="6" w:space="0" w:color="auto"/>
            </w:tcBorders>
            <w:hideMark/>
          </w:tcPr>
          <w:p w14:paraId="24A80C2E" w14:textId="77777777" w:rsidR="003D738B" w:rsidRDefault="003D738B">
            <w:pPr>
              <w:pStyle w:val="Default"/>
              <w:jc w:val="center"/>
              <w:rPr>
                <w:ins w:id="3002" w:author="Madhura Ramojwar" w:date="2021-04-20T12:55:00Z"/>
                <w:sz w:val="16"/>
                <w:szCs w:val="16"/>
              </w:rPr>
            </w:pPr>
            <w:ins w:id="3003" w:author="Madhura Ramojwar" w:date="2021-04-20T12:55:00Z">
              <w:r>
                <w:rPr>
                  <w:sz w:val="16"/>
                  <w:szCs w:val="16"/>
                </w:rPr>
                <w:t>257</w:t>
              </w:r>
            </w:ins>
          </w:p>
        </w:tc>
        <w:tc>
          <w:tcPr>
            <w:tcW w:w="1260" w:type="dxa"/>
            <w:tcBorders>
              <w:top w:val="single" w:sz="6" w:space="0" w:color="auto"/>
              <w:left w:val="single" w:sz="6" w:space="0" w:color="auto"/>
              <w:bottom w:val="single" w:sz="6" w:space="0" w:color="auto"/>
              <w:right w:val="single" w:sz="6" w:space="0" w:color="auto"/>
            </w:tcBorders>
            <w:hideMark/>
          </w:tcPr>
          <w:p w14:paraId="5DE80E1C" w14:textId="77777777" w:rsidR="003D738B" w:rsidRDefault="003D738B">
            <w:pPr>
              <w:pStyle w:val="Default"/>
              <w:jc w:val="center"/>
              <w:rPr>
                <w:ins w:id="3004" w:author="Madhura Ramojwar" w:date="2021-04-20T12:55:00Z"/>
                <w:sz w:val="16"/>
                <w:szCs w:val="16"/>
              </w:rPr>
            </w:pPr>
            <w:ins w:id="3005" w:author="Madhura Ramojwar" w:date="2021-04-20T12:55:00Z">
              <w:r>
                <w:rPr>
                  <w:sz w:val="16"/>
                  <w:szCs w:val="16"/>
                </w:rPr>
                <w:t>269</w:t>
              </w:r>
            </w:ins>
          </w:p>
        </w:tc>
        <w:tc>
          <w:tcPr>
            <w:tcW w:w="1260" w:type="dxa"/>
            <w:tcBorders>
              <w:top w:val="single" w:sz="6" w:space="0" w:color="auto"/>
              <w:left w:val="single" w:sz="6" w:space="0" w:color="auto"/>
              <w:bottom w:val="single" w:sz="6" w:space="0" w:color="auto"/>
              <w:right w:val="single" w:sz="6" w:space="0" w:color="auto"/>
            </w:tcBorders>
            <w:hideMark/>
          </w:tcPr>
          <w:p w14:paraId="2A723A5D" w14:textId="77777777" w:rsidR="003D738B" w:rsidRDefault="003D738B">
            <w:pPr>
              <w:pStyle w:val="Default"/>
              <w:jc w:val="center"/>
              <w:rPr>
                <w:ins w:id="3006" w:author="Madhura Ramojwar" w:date="2021-04-20T12:55:00Z"/>
                <w:sz w:val="16"/>
                <w:szCs w:val="16"/>
              </w:rPr>
            </w:pPr>
            <w:ins w:id="3007" w:author="Madhura Ramojwar" w:date="2021-04-20T12:55:00Z">
              <w:r>
                <w:rPr>
                  <w:sz w:val="16"/>
                  <w:szCs w:val="16"/>
                </w:rPr>
                <w:t>281</w:t>
              </w:r>
            </w:ins>
          </w:p>
        </w:tc>
        <w:tc>
          <w:tcPr>
            <w:tcW w:w="1260" w:type="dxa"/>
            <w:tcBorders>
              <w:top w:val="single" w:sz="6" w:space="0" w:color="auto"/>
              <w:left w:val="single" w:sz="6" w:space="0" w:color="auto"/>
              <w:bottom w:val="single" w:sz="6" w:space="0" w:color="auto"/>
              <w:right w:val="single" w:sz="6" w:space="0" w:color="auto"/>
            </w:tcBorders>
            <w:hideMark/>
          </w:tcPr>
          <w:p w14:paraId="7B35D4BA" w14:textId="77777777" w:rsidR="003D738B" w:rsidRDefault="003D738B">
            <w:pPr>
              <w:pStyle w:val="Default"/>
              <w:jc w:val="center"/>
              <w:rPr>
                <w:ins w:id="3008" w:author="Madhura Ramojwar" w:date="2021-04-20T12:55:00Z"/>
                <w:sz w:val="16"/>
                <w:szCs w:val="16"/>
              </w:rPr>
            </w:pPr>
            <w:ins w:id="3009" w:author="Madhura Ramojwar" w:date="2021-04-20T12:55:00Z">
              <w:r>
                <w:rPr>
                  <w:sz w:val="16"/>
                  <w:szCs w:val="16"/>
                </w:rPr>
                <w:t>293</w:t>
              </w:r>
            </w:ins>
          </w:p>
        </w:tc>
        <w:tc>
          <w:tcPr>
            <w:tcW w:w="1260" w:type="dxa"/>
            <w:tcBorders>
              <w:top w:val="single" w:sz="6" w:space="0" w:color="auto"/>
              <w:left w:val="single" w:sz="6" w:space="0" w:color="auto"/>
              <w:bottom w:val="single" w:sz="6" w:space="0" w:color="auto"/>
              <w:right w:val="single" w:sz="6" w:space="0" w:color="auto"/>
            </w:tcBorders>
            <w:hideMark/>
          </w:tcPr>
          <w:p w14:paraId="5B2EE6B2" w14:textId="77777777" w:rsidR="003D738B" w:rsidRDefault="003D738B">
            <w:pPr>
              <w:pStyle w:val="Default"/>
              <w:jc w:val="center"/>
              <w:rPr>
                <w:ins w:id="3010" w:author="Madhura Ramojwar" w:date="2021-04-20T12:55:00Z"/>
                <w:sz w:val="16"/>
                <w:szCs w:val="16"/>
              </w:rPr>
            </w:pPr>
            <w:ins w:id="3011" w:author="Madhura Ramojwar" w:date="2021-04-20T12:55:00Z">
              <w:r>
                <w:rPr>
                  <w:sz w:val="16"/>
                  <w:szCs w:val="16"/>
                </w:rPr>
                <w:t>305</w:t>
              </w:r>
            </w:ins>
          </w:p>
        </w:tc>
        <w:tc>
          <w:tcPr>
            <w:tcW w:w="1260" w:type="dxa"/>
            <w:tcBorders>
              <w:top w:val="single" w:sz="6" w:space="0" w:color="auto"/>
              <w:left w:val="single" w:sz="6" w:space="0" w:color="auto"/>
              <w:bottom w:val="single" w:sz="6" w:space="0" w:color="auto"/>
              <w:right w:val="single" w:sz="6" w:space="0" w:color="auto"/>
            </w:tcBorders>
            <w:hideMark/>
          </w:tcPr>
          <w:p w14:paraId="31550FB5" w14:textId="77777777" w:rsidR="003D738B" w:rsidRDefault="003D738B">
            <w:pPr>
              <w:pStyle w:val="Default"/>
              <w:jc w:val="center"/>
              <w:rPr>
                <w:ins w:id="3012" w:author="Madhura Ramojwar" w:date="2021-04-20T12:55:00Z"/>
                <w:sz w:val="16"/>
                <w:szCs w:val="16"/>
              </w:rPr>
            </w:pPr>
            <w:ins w:id="3013" w:author="Madhura Ramojwar" w:date="2021-04-20T12:55:00Z">
              <w:r>
                <w:rPr>
                  <w:sz w:val="16"/>
                  <w:szCs w:val="16"/>
                </w:rPr>
                <w:t>317</w:t>
              </w:r>
            </w:ins>
          </w:p>
        </w:tc>
      </w:tr>
    </w:tbl>
    <w:p w14:paraId="21696A29" w14:textId="77777777" w:rsidR="003D738B" w:rsidRDefault="003D738B" w:rsidP="003D738B">
      <w:pPr>
        <w:pStyle w:val="BT1BodyTextI1"/>
        <w:jc w:val="left"/>
        <w:rPr>
          <w:ins w:id="3014" w:author="Madhura Ramojwar" w:date="2021-04-20T12:55:00Z"/>
          <w:rStyle w:val="BlueItalics"/>
        </w:rPr>
      </w:pPr>
    </w:p>
    <w:tbl>
      <w:tblPr>
        <w:tblStyle w:val="TableGrid"/>
        <w:tblpPr w:leftFromText="187" w:rightFromText="187" w:topFromText="40" w:bottomFromText="40" w:vertAnchor="text" w:horzAnchor="margin" w:tblpXSpec="center" w:tblpY="1"/>
        <w:tblOverlap w:val="never"/>
        <w:tblW w:w="13215" w:type="dxa"/>
        <w:tblLayout w:type="fixed"/>
        <w:tblLook w:val="04A0" w:firstRow="1" w:lastRow="0" w:firstColumn="1" w:lastColumn="0" w:noHBand="0" w:noVBand="1"/>
        <w:tblPrChange w:id="3015" w:author="Madhura Ramojwar" w:date="2021-04-20T12:55:00Z">
          <w:tblPr>
            <w:tblStyle w:val="TableGrid"/>
            <w:tblpPr w:leftFromText="187" w:rightFromText="187" w:topFromText="40" w:bottomFromText="40" w:vertAnchor="text" w:horzAnchor="margin" w:tblpX="-186" w:tblpY="1"/>
            <w:tblOverlap w:val="never"/>
            <w:tblW w:w="13215" w:type="dxa"/>
            <w:tblLayout w:type="fixed"/>
            <w:tblLook w:val="04A0" w:firstRow="1" w:lastRow="0" w:firstColumn="1" w:lastColumn="0" w:noHBand="0" w:noVBand="1"/>
          </w:tblPr>
        </w:tblPrChange>
      </w:tblPr>
      <w:tblGrid>
        <w:gridCol w:w="1443"/>
        <w:gridCol w:w="1429"/>
        <w:gridCol w:w="1529"/>
        <w:gridCol w:w="1349"/>
        <w:gridCol w:w="1439"/>
        <w:gridCol w:w="1439"/>
        <w:gridCol w:w="1439"/>
        <w:gridCol w:w="1529"/>
        <w:gridCol w:w="1619"/>
        <w:tblGridChange w:id="3016">
          <w:tblGrid>
            <w:gridCol w:w="1443"/>
            <w:gridCol w:w="1429"/>
            <w:gridCol w:w="1529"/>
            <w:gridCol w:w="1349"/>
            <w:gridCol w:w="1439"/>
            <w:gridCol w:w="1439"/>
            <w:gridCol w:w="1439"/>
            <w:gridCol w:w="1529"/>
            <w:gridCol w:w="1619"/>
          </w:tblGrid>
        </w:tblGridChange>
      </w:tblGrid>
      <w:tr w:rsidR="003D738B" w14:paraId="04C920C8" w14:textId="77777777" w:rsidTr="003D738B">
        <w:trPr>
          <w:ins w:id="3017" w:author="Madhura Ramojwar" w:date="2021-04-20T12:55:00Z"/>
        </w:trPr>
        <w:tc>
          <w:tcPr>
            <w:tcW w:w="1443" w:type="dxa"/>
            <w:tcBorders>
              <w:top w:val="single" w:sz="6" w:space="0" w:color="auto"/>
              <w:left w:val="single" w:sz="6" w:space="0" w:color="auto"/>
              <w:bottom w:val="single" w:sz="6" w:space="0" w:color="auto"/>
              <w:right w:val="single" w:sz="6" w:space="0" w:color="auto"/>
            </w:tcBorders>
            <w:hideMark/>
            <w:tcPrChange w:id="3018" w:author="Madhura Ramojwar" w:date="2021-04-20T12:55:00Z">
              <w:tcPr>
                <w:tcW w:w="1443" w:type="dxa"/>
                <w:tcBorders>
                  <w:top w:val="single" w:sz="6" w:space="0" w:color="auto"/>
                  <w:left w:val="single" w:sz="6" w:space="0" w:color="auto"/>
                  <w:bottom w:val="single" w:sz="6" w:space="0" w:color="auto"/>
                  <w:right w:val="single" w:sz="6" w:space="0" w:color="auto"/>
                </w:tcBorders>
                <w:hideMark/>
              </w:tcPr>
            </w:tcPrChange>
          </w:tcPr>
          <w:p w14:paraId="641A5D24" w14:textId="77777777" w:rsidR="003D738B" w:rsidRDefault="003D738B">
            <w:pPr>
              <w:pStyle w:val="Default"/>
              <w:jc w:val="center"/>
              <w:rPr>
                <w:ins w:id="3019" w:author="Madhura Ramojwar" w:date="2021-04-20T12:55:00Z"/>
                <w:rFonts w:eastAsiaTheme="majorEastAsia"/>
                <w:b/>
                <w:sz w:val="16"/>
                <w:szCs w:val="16"/>
              </w:rPr>
            </w:pPr>
            <w:ins w:id="3020" w:author="Madhura Ramojwar" w:date="2021-04-20T12:55:00Z">
              <w:r>
                <w:rPr>
                  <w:b/>
                  <w:i/>
                  <w:sz w:val="16"/>
                  <w:szCs w:val="16"/>
                </w:rPr>
                <w:t xml:space="preserve">Time = </w:t>
              </w:r>
            </w:ins>
          </w:p>
          <w:p w14:paraId="62741B66" w14:textId="77777777" w:rsidR="003D738B" w:rsidRDefault="003D738B">
            <w:pPr>
              <w:pStyle w:val="Default"/>
              <w:jc w:val="center"/>
              <w:rPr>
                <w:ins w:id="3021" w:author="Madhura Ramojwar" w:date="2021-04-20T12:55:00Z"/>
                <w:b/>
                <w:i/>
                <w:sz w:val="16"/>
                <w:szCs w:val="16"/>
              </w:rPr>
            </w:pPr>
            <w:ins w:id="3022" w:author="Madhura Ramojwar" w:date="2021-04-20T12:55:00Z">
              <w:r>
                <w:rPr>
                  <w:b/>
                  <w:i/>
                  <w:sz w:val="16"/>
                  <w:szCs w:val="16"/>
                </w:rPr>
                <w:t xml:space="preserve">Month 35: </w:t>
              </w:r>
            </w:ins>
          </w:p>
          <w:p w14:paraId="1B4BF26C" w14:textId="77777777" w:rsidR="003D738B" w:rsidRDefault="003D738B">
            <w:pPr>
              <w:pStyle w:val="Default"/>
              <w:jc w:val="center"/>
              <w:rPr>
                <w:ins w:id="3023" w:author="Madhura Ramojwar" w:date="2021-04-20T12:55:00Z"/>
                <w:b/>
                <w:i/>
                <w:sz w:val="16"/>
                <w:szCs w:val="16"/>
              </w:rPr>
            </w:pPr>
            <w:ins w:id="3024" w:author="Madhura Ramojwar" w:date="2021-04-20T12:55:00Z">
              <w:r>
                <w:rPr>
                  <w:b/>
                  <w:i/>
                  <w:sz w:val="16"/>
                  <w:szCs w:val="16"/>
                </w:rPr>
                <w:t>Apr ‘19</w:t>
              </w:r>
            </w:ins>
          </w:p>
        </w:tc>
        <w:tc>
          <w:tcPr>
            <w:tcW w:w="1429" w:type="dxa"/>
            <w:tcBorders>
              <w:top w:val="single" w:sz="6" w:space="0" w:color="auto"/>
              <w:left w:val="single" w:sz="6" w:space="0" w:color="auto"/>
              <w:bottom w:val="single" w:sz="6" w:space="0" w:color="auto"/>
              <w:right w:val="single" w:sz="6" w:space="0" w:color="auto"/>
            </w:tcBorders>
            <w:hideMark/>
            <w:tcPrChange w:id="3025" w:author="Madhura Ramojwar" w:date="2021-04-20T12:55:00Z">
              <w:tcPr>
                <w:tcW w:w="1429" w:type="dxa"/>
                <w:tcBorders>
                  <w:top w:val="single" w:sz="6" w:space="0" w:color="auto"/>
                  <w:left w:val="single" w:sz="6" w:space="0" w:color="auto"/>
                  <w:bottom w:val="single" w:sz="6" w:space="0" w:color="auto"/>
                  <w:right w:val="single" w:sz="6" w:space="0" w:color="auto"/>
                </w:tcBorders>
                <w:hideMark/>
              </w:tcPr>
            </w:tcPrChange>
          </w:tcPr>
          <w:p w14:paraId="4B9FCEF5" w14:textId="77777777" w:rsidR="003D738B" w:rsidRDefault="003D738B">
            <w:pPr>
              <w:pStyle w:val="Default"/>
              <w:jc w:val="center"/>
              <w:rPr>
                <w:ins w:id="3026" w:author="Madhura Ramojwar" w:date="2021-04-20T12:55:00Z"/>
                <w:b/>
                <w:i/>
                <w:sz w:val="16"/>
                <w:szCs w:val="16"/>
              </w:rPr>
            </w:pPr>
            <w:ins w:id="3027" w:author="Madhura Ramojwar" w:date="2021-04-20T12:55:00Z">
              <w:r>
                <w:rPr>
                  <w:b/>
                  <w:i/>
                  <w:sz w:val="16"/>
                  <w:szCs w:val="16"/>
                </w:rPr>
                <w:t xml:space="preserve">Time = </w:t>
              </w:r>
            </w:ins>
          </w:p>
          <w:p w14:paraId="4CD36FE9" w14:textId="77777777" w:rsidR="003D738B" w:rsidRDefault="003D738B">
            <w:pPr>
              <w:pStyle w:val="Default"/>
              <w:jc w:val="center"/>
              <w:rPr>
                <w:ins w:id="3028" w:author="Madhura Ramojwar" w:date="2021-04-20T12:55:00Z"/>
                <w:b/>
                <w:i/>
                <w:sz w:val="16"/>
                <w:szCs w:val="16"/>
              </w:rPr>
            </w:pPr>
            <w:ins w:id="3029" w:author="Madhura Ramojwar" w:date="2021-04-20T12:55:00Z">
              <w:r>
                <w:rPr>
                  <w:b/>
                  <w:i/>
                  <w:sz w:val="16"/>
                  <w:szCs w:val="16"/>
                </w:rPr>
                <w:t xml:space="preserve">Month 36: </w:t>
              </w:r>
            </w:ins>
          </w:p>
          <w:p w14:paraId="66790E7D" w14:textId="77777777" w:rsidR="003D738B" w:rsidRDefault="003D738B">
            <w:pPr>
              <w:pStyle w:val="Default"/>
              <w:jc w:val="center"/>
              <w:rPr>
                <w:ins w:id="3030" w:author="Madhura Ramojwar" w:date="2021-04-20T12:55:00Z"/>
                <w:b/>
                <w:i/>
                <w:sz w:val="16"/>
                <w:szCs w:val="16"/>
              </w:rPr>
            </w:pPr>
            <w:ins w:id="3031" w:author="Madhura Ramojwar" w:date="2021-04-20T12:55:00Z">
              <w:r>
                <w:rPr>
                  <w:b/>
                  <w:i/>
                  <w:sz w:val="16"/>
                  <w:szCs w:val="16"/>
                </w:rPr>
                <w:t>May ‘19</w:t>
              </w:r>
            </w:ins>
          </w:p>
        </w:tc>
        <w:tc>
          <w:tcPr>
            <w:tcW w:w="1530" w:type="dxa"/>
            <w:tcBorders>
              <w:top w:val="single" w:sz="6" w:space="0" w:color="auto"/>
              <w:left w:val="single" w:sz="6" w:space="0" w:color="auto"/>
              <w:bottom w:val="single" w:sz="6" w:space="0" w:color="auto"/>
              <w:right w:val="single" w:sz="6" w:space="0" w:color="auto"/>
            </w:tcBorders>
            <w:hideMark/>
            <w:tcPrChange w:id="3032" w:author="Madhura Ramojwar" w:date="2021-04-20T12:55:00Z">
              <w:tcPr>
                <w:tcW w:w="1530" w:type="dxa"/>
                <w:tcBorders>
                  <w:top w:val="single" w:sz="6" w:space="0" w:color="auto"/>
                  <w:left w:val="single" w:sz="6" w:space="0" w:color="auto"/>
                  <w:bottom w:val="single" w:sz="6" w:space="0" w:color="auto"/>
                  <w:right w:val="single" w:sz="6" w:space="0" w:color="auto"/>
                </w:tcBorders>
                <w:hideMark/>
              </w:tcPr>
            </w:tcPrChange>
          </w:tcPr>
          <w:p w14:paraId="4D2DD13D" w14:textId="77777777" w:rsidR="003D738B" w:rsidRDefault="003D738B">
            <w:pPr>
              <w:pStyle w:val="Default"/>
              <w:jc w:val="center"/>
              <w:rPr>
                <w:ins w:id="3033" w:author="Madhura Ramojwar" w:date="2021-04-20T12:55:00Z"/>
                <w:b/>
                <w:i/>
                <w:sz w:val="16"/>
                <w:szCs w:val="16"/>
              </w:rPr>
            </w:pPr>
            <w:ins w:id="3034" w:author="Madhura Ramojwar" w:date="2021-04-20T12:55:00Z">
              <w:r>
                <w:rPr>
                  <w:b/>
                  <w:i/>
                  <w:sz w:val="16"/>
                  <w:szCs w:val="16"/>
                </w:rPr>
                <w:t xml:space="preserve">Time = </w:t>
              </w:r>
            </w:ins>
          </w:p>
          <w:p w14:paraId="71C0E65A" w14:textId="77777777" w:rsidR="003D738B" w:rsidRDefault="003D738B">
            <w:pPr>
              <w:pStyle w:val="Default"/>
              <w:jc w:val="center"/>
              <w:rPr>
                <w:ins w:id="3035" w:author="Madhura Ramojwar" w:date="2021-04-20T12:55:00Z"/>
                <w:b/>
                <w:i/>
                <w:sz w:val="16"/>
                <w:szCs w:val="16"/>
              </w:rPr>
            </w:pPr>
            <w:ins w:id="3036" w:author="Madhura Ramojwar" w:date="2021-04-20T12:55:00Z">
              <w:r>
                <w:rPr>
                  <w:b/>
                  <w:i/>
                  <w:sz w:val="16"/>
                  <w:szCs w:val="16"/>
                </w:rPr>
                <w:t xml:space="preserve">Month 37: </w:t>
              </w:r>
            </w:ins>
          </w:p>
          <w:p w14:paraId="1051F8B1" w14:textId="77777777" w:rsidR="003D738B" w:rsidRDefault="003D738B">
            <w:pPr>
              <w:pStyle w:val="Default"/>
              <w:jc w:val="center"/>
              <w:rPr>
                <w:ins w:id="3037" w:author="Madhura Ramojwar" w:date="2021-04-20T12:55:00Z"/>
                <w:b/>
                <w:i/>
                <w:sz w:val="16"/>
                <w:szCs w:val="16"/>
              </w:rPr>
            </w:pPr>
            <w:ins w:id="3038" w:author="Madhura Ramojwar" w:date="2021-04-20T12:55:00Z">
              <w:r>
                <w:rPr>
                  <w:b/>
                  <w:i/>
                  <w:sz w:val="16"/>
                  <w:szCs w:val="16"/>
                </w:rPr>
                <w:t>Jun ‘19</w:t>
              </w:r>
            </w:ins>
          </w:p>
        </w:tc>
        <w:tc>
          <w:tcPr>
            <w:tcW w:w="1350" w:type="dxa"/>
            <w:tcBorders>
              <w:top w:val="single" w:sz="6" w:space="0" w:color="auto"/>
              <w:left w:val="single" w:sz="6" w:space="0" w:color="auto"/>
              <w:bottom w:val="single" w:sz="6" w:space="0" w:color="auto"/>
              <w:right w:val="single" w:sz="6" w:space="0" w:color="auto"/>
            </w:tcBorders>
            <w:hideMark/>
            <w:tcPrChange w:id="3039" w:author="Madhura Ramojwar" w:date="2021-04-20T12:55:00Z">
              <w:tcPr>
                <w:tcW w:w="1350" w:type="dxa"/>
                <w:tcBorders>
                  <w:top w:val="single" w:sz="6" w:space="0" w:color="auto"/>
                  <w:left w:val="single" w:sz="6" w:space="0" w:color="auto"/>
                  <w:bottom w:val="single" w:sz="6" w:space="0" w:color="auto"/>
                  <w:right w:val="single" w:sz="6" w:space="0" w:color="auto"/>
                </w:tcBorders>
                <w:hideMark/>
              </w:tcPr>
            </w:tcPrChange>
          </w:tcPr>
          <w:p w14:paraId="33BE6AA7" w14:textId="77777777" w:rsidR="003D738B" w:rsidRDefault="003D738B">
            <w:pPr>
              <w:pStyle w:val="Default"/>
              <w:jc w:val="center"/>
              <w:rPr>
                <w:ins w:id="3040" w:author="Madhura Ramojwar" w:date="2021-04-20T12:55:00Z"/>
                <w:b/>
                <w:i/>
                <w:sz w:val="16"/>
                <w:szCs w:val="16"/>
              </w:rPr>
            </w:pPr>
            <w:ins w:id="3041" w:author="Madhura Ramojwar" w:date="2021-04-20T12:55:00Z">
              <w:r>
                <w:rPr>
                  <w:b/>
                  <w:i/>
                  <w:sz w:val="16"/>
                  <w:szCs w:val="16"/>
                </w:rPr>
                <w:t xml:space="preserve">Time = </w:t>
              </w:r>
            </w:ins>
          </w:p>
          <w:p w14:paraId="2B0E6608" w14:textId="77777777" w:rsidR="003D738B" w:rsidRDefault="003D738B">
            <w:pPr>
              <w:pStyle w:val="Default"/>
              <w:jc w:val="center"/>
              <w:rPr>
                <w:ins w:id="3042" w:author="Madhura Ramojwar" w:date="2021-04-20T12:55:00Z"/>
                <w:b/>
                <w:i/>
                <w:sz w:val="16"/>
                <w:szCs w:val="16"/>
              </w:rPr>
            </w:pPr>
            <w:ins w:id="3043" w:author="Madhura Ramojwar" w:date="2021-04-20T12:55:00Z">
              <w:r>
                <w:rPr>
                  <w:b/>
                  <w:i/>
                  <w:sz w:val="16"/>
                  <w:szCs w:val="16"/>
                </w:rPr>
                <w:t xml:space="preserve">Month 38: </w:t>
              </w:r>
            </w:ins>
          </w:p>
          <w:p w14:paraId="626D00D1" w14:textId="77777777" w:rsidR="003D738B" w:rsidRDefault="003D738B">
            <w:pPr>
              <w:pStyle w:val="Default"/>
              <w:jc w:val="center"/>
              <w:rPr>
                <w:ins w:id="3044" w:author="Madhura Ramojwar" w:date="2021-04-20T12:55:00Z"/>
                <w:b/>
                <w:i/>
                <w:sz w:val="16"/>
                <w:szCs w:val="16"/>
              </w:rPr>
            </w:pPr>
            <w:ins w:id="3045" w:author="Madhura Ramojwar" w:date="2021-04-20T12:55:00Z">
              <w:r>
                <w:rPr>
                  <w:b/>
                  <w:i/>
                  <w:sz w:val="16"/>
                  <w:szCs w:val="16"/>
                </w:rPr>
                <w:t>Jul ‘19</w:t>
              </w:r>
            </w:ins>
          </w:p>
        </w:tc>
        <w:tc>
          <w:tcPr>
            <w:tcW w:w="1440" w:type="dxa"/>
            <w:tcBorders>
              <w:top w:val="single" w:sz="6" w:space="0" w:color="auto"/>
              <w:left w:val="single" w:sz="6" w:space="0" w:color="auto"/>
              <w:bottom w:val="single" w:sz="6" w:space="0" w:color="auto"/>
              <w:right w:val="single" w:sz="6" w:space="0" w:color="auto"/>
            </w:tcBorders>
            <w:hideMark/>
            <w:tcPrChange w:id="3046" w:author="Madhura Ramojwar" w:date="2021-04-20T12:55:00Z">
              <w:tcPr>
                <w:tcW w:w="1440" w:type="dxa"/>
                <w:tcBorders>
                  <w:top w:val="single" w:sz="6" w:space="0" w:color="auto"/>
                  <w:left w:val="single" w:sz="6" w:space="0" w:color="auto"/>
                  <w:bottom w:val="single" w:sz="6" w:space="0" w:color="auto"/>
                  <w:right w:val="single" w:sz="6" w:space="0" w:color="auto"/>
                </w:tcBorders>
                <w:hideMark/>
              </w:tcPr>
            </w:tcPrChange>
          </w:tcPr>
          <w:p w14:paraId="0AC54FCF" w14:textId="77777777" w:rsidR="003D738B" w:rsidRDefault="003D738B">
            <w:pPr>
              <w:pStyle w:val="Default"/>
              <w:jc w:val="center"/>
              <w:rPr>
                <w:ins w:id="3047" w:author="Madhura Ramojwar" w:date="2021-04-20T12:55:00Z"/>
                <w:b/>
                <w:i/>
                <w:sz w:val="16"/>
                <w:szCs w:val="16"/>
              </w:rPr>
            </w:pPr>
            <w:ins w:id="3048" w:author="Madhura Ramojwar" w:date="2021-04-20T12:55:00Z">
              <w:r>
                <w:rPr>
                  <w:b/>
                  <w:i/>
                  <w:sz w:val="16"/>
                  <w:szCs w:val="16"/>
                </w:rPr>
                <w:t xml:space="preserve">Time = </w:t>
              </w:r>
            </w:ins>
          </w:p>
          <w:p w14:paraId="4E9371AB" w14:textId="77777777" w:rsidR="003D738B" w:rsidRDefault="003D738B">
            <w:pPr>
              <w:pStyle w:val="Default"/>
              <w:jc w:val="center"/>
              <w:rPr>
                <w:ins w:id="3049" w:author="Madhura Ramojwar" w:date="2021-04-20T12:55:00Z"/>
                <w:b/>
                <w:i/>
                <w:sz w:val="16"/>
                <w:szCs w:val="16"/>
              </w:rPr>
            </w:pPr>
            <w:ins w:id="3050" w:author="Madhura Ramojwar" w:date="2021-04-20T12:55:00Z">
              <w:r>
                <w:rPr>
                  <w:b/>
                  <w:i/>
                  <w:sz w:val="16"/>
                  <w:szCs w:val="16"/>
                </w:rPr>
                <w:t xml:space="preserve">Month 39: </w:t>
              </w:r>
            </w:ins>
          </w:p>
          <w:p w14:paraId="097C932D" w14:textId="77777777" w:rsidR="003D738B" w:rsidRDefault="003D738B">
            <w:pPr>
              <w:pStyle w:val="Default"/>
              <w:jc w:val="center"/>
              <w:rPr>
                <w:ins w:id="3051" w:author="Madhura Ramojwar" w:date="2021-04-20T12:55:00Z"/>
                <w:b/>
                <w:i/>
                <w:sz w:val="16"/>
                <w:szCs w:val="16"/>
              </w:rPr>
            </w:pPr>
            <w:ins w:id="3052" w:author="Madhura Ramojwar" w:date="2021-04-20T12:55:00Z">
              <w:r>
                <w:rPr>
                  <w:b/>
                  <w:i/>
                  <w:sz w:val="16"/>
                  <w:szCs w:val="16"/>
                </w:rPr>
                <w:t>Aug ‘19</w:t>
              </w:r>
            </w:ins>
          </w:p>
        </w:tc>
        <w:tc>
          <w:tcPr>
            <w:tcW w:w="1440" w:type="dxa"/>
            <w:tcBorders>
              <w:top w:val="single" w:sz="6" w:space="0" w:color="auto"/>
              <w:left w:val="single" w:sz="6" w:space="0" w:color="auto"/>
              <w:bottom w:val="single" w:sz="6" w:space="0" w:color="auto"/>
              <w:right w:val="single" w:sz="6" w:space="0" w:color="auto"/>
            </w:tcBorders>
            <w:hideMark/>
            <w:tcPrChange w:id="3053" w:author="Madhura Ramojwar" w:date="2021-04-20T12:55:00Z">
              <w:tcPr>
                <w:tcW w:w="1440" w:type="dxa"/>
                <w:tcBorders>
                  <w:top w:val="single" w:sz="6" w:space="0" w:color="auto"/>
                  <w:left w:val="single" w:sz="6" w:space="0" w:color="auto"/>
                  <w:bottom w:val="single" w:sz="6" w:space="0" w:color="auto"/>
                  <w:right w:val="single" w:sz="6" w:space="0" w:color="auto"/>
                </w:tcBorders>
                <w:hideMark/>
              </w:tcPr>
            </w:tcPrChange>
          </w:tcPr>
          <w:p w14:paraId="0B26E7F6" w14:textId="77777777" w:rsidR="003D738B" w:rsidRDefault="003D738B">
            <w:pPr>
              <w:pStyle w:val="Default"/>
              <w:jc w:val="center"/>
              <w:rPr>
                <w:ins w:id="3054" w:author="Madhura Ramojwar" w:date="2021-04-20T12:55:00Z"/>
                <w:b/>
                <w:i/>
                <w:sz w:val="16"/>
                <w:szCs w:val="16"/>
              </w:rPr>
            </w:pPr>
            <w:ins w:id="3055" w:author="Madhura Ramojwar" w:date="2021-04-20T12:55:00Z">
              <w:r>
                <w:rPr>
                  <w:b/>
                  <w:i/>
                  <w:sz w:val="16"/>
                  <w:szCs w:val="16"/>
                </w:rPr>
                <w:t>Time =</w:t>
              </w:r>
            </w:ins>
          </w:p>
          <w:p w14:paraId="6E9D8E33" w14:textId="77777777" w:rsidR="003D738B" w:rsidRDefault="003D738B">
            <w:pPr>
              <w:pStyle w:val="Default"/>
              <w:jc w:val="center"/>
              <w:rPr>
                <w:ins w:id="3056" w:author="Madhura Ramojwar" w:date="2021-04-20T12:55:00Z"/>
                <w:b/>
                <w:i/>
                <w:sz w:val="16"/>
                <w:szCs w:val="16"/>
              </w:rPr>
            </w:pPr>
            <w:ins w:id="3057" w:author="Madhura Ramojwar" w:date="2021-04-20T12:55:00Z">
              <w:r>
                <w:rPr>
                  <w:b/>
                  <w:i/>
                  <w:sz w:val="16"/>
                  <w:szCs w:val="16"/>
                </w:rPr>
                <w:t>Month 40:</w:t>
              </w:r>
            </w:ins>
          </w:p>
          <w:p w14:paraId="2D651F75" w14:textId="77777777" w:rsidR="003D738B" w:rsidRDefault="003D738B">
            <w:pPr>
              <w:pStyle w:val="Default"/>
              <w:jc w:val="center"/>
              <w:rPr>
                <w:ins w:id="3058" w:author="Madhura Ramojwar" w:date="2021-04-20T12:55:00Z"/>
                <w:b/>
                <w:i/>
                <w:sz w:val="16"/>
                <w:szCs w:val="16"/>
              </w:rPr>
            </w:pPr>
            <w:ins w:id="3059" w:author="Madhura Ramojwar" w:date="2021-04-20T12:55:00Z">
              <w:r>
                <w:rPr>
                  <w:b/>
                  <w:i/>
                  <w:sz w:val="16"/>
                  <w:szCs w:val="16"/>
                </w:rPr>
                <w:t>Sept ‘19</w:t>
              </w:r>
            </w:ins>
          </w:p>
        </w:tc>
        <w:tc>
          <w:tcPr>
            <w:tcW w:w="1440" w:type="dxa"/>
            <w:tcBorders>
              <w:top w:val="single" w:sz="6" w:space="0" w:color="auto"/>
              <w:left w:val="single" w:sz="6" w:space="0" w:color="auto"/>
              <w:bottom w:val="single" w:sz="6" w:space="0" w:color="auto"/>
              <w:right w:val="single" w:sz="6" w:space="0" w:color="auto"/>
            </w:tcBorders>
            <w:hideMark/>
            <w:tcPrChange w:id="3060" w:author="Madhura Ramojwar" w:date="2021-04-20T12:55:00Z">
              <w:tcPr>
                <w:tcW w:w="1440" w:type="dxa"/>
                <w:tcBorders>
                  <w:top w:val="single" w:sz="6" w:space="0" w:color="auto"/>
                  <w:left w:val="single" w:sz="6" w:space="0" w:color="auto"/>
                  <w:bottom w:val="single" w:sz="6" w:space="0" w:color="auto"/>
                  <w:right w:val="single" w:sz="6" w:space="0" w:color="auto"/>
                </w:tcBorders>
                <w:hideMark/>
              </w:tcPr>
            </w:tcPrChange>
          </w:tcPr>
          <w:p w14:paraId="1B7498C2" w14:textId="77777777" w:rsidR="003D738B" w:rsidRDefault="003D738B">
            <w:pPr>
              <w:pStyle w:val="Default"/>
              <w:jc w:val="center"/>
              <w:rPr>
                <w:ins w:id="3061" w:author="Madhura Ramojwar" w:date="2021-04-20T12:55:00Z"/>
                <w:b/>
                <w:i/>
                <w:sz w:val="16"/>
                <w:szCs w:val="16"/>
              </w:rPr>
            </w:pPr>
            <w:ins w:id="3062" w:author="Madhura Ramojwar" w:date="2021-04-20T12:55:00Z">
              <w:r>
                <w:rPr>
                  <w:b/>
                  <w:i/>
                  <w:sz w:val="16"/>
                  <w:szCs w:val="16"/>
                </w:rPr>
                <w:t>Time =</w:t>
              </w:r>
            </w:ins>
          </w:p>
          <w:p w14:paraId="6315085E" w14:textId="77777777" w:rsidR="003D738B" w:rsidRDefault="003D738B">
            <w:pPr>
              <w:pStyle w:val="Default"/>
              <w:jc w:val="center"/>
              <w:rPr>
                <w:ins w:id="3063" w:author="Madhura Ramojwar" w:date="2021-04-20T12:55:00Z"/>
                <w:b/>
                <w:i/>
                <w:sz w:val="16"/>
                <w:szCs w:val="16"/>
              </w:rPr>
            </w:pPr>
            <w:ins w:id="3064" w:author="Madhura Ramojwar" w:date="2021-04-20T12:55:00Z">
              <w:r>
                <w:rPr>
                  <w:b/>
                  <w:i/>
                  <w:sz w:val="16"/>
                  <w:szCs w:val="16"/>
                </w:rPr>
                <w:t>Month 41:</w:t>
              </w:r>
            </w:ins>
          </w:p>
          <w:p w14:paraId="38EED956" w14:textId="77777777" w:rsidR="003D738B" w:rsidRDefault="003D738B">
            <w:pPr>
              <w:pStyle w:val="Default"/>
              <w:jc w:val="center"/>
              <w:rPr>
                <w:ins w:id="3065" w:author="Madhura Ramojwar" w:date="2021-04-20T12:55:00Z"/>
                <w:b/>
                <w:i/>
                <w:sz w:val="16"/>
                <w:szCs w:val="16"/>
              </w:rPr>
            </w:pPr>
            <w:ins w:id="3066" w:author="Madhura Ramojwar" w:date="2021-04-20T12:55:00Z">
              <w:r>
                <w:rPr>
                  <w:b/>
                  <w:i/>
                  <w:sz w:val="16"/>
                  <w:szCs w:val="16"/>
                </w:rPr>
                <w:t>Oct ‘19</w:t>
              </w:r>
            </w:ins>
          </w:p>
        </w:tc>
        <w:tc>
          <w:tcPr>
            <w:tcW w:w="1530" w:type="dxa"/>
            <w:tcBorders>
              <w:top w:val="single" w:sz="6" w:space="0" w:color="auto"/>
              <w:left w:val="single" w:sz="6" w:space="0" w:color="auto"/>
              <w:bottom w:val="single" w:sz="6" w:space="0" w:color="auto"/>
              <w:right w:val="single" w:sz="6" w:space="0" w:color="auto"/>
            </w:tcBorders>
            <w:hideMark/>
            <w:tcPrChange w:id="3067" w:author="Madhura Ramojwar" w:date="2021-04-20T12:55:00Z">
              <w:tcPr>
                <w:tcW w:w="1530" w:type="dxa"/>
                <w:tcBorders>
                  <w:top w:val="single" w:sz="6" w:space="0" w:color="auto"/>
                  <w:left w:val="single" w:sz="6" w:space="0" w:color="auto"/>
                  <w:bottom w:val="single" w:sz="6" w:space="0" w:color="auto"/>
                  <w:right w:val="single" w:sz="6" w:space="0" w:color="auto"/>
                </w:tcBorders>
                <w:hideMark/>
              </w:tcPr>
            </w:tcPrChange>
          </w:tcPr>
          <w:p w14:paraId="3E149441" w14:textId="77777777" w:rsidR="003D738B" w:rsidRDefault="003D738B">
            <w:pPr>
              <w:pStyle w:val="Default"/>
              <w:jc w:val="center"/>
              <w:rPr>
                <w:ins w:id="3068" w:author="Madhura Ramojwar" w:date="2021-04-20T12:55:00Z"/>
                <w:b/>
                <w:i/>
                <w:sz w:val="16"/>
                <w:szCs w:val="16"/>
              </w:rPr>
            </w:pPr>
            <w:ins w:id="3069" w:author="Madhura Ramojwar" w:date="2021-04-20T12:55:00Z">
              <w:r>
                <w:rPr>
                  <w:b/>
                  <w:i/>
                  <w:sz w:val="16"/>
                  <w:szCs w:val="16"/>
                </w:rPr>
                <w:t>Time =</w:t>
              </w:r>
            </w:ins>
          </w:p>
          <w:p w14:paraId="36885D8D" w14:textId="77777777" w:rsidR="003D738B" w:rsidRDefault="003D738B">
            <w:pPr>
              <w:pStyle w:val="Default"/>
              <w:jc w:val="center"/>
              <w:rPr>
                <w:ins w:id="3070" w:author="Madhura Ramojwar" w:date="2021-04-20T12:55:00Z"/>
                <w:b/>
                <w:i/>
                <w:sz w:val="16"/>
                <w:szCs w:val="16"/>
              </w:rPr>
            </w:pPr>
            <w:ins w:id="3071" w:author="Madhura Ramojwar" w:date="2021-04-20T12:55:00Z">
              <w:r>
                <w:rPr>
                  <w:b/>
                  <w:i/>
                  <w:sz w:val="16"/>
                  <w:szCs w:val="16"/>
                </w:rPr>
                <w:t>Month 42:</w:t>
              </w:r>
            </w:ins>
          </w:p>
          <w:p w14:paraId="2879BF31" w14:textId="77777777" w:rsidR="003D738B" w:rsidRDefault="003D738B">
            <w:pPr>
              <w:pStyle w:val="Default"/>
              <w:jc w:val="center"/>
              <w:rPr>
                <w:ins w:id="3072" w:author="Madhura Ramojwar" w:date="2021-04-20T12:55:00Z"/>
                <w:b/>
                <w:i/>
                <w:sz w:val="16"/>
                <w:szCs w:val="16"/>
              </w:rPr>
            </w:pPr>
            <w:ins w:id="3073" w:author="Madhura Ramojwar" w:date="2021-04-20T12:55:00Z">
              <w:r>
                <w:rPr>
                  <w:b/>
                  <w:i/>
                  <w:sz w:val="16"/>
                  <w:szCs w:val="16"/>
                </w:rPr>
                <w:t>Nov ‘19</w:t>
              </w:r>
            </w:ins>
          </w:p>
        </w:tc>
        <w:tc>
          <w:tcPr>
            <w:tcW w:w="1620" w:type="dxa"/>
            <w:tcBorders>
              <w:top w:val="single" w:sz="6" w:space="0" w:color="auto"/>
              <w:left w:val="single" w:sz="6" w:space="0" w:color="auto"/>
              <w:bottom w:val="single" w:sz="6" w:space="0" w:color="auto"/>
              <w:right w:val="single" w:sz="6" w:space="0" w:color="auto"/>
            </w:tcBorders>
            <w:hideMark/>
            <w:tcPrChange w:id="3074" w:author="Madhura Ramojwar" w:date="2021-04-20T12:55:00Z">
              <w:tcPr>
                <w:tcW w:w="1620" w:type="dxa"/>
                <w:tcBorders>
                  <w:top w:val="single" w:sz="6" w:space="0" w:color="auto"/>
                  <w:left w:val="single" w:sz="6" w:space="0" w:color="auto"/>
                  <w:bottom w:val="single" w:sz="6" w:space="0" w:color="auto"/>
                  <w:right w:val="single" w:sz="6" w:space="0" w:color="auto"/>
                </w:tcBorders>
                <w:hideMark/>
              </w:tcPr>
            </w:tcPrChange>
          </w:tcPr>
          <w:p w14:paraId="61A893E4" w14:textId="77777777" w:rsidR="003D738B" w:rsidRDefault="003D738B">
            <w:pPr>
              <w:pStyle w:val="Default"/>
              <w:jc w:val="center"/>
              <w:rPr>
                <w:ins w:id="3075" w:author="Madhura Ramojwar" w:date="2021-04-20T12:55:00Z"/>
                <w:b/>
                <w:i/>
                <w:sz w:val="16"/>
                <w:szCs w:val="16"/>
              </w:rPr>
            </w:pPr>
            <w:ins w:id="3076" w:author="Madhura Ramojwar" w:date="2021-04-20T12:55:00Z">
              <w:r>
                <w:rPr>
                  <w:b/>
                  <w:i/>
                  <w:sz w:val="16"/>
                  <w:szCs w:val="16"/>
                </w:rPr>
                <w:t>Time =</w:t>
              </w:r>
            </w:ins>
          </w:p>
          <w:p w14:paraId="1B3E6A8C" w14:textId="77777777" w:rsidR="003D738B" w:rsidRDefault="003D738B">
            <w:pPr>
              <w:pStyle w:val="Default"/>
              <w:jc w:val="center"/>
              <w:rPr>
                <w:ins w:id="3077" w:author="Madhura Ramojwar" w:date="2021-04-20T12:55:00Z"/>
                <w:b/>
                <w:i/>
                <w:sz w:val="16"/>
                <w:szCs w:val="16"/>
              </w:rPr>
            </w:pPr>
            <w:ins w:id="3078" w:author="Madhura Ramojwar" w:date="2021-04-20T12:55:00Z">
              <w:r>
                <w:rPr>
                  <w:b/>
                  <w:i/>
                  <w:sz w:val="16"/>
                  <w:szCs w:val="16"/>
                </w:rPr>
                <w:t>Month 43</w:t>
              </w:r>
            </w:ins>
          </w:p>
          <w:p w14:paraId="448A32BC" w14:textId="77777777" w:rsidR="003D738B" w:rsidRDefault="003D738B">
            <w:pPr>
              <w:pStyle w:val="Default"/>
              <w:jc w:val="center"/>
              <w:rPr>
                <w:ins w:id="3079" w:author="Madhura Ramojwar" w:date="2021-04-20T12:55:00Z"/>
                <w:b/>
                <w:i/>
                <w:sz w:val="16"/>
                <w:szCs w:val="16"/>
              </w:rPr>
            </w:pPr>
            <w:ins w:id="3080" w:author="Madhura Ramojwar" w:date="2021-04-20T12:55:00Z">
              <w:r>
                <w:rPr>
                  <w:b/>
                  <w:i/>
                  <w:sz w:val="16"/>
                  <w:szCs w:val="16"/>
                </w:rPr>
                <w:t>Dec ‘19</w:t>
              </w:r>
            </w:ins>
          </w:p>
        </w:tc>
      </w:tr>
      <w:tr w:rsidR="003D738B" w14:paraId="7C97BC16" w14:textId="77777777" w:rsidTr="003D738B">
        <w:trPr>
          <w:trHeight w:val="332"/>
          <w:ins w:id="3081" w:author="Madhura Ramojwar" w:date="2021-04-20T12:55:00Z"/>
          <w:trPrChange w:id="3082" w:author="Madhura Ramojwar" w:date="2021-04-20T12:55:00Z">
            <w:trPr>
              <w:trHeight w:val="332"/>
            </w:trPr>
          </w:trPrChange>
        </w:trPr>
        <w:tc>
          <w:tcPr>
            <w:tcW w:w="1443" w:type="dxa"/>
            <w:tcBorders>
              <w:top w:val="single" w:sz="6" w:space="0" w:color="auto"/>
              <w:left w:val="single" w:sz="6" w:space="0" w:color="auto"/>
              <w:bottom w:val="single" w:sz="6" w:space="0" w:color="auto"/>
              <w:right w:val="single" w:sz="6" w:space="0" w:color="auto"/>
            </w:tcBorders>
            <w:hideMark/>
            <w:tcPrChange w:id="3083" w:author="Madhura Ramojwar" w:date="2021-04-20T12:55:00Z">
              <w:tcPr>
                <w:tcW w:w="1443" w:type="dxa"/>
                <w:tcBorders>
                  <w:top w:val="single" w:sz="6" w:space="0" w:color="auto"/>
                  <w:left w:val="single" w:sz="6" w:space="0" w:color="auto"/>
                  <w:bottom w:val="single" w:sz="6" w:space="0" w:color="auto"/>
                  <w:right w:val="single" w:sz="6" w:space="0" w:color="auto"/>
                </w:tcBorders>
                <w:hideMark/>
              </w:tcPr>
            </w:tcPrChange>
          </w:tcPr>
          <w:p w14:paraId="32FB3AE6" w14:textId="77777777" w:rsidR="003D738B" w:rsidRDefault="003D738B">
            <w:pPr>
              <w:pStyle w:val="Default"/>
              <w:jc w:val="center"/>
              <w:rPr>
                <w:ins w:id="3084" w:author="Madhura Ramojwar" w:date="2021-04-20T12:55:00Z"/>
                <w:sz w:val="16"/>
                <w:szCs w:val="16"/>
              </w:rPr>
            </w:pPr>
            <w:ins w:id="3085" w:author="Madhura Ramojwar" w:date="2021-04-20T12:55:00Z">
              <w:r>
                <w:rPr>
                  <w:sz w:val="16"/>
                  <w:szCs w:val="16"/>
                </w:rPr>
                <w:t>Up to 41 with IRB Approval</w:t>
              </w:r>
            </w:ins>
          </w:p>
        </w:tc>
        <w:tc>
          <w:tcPr>
            <w:tcW w:w="1429" w:type="dxa"/>
            <w:tcBorders>
              <w:top w:val="single" w:sz="6" w:space="0" w:color="auto"/>
              <w:left w:val="single" w:sz="6" w:space="0" w:color="auto"/>
              <w:bottom w:val="single" w:sz="6" w:space="0" w:color="auto"/>
              <w:right w:val="single" w:sz="6" w:space="0" w:color="auto"/>
            </w:tcBorders>
            <w:hideMark/>
            <w:tcPrChange w:id="3086" w:author="Madhura Ramojwar" w:date="2021-04-20T12:55:00Z">
              <w:tcPr>
                <w:tcW w:w="1429" w:type="dxa"/>
                <w:tcBorders>
                  <w:top w:val="single" w:sz="6" w:space="0" w:color="auto"/>
                  <w:left w:val="single" w:sz="6" w:space="0" w:color="auto"/>
                  <w:bottom w:val="single" w:sz="6" w:space="0" w:color="auto"/>
                  <w:right w:val="single" w:sz="6" w:space="0" w:color="auto"/>
                </w:tcBorders>
                <w:hideMark/>
              </w:tcPr>
            </w:tcPrChange>
          </w:tcPr>
          <w:p w14:paraId="6B0F63C4" w14:textId="77777777" w:rsidR="003D738B" w:rsidRDefault="003D738B">
            <w:pPr>
              <w:pStyle w:val="Default"/>
              <w:jc w:val="center"/>
              <w:rPr>
                <w:ins w:id="3087" w:author="Madhura Ramojwar" w:date="2021-04-20T12:55:00Z"/>
                <w:sz w:val="16"/>
                <w:szCs w:val="16"/>
              </w:rPr>
            </w:pPr>
            <w:ins w:id="3088" w:author="Madhura Ramojwar" w:date="2021-04-20T12:55:00Z">
              <w:r>
                <w:rPr>
                  <w:sz w:val="16"/>
                  <w:szCs w:val="16"/>
                </w:rPr>
                <w:t>Up to 43 with IRB Approval</w:t>
              </w:r>
            </w:ins>
          </w:p>
        </w:tc>
        <w:tc>
          <w:tcPr>
            <w:tcW w:w="1530" w:type="dxa"/>
            <w:tcBorders>
              <w:top w:val="single" w:sz="6" w:space="0" w:color="auto"/>
              <w:left w:val="single" w:sz="6" w:space="0" w:color="auto"/>
              <w:bottom w:val="single" w:sz="6" w:space="0" w:color="auto"/>
              <w:right w:val="single" w:sz="6" w:space="0" w:color="auto"/>
            </w:tcBorders>
            <w:hideMark/>
            <w:tcPrChange w:id="3089" w:author="Madhura Ramojwar" w:date="2021-04-20T12:55:00Z">
              <w:tcPr>
                <w:tcW w:w="1530" w:type="dxa"/>
                <w:tcBorders>
                  <w:top w:val="single" w:sz="6" w:space="0" w:color="auto"/>
                  <w:left w:val="single" w:sz="6" w:space="0" w:color="auto"/>
                  <w:bottom w:val="single" w:sz="6" w:space="0" w:color="auto"/>
                  <w:right w:val="single" w:sz="6" w:space="0" w:color="auto"/>
                </w:tcBorders>
                <w:hideMark/>
              </w:tcPr>
            </w:tcPrChange>
          </w:tcPr>
          <w:p w14:paraId="48734AB7" w14:textId="77777777" w:rsidR="003D738B" w:rsidRDefault="003D738B">
            <w:pPr>
              <w:pStyle w:val="Default"/>
              <w:jc w:val="center"/>
              <w:rPr>
                <w:ins w:id="3090" w:author="Madhura Ramojwar" w:date="2021-04-20T12:55:00Z"/>
                <w:sz w:val="16"/>
                <w:szCs w:val="16"/>
              </w:rPr>
            </w:pPr>
            <w:ins w:id="3091" w:author="Madhura Ramojwar" w:date="2021-04-20T12:55:00Z">
              <w:r>
                <w:rPr>
                  <w:sz w:val="16"/>
                  <w:szCs w:val="16"/>
                </w:rPr>
                <w:t>Up to 45 with IRB Approval</w:t>
              </w:r>
            </w:ins>
          </w:p>
        </w:tc>
        <w:tc>
          <w:tcPr>
            <w:tcW w:w="1350" w:type="dxa"/>
            <w:tcBorders>
              <w:top w:val="single" w:sz="6" w:space="0" w:color="auto"/>
              <w:left w:val="single" w:sz="6" w:space="0" w:color="auto"/>
              <w:bottom w:val="single" w:sz="6" w:space="0" w:color="auto"/>
              <w:right w:val="single" w:sz="6" w:space="0" w:color="auto"/>
            </w:tcBorders>
            <w:tcPrChange w:id="3092" w:author="Madhura Ramojwar" w:date="2021-04-20T12:55:00Z">
              <w:tcPr>
                <w:tcW w:w="1350" w:type="dxa"/>
                <w:tcBorders>
                  <w:top w:val="single" w:sz="6" w:space="0" w:color="auto"/>
                  <w:left w:val="single" w:sz="6" w:space="0" w:color="auto"/>
                  <w:bottom w:val="single" w:sz="6" w:space="0" w:color="auto"/>
                  <w:right w:val="single" w:sz="6" w:space="0" w:color="auto"/>
                </w:tcBorders>
              </w:tcPr>
            </w:tcPrChange>
          </w:tcPr>
          <w:p w14:paraId="0A0639B5" w14:textId="77777777" w:rsidR="003D738B" w:rsidRDefault="003D738B">
            <w:pPr>
              <w:pStyle w:val="Default"/>
              <w:jc w:val="center"/>
              <w:rPr>
                <w:ins w:id="3093" w:author="Madhura Ramojwar" w:date="2021-04-20T12:55:00Z"/>
                <w:sz w:val="16"/>
                <w:szCs w:val="16"/>
              </w:rPr>
            </w:pPr>
          </w:p>
        </w:tc>
        <w:tc>
          <w:tcPr>
            <w:tcW w:w="1440" w:type="dxa"/>
            <w:tcBorders>
              <w:top w:val="single" w:sz="6" w:space="0" w:color="auto"/>
              <w:left w:val="single" w:sz="6" w:space="0" w:color="auto"/>
              <w:bottom w:val="single" w:sz="6" w:space="0" w:color="auto"/>
              <w:right w:val="single" w:sz="6" w:space="0" w:color="auto"/>
            </w:tcBorders>
            <w:tcPrChange w:id="3094" w:author="Madhura Ramojwar" w:date="2021-04-20T12:55:00Z">
              <w:tcPr>
                <w:tcW w:w="1440" w:type="dxa"/>
                <w:tcBorders>
                  <w:top w:val="single" w:sz="6" w:space="0" w:color="auto"/>
                  <w:left w:val="single" w:sz="6" w:space="0" w:color="auto"/>
                  <w:bottom w:val="single" w:sz="6" w:space="0" w:color="auto"/>
                  <w:right w:val="single" w:sz="6" w:space="0" w:color="auto"/>
                </w:tcBorders>
              </w:tcPr>
            </w:tcPrChange>
          </w:tcPr>
          <w:p w14:paraId="2BE08575" w14:textId="77777777" w:rsidR="003D738B" w:rsidRDefault="003D738B">
            <w:pPr>
              <w:pStyle w:val="Default"/>
              <w:jc w:val="center"/>
              <w:rPr>
                <w:ins w:id="3095" w:author="Madhura Ramojwar" w:date="2021-04-20T12:55:00Z"/>
                <w:sz w:val="16"/>
                <w:szCs w:val="16"/>
              </w:rPr>
            </w:pPr>
          </w:p>
        </w:tc>
        <w:tc>
          <w:tcPr>
            <w:tcW w:w="1440" w:type="dxa"/>
            <w:tcBorders>
              <w:top w:val="single" w:sz="6" w:space="0" w:color="auto"/>
              <w:left w:val="single" w:sz="6" w:space="0" w:color="auto"/>
              <w:bottom w:val="single" w:sz="6" w:space="0" w:color="auto"/>
              <w:right w:val="single" w:sz="6" w:space="0" w:color="auto"/>
            </w:tcBorders>
            <w:tcPrChange w:id="3096" w:author="Madhura Ramojwar" w:date="2021-04-20T12:55:00Z">
              <w:tcPr>
                <w:tcW w:w="1440" w:type="dxa"/>
                <w:tcBorders>
                  <w:top w:val="single" w:sz="6" w:space="0" w:color="auto"/>
                  <w:left w:val="single" w:sz="6" w:space="0" w:color="auto"/>
                  <w:bottom w:val="single" w:sz="6" w:space="0" w:color="auto"/>
                  <w:right w:val="single" w:sz="6" w:space="0" w:color="auto"/>
                </w:tcBorders>
              </w:tcPr>
            </w:tcPrChange>
          </w:tcPr>
          <w:p w14:paraId="5F6CB5E4" w14:textId="77777777" w:rsidR="003D738B" w:rsidRDefault="003D738B">
            <w:pPr>
              <w:pStyle w:val="Default"/>
              <w:jc w:val="center"/>
              <w:rPr>
                <w:ins w:id="3097" w:author="Madhura Ramojwar" w:date="2021-04-20T12:55:00Z"/>
                <w:sz w:val="16"/>
                <w:szCs w:val="16"/>
              </w:rPr>
            </w:pPr>
          </w:p>
        </w:tc>
        <w:tc>
          <w:tcPr>
            <w:tcW w:w="1440" w:type="dxa"/>
            <w:tcBorders>
              <w:top w:val="single" w:sz="6" w:space="0" w:color="auto"/>
              <w:left w:val="single" w:sz="6" w:space="0" w:color="auto"/>
              <w:bottom w:val="single" w:sz="6" w:space="0" w:color="auto"/>
              <w:right w:val="single" w:sz="6" w:space="0" w:color="auto"/>
            </w:tcBorders>
            <w:tcPrChange w:id="3098" w:author="Madhura Ramojwar" w:date="2021-04-20T12:55:00Z">
              <w:tcPr>
                <w:tcW w:w="1440" w:type="dxa"/>
                <w:tcBorders>
                  <w:top w:val="single" w:sz="6" w:space="0" w:color="auto"/>
                  <w:left w:val="single" w:sz="6" w:space="0" w:color="auto"/>
                  <w:bottom w:val="single" w:sz="6" w:space="0" w:color="auto"/>
                  <w:right w:val="single" w:sz="6" w:space="0" w:color="auto"/>
                </w:tcBorders>
              </w:tcPr>
            </w:tcPrChange>
          </w:tcPr>
          <w:p w14:paraId="688AC43E" w14:textId="77777777" w:rsidR="003D738B" w:rsidRDefault="003D738B">
            <w:pPr>
              <w:pStyle w:val="Default"/>
              <w:jc w:val="center"/>
              <w:rPr>
                <w:ins w:id="3099" w:author="Madhura Ramojwar" w:date="2021-04-20T12:55:00Z"/>
                <w:sz w:val="16"/>
                <w:szCs w:val="16"/>
              </w:rPr>
            </w:pPr>
          </w:p>
        </w:tc>
        <w:tc>
          <w:tcPr>
            <w:tcW w:w="1530" w:type="dxa"/>
            <w:tcBorders>
              <w:top w:val="single" w:sz="6" w:space="0" w:color="auto"/>
              <w:left w:val="single" w:sz="6" w:space="0" w:color="auto"/>
              <w:bottom w:val="single" w:sz="6" w:space="0" w:color="auto"/>
              <w:right w:val="single" w:sz="6" w:space="0" w:color="auto"/>
            </w:tcBorders>
            <w:tcPrChange w:id="3100" w:author="Madhura Ramojwar" w:date="2021-04-20T12:55:00Z">
              <w:tcPr>
                <w:tcW w:w="1530" w:type="dxa"/>
                <w:tcBorders>
                  <w:top w:val="single" w:sz="6" w:space="0" w:color="auto"/>
                  <w:left w:val="single" w:sz="6" w:space="0" w:color="auto"/>
                  <w:bottom w:val="single" w:sz="6" w:space="0" w:color="auto"/>
                  <w:right w:val="single" w:sz="6" w:space="0" w:color="auto"/>
                </w:tcBorders>
              </w:tcPr>
            </w:tcPrChange>
          </w:tcPr>
          <w:p w14:paraId="2E976540" w14:textId="77777777" w:rsidR="003D738B" w:rsidRDefault="003D738B">
            <w:pPr>
              <w:pStyle w:val="Default"/>
              <w:jc w:val="center"/>
              <w:rPr>
                <w:ins w:id="3101" w:author="Madhura Ramojwar" w:date="2021-04-20T12:55:00Z"/>
                <w:sz w:val="16"/>
                <w:szCs w:val="16"/>
              </w:rPr>
            </w:pPr>
          </w:p>
        </w:tc>
        <w:tc>
          <w:tcPr>
            <w:tcW w:w="1620" w:type="dxa"/>
            <w:tcBorders>
              <w:top w:val="single" w:sz="6" w:space="0" w:color="auto"/>
              <w:left w:val="single" w:sz="6" w:space="0" w:color="auto"/>
              <w:bottom w:val="single" w:sz="6" w:space="0" w:color="auto"/>
              <w:right w:val="single" w:sz="6" w:space="0" w:color="auto"/>
            </w:tcBorders>
            <w:tcPrChange w:id="3102" w:author="Madhura Ramojwar" w:date="2021-04-20T12:55:00Z">
              <w:tcPr>
                <w:tcW w:w="1620" w:type="dxa"/>
                <w:tcBorders>
                  <w:top w:val="single" w:sz="6" w:space="0" w:color="auto"/>
                  <w:left w:val="single" w:sz="6" w:space="0" w:color="auto"/>
                  <w:bottom w:val="single" w:sz="6" w:space="0" w:color="auto"/>
                  <w:right w:val="single" w:sz="6" w:space="0" w:color="auto"/>
                </w:tcBorders>
              </w:tcPr>
            </w:tcPrChange>
          </w:tcPr>
          <w:p w14:paraId="01142338" w14:textId="77777777" w:rsidR="003D738B" w:rsidRDefault="003D738B">
            <w:pPr>
              <w:pStyle w:val="Default"/>
              <w:jc w:val="center"/>
              <w:rPr>
                <w:ins w:id="3103" w:author="Madhura Ramojwar" w:date="2021-04-20T12:55:00Z"/>
                <w:sz w:val="16"/>
                <w:szCs w:val="16"/>
              </w:rPr>
            </w:pPr>
          </w:p>
        </w:tc>
      </w:tr>
      <w:tr w:rsidR="003D738B" w14:paraId="230C0948" w14:textId="77777777" w:rsidTr="003D738B">
        <w:trPr>
          <w:trHeight w:val="332"/>
          <w:ins w:id="3104" w:author="Madhura Ramojwar" w:date="2021-04-20T12:55:00Z"/>
          <w:trPrChange w:id="3105" w:author="Madhura Ramojwar" w:date="2021-04-20T12:55:00Z">
            <w:trPr>
              <w:trHeight w:val="332"/>
            </w:trPr>
          </w:trPrChange>
        </w:trPr>
        <w:tc>
          <w:tcPr>
            <w:tcW w:w="1443" w:type="dxa"/>
            <w:tcBorders>
              <w:top w:val="single" w:sz="6" w:space="0" w:color="auto"/>
              <w:left w:val="single" w:sz="6" w:space="0" w:color="auto"/>
              <w:bottom w:val="single" w:sz="6" w:space="0" w:color="auto"/>
              <w:right w:val="single" w:sz="6" w:space="0" w:color="auto"/>
            </w:tcBorders>
            <w:hideMark/>
            <w:tcPrChange w:id="3106" w:author="Madhura Ramojwar" w:date="2021-04-20T12:55:00Z">
              <w:tcPr>
                <w:tcW w:w="1443" w:type="dxa"/>
                <w:tcBorders>
                  <w:top w:val="single" w:sz="6" w:space="0" w:color="auto"/>
                  <w:left w:val="single" w:sz="6" w:space="0" w:color="auto"/>
                  <w:bottom w:val="single" w:sz="6" w:space="0" w:color="auto"/>
                  <w:right w:val="single" w:sz="6" w:space="0" w:color="auto"/>
                </w:tcBorders>
                <w:hideMark/>
              </w:tcPr>
            </w:tcPrChange>
          </w:tcPr>
          <w:p w14:paraId="6417804B" w14:textId="77777777" w:rsidR="003D738B" w:rsidRDefault="003D738B">
            <w:pPr>
              <w:pStyle w:val="Default"/>
              <w:jc w:val="center"/>
              <w:rPr>
                <w:ins w:id="3107" w:author="Madhura Ramojwar" w:date="2021-04-20T12:55:00Z"/>
                <w:i/>
                <w:sz w:val="16"/>
                <w:szCs w:val="16"/>
              </w:rPr>
            </w:pPr>
            <w:ins w:id="3108" w:author="Madhura Ramojwar" w:date="2021-04-20T12:55:00Z">
              <w:r>
                <w:rPr>
                  <w:sz w:val="16"/>
                  <w:szCs w:val="16"/>
                </w:rPr>
                <w:t>Estimated Enrollment=12</w:t>
              </w:r>
            </w:ins>
          </w:p>
        </w:tc>
        <w:tc>
          <w:tcPr>
            <w:tcW w:w="1429" w:type="dxa"/>
            <w:tcBorders>
              <w:top w:val="single" w:sz="6" w:space="0" w:color="auto"/>
              <w:left w:val="single" w:sz="6" w:space="0" w:color="auto"/>
              <w:bottom w:val="single" w:sz="6" w:space="0" w:color="auto"/>
              <w:right w:val="single" w:sz="6" w:space="0" w:color="auto"/>
            </w:tcBorders>
            <w:hideMark/>
            <w:tcPrChange w:id="3109" w:author="Madhura Ramojwar" w:date="2021-04-20T12:55:00Z">
              <w:tcPr>
                <w:tcW w:w="1429" w:type="dxa"/>
                <w:tcBorders>
                  <w:top w:val="single" w:sz="6" w:space="0" w:color="auto"/>
                  <w:left w:val="single" w:sz="6" w:space="0" w:color="auto"/>
                  <w:bottom w:val="single" w:sz="6" w:space="0" w:color="auto"/>
                  <w:right w:val="single" w:sz="6" w:space="0" w:color="auto"/>
                </w:tcBorders>
                <w:hideMark/>
              </w:tcPr>
            </w:tcPrChange>
          </w:tcPr>
          <w:p w14:paraId="74A19CA0" w14:textId="77777777" w:rsidR="003D738B" w:rsidRDefault="003D738B">
            <w:pPr>
              <w:pStyle w:val="Default"/>
              <w:jc w:val="center"/>
              <w:rPr>
                <w:ins w:id="3110" w:author="Madhura Ramojwar" w:date="2021-04-20T12:55:00Z"/>
                <w:i/>
                <w:sz w:val="16"/>
                <w:szCs w:val="16"/>
              </w:rPr>
            </w:pPr>
            <w:ins w:id="3111" w:author="Madhura Ramojwar" w:date="2021-04-20T12:55:00Z">
              <w:r>
                <w:rPr>
                  <w:sz w:val="16"/>
                  <w:szCs w:val="16"/>
                </w:rPr>
                <w:t>Estimated Enrollment=12</w:t>
              </w:r>
            </w:ins>
          </w:p>
        </w:tc>
        <w:tc>
          <w:tcPr>
            <w:tcW w:w="1530" w:type="dxa"/>
            <w:tcBorders>
              <w:top w:val="single" w:sz="6" w:space="0" w:color="auto"/>
              <w:left w:val="single" w:sz="6" w:space="0" w:color="auto"/>
              <w:bottom w:val="single" w:sz="6" w:space="0" w:color="auto"/>
              <w:right w:val="single" w:sz="6" w:space="0" w:color="auto"/>
            </w:tcBorders>
            <w:hideMark/>
            <w:tcPrChange w:id="3112" w:author="Madhura Ramojwar" w:date="2021-04-20T12:55:00Z">
              <w:tcPr>
                <w:tcW w:w="1530" w:type="dxa"/>
                <w:tcBorders>
                  <w:top w:val="single" w:sz="6" w:space="0" w:color="auto"/>
                  <w:left w:val="single" w:sz="6" w:space="0" w:color="auto"/>
                  <w:bottom w:val="single" w:sz="6" w:space="0" w:color="auto"/>
                  <w:right w:val="single" w:sz="6" w:space="0" w:color="auto"/>
                </w:tcBorders>
                <w:hideMark/>
              </w:tcPr>
            </w:tcPrChange>
          </w:tcPr>
          <w:p w14:paraId="7702AF17" w14:textId="77777777" w:rsidR="003D738B" w:rsidRDefault="003D738B">
            <w:pPr>
              <w:pStyle w:val="Default"/>
              <w:jc w:val="center"/>
              <w:rPr>
                <w:ins w:id="3113" w:author="Madhura Ramojwar" w:date="2021-04-20T12:55:00Z"/>
                <w:i/>
                <w:sz w:val="16"/>
                <w:szCs w:val="16"/>
              </w:rPr>
            </w:pPr>
            <w:ins w:id="3114" w:author="Madhura Ramojwar" w:date="2021-04-20T12:55:00Z">
              <w:r>
                <w:rPr>
                  <w:sz w:val="16"/>
                  <w:szCs w:val="16"/>
                </w:rPr>
                <w:t>Estimated Enrollment=12</w:t>
              </w:r>
            </w:ins>
          </w:p>
        </w:tc>
        <w:tc>
          <w:tcPr>
            <w:tcW w:w="1350" w:type="dxa"/>
            <w:tcBorders>
              <w:top w:val="single" w:sz="6" w:space="0" w:color="auto"/>
              <w:left w:val="single" w:sz="6" w:space="0" w:color="auto"/>
              <w:bottom w:val="single" w:sz="6" w:space="0" w:color="auto"/>
              <w:right w:val="single" w:sz="6" w:space="0" w:color="auto"/>
            </w:tcBorders>
            <w:hideMark/>
            <w:tcPrChange w:id="3115" w:author="Madhura Ramojwar" w:date="2021-04-20T12:55:00Z">
              <w:tcPr>
                <w:tcW w:w="1350" w:type="dxa"/>
                <w:tcBorders>
                  <w:top w:val="single" w:sz="6" w:space="0" w:color="auto"/>
                  <w:left w:val="single" w:sz="6" w:space="0" w:color="auto"/>
                  <w:bottom w:val="single" w:sz="6" w:space="0" w:color="auto"/>
                  <w:right w:val="single" w:sz="6" w:space="0" w:color="auto"/>
                </w:tcBorders>
                <w:hideMark/>
              </w:tcPr>
            </w:tcPrChange>
          </w:tcPr>
          <w:p w14:paraId="3D04070F" w14:textId="77777777" w:rsidR="003D738B" w:rsidRDefault="003D738B">
            <w:pPr>
              <w:pStyle w:val="Default"/>
              <w:jc w:val="center"/>
              <w:rPr>
                <w:ins w:id="3116" w:author="Madhura Ramojwar" w:date="2021-04-20T12:55:00Z"/>
                <w:i/>
                <w:sz w:val="16"/>
                <w:szCs w:val="16"/>
              </w:rPr>
            </w:pPr>
            <w:ins w:id="3117" w:author="Madhura Ramojwar" w:date="2021-04-20T12:55:00Z">
              <w:r>
                <w:rPr>
                  <w:sz w:val="16"/>
                  <w:szCs w:val="16"/>
                </w:rPr>
                <w:t>Estimated Enrollment=12</w:t>
              </w:r>
            </w:ins>
          </w:p>
        </w:tc>
        <w:tc>
          <w:tcPr>
            <w:tcW w:w="1440" w:type="dxa"/>
            <w:tcBorders>
              <w:top w:val="single" w:sz="6" w:space="0" w:color="auto"/>
              <w:left w:val="single" w:sz="6" w:space="0" w:color="auto"/>
              <w:bottom w:val="single" w:sz="6" w:space="0" w:color="auto"/>
              <w:right w:val="single" w:sz="6" w:space="0" w:color="auto"/>
            </w:tcBorders>
            <w:hideMark/>
            <w:tcPrChange w:id="3118" w:author="Madhura Ramojwar" w:date="2021-04-20T12:55:00Z">
              <w:tcPr>
                <w:tcW w:w="1440" w:type="dxa"/>
                <w:tcBorders>
                  <w:top w:val="single" w:sz="6" w:space="0" w:color="auto"/>
                  <w:left w:val="single" w:sz="6" w:space="0" w:color="auto"/>
                  <w:bottom w:val="single" w:sz="6" w:space="0" w:color="auto"/>
                  <w:right w:val="single" w:sz="6" w:space="0" w:color="auto"/>
                </w:tcBorders>
                <w:hideMark/>
              </w:tcPr>
            </w:tcPrChange>
          </w:tcPr>
          <w:p w14:paraId="5E8F8E1C" w14:textId="77777777" w:rsidR="003D738B" w:rsidRDefault="003D738B">
            <w:pPr>
              <w:pStyle w:val="Default"/>
              <w:jc w:val="center"/>
              <w:rPr>
                <w:ins w:id="3119" w:author="Madhura Ramojwar" w:date="2021-04-20T12:55:00Z"/>
                <w:i/>
                <w:sz w:val="16"/>
                <w:szCs w:val="16"/>
              </w:rPr>
            </w:pPr>
            <w:ins w:id="3120" w:author="Madhura Ramojwar" w:date="2021-04-20T12:55:00Z">
              <w:r>
                <w:rPr>
                  <w:sz w:val="16"/>
                  <w:szCs w:val="16"/>
                </w:rPr>
                <w:t>Estimated Enrollment=12</w:t>
              </w:r>
            </w:ins>
          </w:p>
        </w:tc>
        <w:tc>
          <w:tcPr>
            <w:tcW w:w="1440" w:type="dxa"/>
            <w:tcBorders>
              <w:top w:val="single" w:sz="6" w:space="0" w:color="auto"/>
              <w:left w:val="single" w:sz="6" w:space="0" w:color="auto"/>
              <w:bottom w:val="single" w:sz="6" w:space="0" w:color="auto"/>
              <w:right w:val="single" w:sz="6" w:space="0" w:color="auto"/>
            </w:tcBorders>
            <w:hideMark/>
            <w:tcPrChange w:id="3121" w:author="Madhura Ramojwar" w:date="2021-04-20T12:55:00Z">
              <w:tcPr>
                <w:tcW w:w="1440" w:type="dxa"/>
                <w:tcBorders>
                  <w:top w:val="single" w:sz="6" w:space="0" w:color="auto"/>
                  <w:left w:val="single" w:sz="6" w:space="0" w:color="auto"/>
                  <w:bottom w:val="single" w:sz="6" w:space="0" w:color="auto"/>
                  <w:right w:val="single" w:sz="6" w:space="0" w:color="auto"/>
                </w:tcBorders>
                <w:hideMark/>
              </w:tcPr>
            </w:tcPrChange>
          </w:tcPr>
          <w:p w14:paraId="444BA2D6" w14:textId="77777777" w:rsidR="003D738B" w:rsidRDefault="003D738B">
            <w:pPr>
              <w:pStyle w:val="Default"/>
              <w:jc w:val="center"/>
              <w:rPr>
                <w:ins w:id="3122" w:author="Madhura Ramojwar" w:date="2021-04-20T12:55:00Z"/>
                <w:sz w:val="16"/>
                <w:szCs w:val="16"/>
              </w:rPr>
            </w:pPr>
            <w:ins w:id="3123" w:author="Madhura Ramojwar" w:date="2021-04-20T12:55:00Z">
              <w:r>
                <w:rPr>
                  <w:sz w:val="16"/>
                  <w:szCs w:val="16"/>
                </w:rPr>
                <w:t>Estimated Enrollment=12</w:t>
              </w:r>
            </w:ins>
          </w:p>
        </w:tc>
        <w:tc>
          <w:tcPr>
            <w:tcW w:w="1440" w:type="dxa"/>
            <w:tcBorders>
              <w:top w:val="single" w:sz="6" w:space="0" w:color="auto"/>
              <w:left w:val="single" w:sz="6" w:space="0" w:color="auto"/>
              <w:bottom w:val="single" w:sz="6" w:space="0" w:color="auto"/>
              <w:right w:val="single" w:sz="6" w:space="0" w:color="auto"/>
            </w:tcBorders>
            <w:hideMark/>
            <w:tcPrChange w:id="3124" w:author="Madhura Ramojwar" w:date="2021-04-20T12:55:00Z">
              <w:tcPr>
                <w:tcW w:w="1440" w:type="dxa"/>
                <w:tcBorders>
                  <w:top w:val="single" w:sz="6" w:space="0" w:color="auto"/>
                  <w:left w:val="single" w:sz="6" w:space="0" w:color="auto"/>
                  <w:bottom w:val="single" w:sz="6" w:space="0" w:color="auto"/>
                  <w:right w:val="single" w:sz="6" w:space="0" w:color="auto"/>
                </w:tcBorders>
                <w:hideMark/>
              </w:tcPr>
            </w:tcPrChange>
          </w:tcPr>
          <w:p w14:paraId="24B2BD57" w14:textId="77777777" w:rsidR="003D738B" w:rsidRDefault="003D738B">
            <w:pPr>
              <w:pStyle w:val="Default"/>
              <w:jc w:val="center"/>
              <w:rPr>
                <w:ins w:id="3125" w:author="Madhura Ramojwar" w:date="2021-04-20T12:55:00Z"/>
                <w:sz w:val="16"/>
                <w:szCs w:val="16"/>
              </w:rPr>
            </w:pPr>
            <w:ins w:id="3126" w:author="Madhura Ramojwar" w:date="2021-04-20T12:55:00Z">
              <w:r>
                <w:rPr>
                  <w:sz w:val="16"/>
                  <w:szCs w:val="16"/>
                </w:rPr>
                <w:t>Estimated Enrollment=12</w:t>
              </w:r>
            </w:ins>
          </w:p>
        </w:tc>
        <w:tc>
          <w:tcPr>
            <w:tcW w:w="1530" w:type="dxa"/>
            <w:tcBorders>
              <w:top w:val="single" w:sz="6" w:space="0" w:color="auto"/>
              <w:left w:val="single" w:sz="6" w:space="0" w:color="auto"/>
              <w:bottom w:val="single" w:sz="6" w:space="0" w:color="auto"/>
              <w:right w:val="single" w:sz="6" w:space="0" w:color="auto"/>
            </w:tcBorders>
            <w:hideMark/>
            <w:tcPrChange w:id="3127" w:author="Madhura Ramojwar" w:date="2021-04-20T12:55:00Z">
              <w:tcPr>
                <w:tcW w:w="1530" w:type="dxa"/>
                <w:tcBorders>
                  <w:top w:val="single" w:sz="6" w:space="0" w:color="auto"/>
                  <w:left w:val="single" w:sz="6" w:space="0" w:color="auto"/>
                  <w:bottom w:val="single" w:sz="6" w:space="0" w:color="auto"/>
                  <w:right w:val="single" w:sz="6" w:space="0" w:color="auto"/>
                </w:tcBorders>
                <w:hideMark/>
              </w:tcPr>
            </w:tcPrChange>
          </w:tcPr>
          <w:p w14:paraId="78168506" w14:textId="77777777" w:rsidR="003D738B" w:rsidRDefault="003D738B">
            <w:pPr>
              <w:pStyle w:val="Default"/>
              <w:jc w:val="center"/>
              <w:rPr>
                <w:ins w:id="3128" w:author="Madhura Ramojwar" w:date="2021-04-20T12:55:00Z"/>
                <w:sz w:val="16"/>
                <w:szCs w:val="16"/>
              </w:rPr>
            </w:pPr>
            <w:ins w:id="3129" w:author="Madhura Ramojwar" w:date="2021-04-20T12:55:00Z">
              <w:r>
                <w:rPr>
                  <w:sz w:val="16"/>
                  <w:szCs w:val="16"/>
                </w:rPr>
                <w:t>Estimated Enrollment=12</w:t>
              </w:r>
            </w:ins>
          </w:p>
        </w:tc>
        <w:tc>
          <w:tcPr>
            <w:tcW w:w="1620" w:type="dxa"/>
            <w:tcBorders>
              <w:top w:val="single" w:sz="6" w:space="0" w:color="auto"/>
              <w:left w:val="single" w:sz="6" w:space="0" w:color="auto"/>
              <w:bottom w:val="single" w:sz="6" w:space="0" w:color="auto"/>
              <w:right w:val="single" w:sz="6" w:space="0" w:color="auto"/>
            </w:tcBorders>
            <w:hideMark/>
            <w:tcPrChange w:id="3130" w:author="Madhura Ramojwar" w:date="2021-04-20T12:55:00Z">
              <w:tcPr>
                <w:tcW w:w="1620" w:type="dxa"/>
                <w:tcBorders>
                  <w:top w:val="single" w:sz="6" w:space="0" w:color="auto"/>
                  <w:left w:val="single" w:sz="6" w:space="0" w:color="auto"/>
                  <w:bottom w:val="single" w:sz="6" w:space="0" w:color="auto"/>
                  <w:right w:val="single" w:sz="6" w:space="0" w:color="auto"/>
                </w:tcBorders>
                <w:hideMark/>
              </w:tcPr>
            </w:tcPrChange>
          </w:tcPr>
          <w:p w14:paraId="12FA2FE4" w14:textId="77777777" w:rsidR="003D738B" w:rsidRDefault="003D738B">
            <w:pPr>
              <w:pStyle w:val="Default"/>
              <w:jc w:val="center"/>
              <w:rPr>
                <w:ins w:id="3131" w:author="Madhura Ramojwar" w:date="2021-04-20T12:55:00Z"/>
                <w:sz w:val="16"/>
                <w:szCs w:val="16"/>
              </w:rPr>
            </w:pPr>
            <w:ins w:id="3132" w:author="Madhura Ramojwar" w:date="2021-04-20T12:55:00Z">
              <w:r>
                <w:rPr>
                  <w:sz w:val="16"/>
                  <w:szCs w:val="16"/>
                </w:rPr>
                <w:t>Estimated Enrollment=13</w:t>
              </w:r>
            </w:ins>
          </w:p>
        </w:tc>
      </w:tr>
      <w:tr w:rsidR="003D738B" w14:paraId="28573E89" w14:textId="77777777" w:rsidTr="003D738B">
        <w:trPr>
          <w:trHeight w:val="269"/>
          <w:ins w:id="3133" w:author="Madhura Ramojwar" w:date="2021-04-20T12:55:00Z"/>
          <w:trPrChange w:id="3134" w:author="Madhura Ramojwar" w:date="2021-04-20T12:55:00Z">
            <w:trPr>
              <w:trHeight w:val="269"/>
            </w:trPr>
          </w:trPrChange>
        </w:trPr>
        <w:tc>
          <w:tcPr>
            <w:tcW w:w="1443" w:type="dxa"/>
            <w:tcBorders>
              <w:top w:val="single" w:sz="6" w:space="0" w:color="auto"/>
              <w:left w:val="single" w:sz="6" w:space="0" w:color="auto"/>
              <w:bottom w:val="single" w:sz="6" w:space="0" w:color="auto"/>
              <w:right w:val="single" w:sz="6" w:space="0" w:color="auto"/>
            </w:tcBorders>
            <w:hideMark/>
            <w:tcPrChange w:id="3135" w:author="Madhura Ramojwar" w:date="2021-04-20T12:55:00Z">
              <w:tcPr>
                <w:tcW w:w="1443" w:type="dxa"/>
                <w:tcBorders>
                  <w:top w:val="single" w:sz="6" w:space="0" w:color="auto"/>
                  <w:left w:val="single" w:sz="6" w:space="0" w:color="auto"/>
                  <w:bottom w:val="single" w:sz="6" w:space="0" w:color="auto"/>
                  <w:right w:val="single" w:sz="6" w:space="0" w:color="auto"/>
                </w:tcBorders>
                <w:hideMark/>
              </w:tcPr>
            </w:tcPrChange>
          </w:tcPr>
          <w:p w14:paraId="1FCCE5A0" w14:textId="77777777" w:rsidR="003D738B" w:rsidRDefault="003D738B">
            <w:pPr>
              <w:pStyle w:val="Default"/>
              <w:jc w:val="center"/>
              <w:rPr>
                <w:ins w:id="3136" w:author="Madhura Ramojwar" w:date="2021-04-20T12:55:00Z"/>
                <w:sz w:val="16"/>
                <w:szCs w:val="16"/>
              </w:rPr>
            </w:pPr>
            <w:ins w:id="3137" w:author="Madhura Ramojwar" w:date="2021-04-20T12:55:00Z">
              <w:r>
                <w:rPr>
                  <w:sz w:val="16"/>
                  <w:szCs w:val="16"/>
                </w:rPr>
                <w:t>329</w:t>
              </w:r>
            </w:ins>
          </w:p>
        </w:tc>
        <w:tc>
          <w:tcPr>
            <w:tcW w:w="1429" w:type="dxa"/>
            <w:tcBorders>
              <w:top w:val="single" w:sz="6" w:space="0" w:color="auto"/>
              <w:left w:val="single" w:sz="6" w:space="0" w:color="auto"/>
              <w:bottom w:val="single" w:sz="6" w:space="0" w:color="auto"/>
              <w:right w:val="single" w:sz="6" w:space="0" w:color="auto"/>
            </w:tcBorders>
            <w:hideMark/>
            <w:tcPrChange w:id="3138" w:author="Madhura Ramojwar" w:date="2021-04-20T12:55:00Z">
              <w:tcPr>
                <w:tcW w:w="1429" w:type="dxa"/>
                <w:tcBorders>
                  <w:top w:val="single" w:sz="6" w:space="0" w:color="auto"/>
                  <w:left w:val="single" w:sz="6" w:space="0" w:color="auto"/>
                  <w:bottom w:val="single" w:sz="6" w:space="0" w:color="auto"/>
                  <w:right w:val="single" w:sz="6" w:space="0" w:color="auto"/>
                </w:tcBorders>
                <w:hideMark/>
              </w:tcPr>
            </w:tcPrChange>
          </w:tcPr>
          <w:p w14:paraId="1291F622" w14:textId="77777777" w:rsidR="003D738B" w:rsidRDefault="003D738B">
            <w:pPr>
              <w:pStyle w:val="Default"/>
              <w:jc w:val="center"/>
              <w:rPr>
                <w:ins w:id="3139" w:author="Madhura Ramojwar" w:date="2021-04-20T12:55:00Z"/>
                <w:sz w:val="16"/>
                <w:szCs w:val="16"/>
              </w:rPr>
            </w:pPr>
            <w:ins w:id="3140" w:author="Madhura Ramojwar" w:date="2021-04-20T12:55:00Z">
              <w:r>
                <w:rPr>
                  <w:sz w:val="16"/>
                  <w:szCs w:val="16"/>
                </w:rPr>
                <w:t>341</w:t>
              </w:r>
            </w:ins>
          </w:p>
        </w:tc>
        <w:tc>
          <w:tcPr>
            <w:tcW w:w="1530" w:type="dxa"/>
            <w:tcBorders>
              <w:top w:val="single" w:sz="6" w:space="0" w:color="auto"/>
              <w:left w:val="single" w:sz="6" w:space="0" w:color="auto"/>
              <w:bottom w:val="single" w:sz="6" w:space="0" w:color="auto"/>
              <w:right w:val="single" w:sz="6" w:space="0" w:color="auto"/>
            </w:tcBorders>
            <w:hideMark/>
            <w:tcPrChange w:id="3141" w:author="Madhura Ramojwar" w:date="2021-04-20T12:55:00Z">
              <w:tcPr>
                <w:tcW w:w="1530" w:type="dxa"/>
                <w:tcBorders>
                  <w:top w:val="single" w:sz="6" w:space="0" w:color="auto"/>
                  <w:left w:val="single" w:sz="6" w:space="0" w:color="auto"/>
                  <w:bottom w:val="single" w:sz="6" w:space="0" w:color="auto"/>
                  <w:right w:val="single" w:sz="6" w:space="0" w:color="auto"/>
                </w:tcBorders>
                <w:hideMark/>
              </w:tcPr>
            </w:tcPrChange>
          </w:tcPr>
          <w:p w14:paraId="049C2303" w14:textId="77777777" w:rsidR="003D738B" w:rsidRDefault="003D738B">
            <w:pPr>
              <w:pStyle w:val="Default"/>
              <w:jc w:val="center"/>
              <w:rPr>
                <w:ins w:id="3142" w:author="Madhura Ramojwar" w:date="2021-04-20T12:55:00Z"/>
                <w:sz w:val="16"/>
                <w:szCs w:val="16"/>
              </w:rPr>
            </w:pPr>
            <w:ins w:id="3143" w:author="Madhura Ramojwar" w:date="2021-04-20T12:55:00Z">
              <w:r>
                <w:rPr>
                  <w:sz w:val="16"/>
                  <w:szCs w:val="16"/>
                </w:rPr>
                <w:t>353</w:t>
              </w:r>
            </w:ins>
          </w:p>
        </w:tc>
        <w:tc>
          <w:tcPr>
            <w:tcW w:w="1350" w:type="dxa"/>
            <w:tcBorders>
              <w:top w:val="single" w:sz="6" w:space="0" w:color="auto"/>
              <w:left w:val="single" w:sz="6" w:space="0" w:color="auto"/>
              <w:bottom w:val="single" w:sz="6" w:space="0" w:color="auto"/>
              <w:right w:val="single" w:sz="6" w:space="0" w:color="auto"/>
            </w:tcBorders>
            <w:hideMark/>
            <w:tcPrChange w:id="3144" w:author="Madhura Ramojwar" w:date="2021-04-20T12:55:00Z">
              <w:tcPr>
                <w:tcW w:w="1350" w:type="dxa"/>
                <w:tcBorders>
                  <w:top w:val="single" w:sz="6" w:space="0" w:color="auto"/>
                  <w:left w:val="single" w:sz="6" w:space="0" w:color="auto"/>
                  <w:bottom w:val="single" w:sz="6" w:space="0" w:color="auto"/>
                  <w:right w:val="single" w:sz="6" w:space="0" w:color="auto"/>
                </w:tcBorders>
                <w:hideMark/>
              </w:tcPr>
            </w:tcPrChange>
          </w:tcPr>
          <w:p w14:paraId="74F7E774" w14:textId="77777777" w:rsidR="003D738B" w:rsidRDefault="003D738B">
            <w:pPr>
              <w:pStyle w:val="Default"/>
              <w:jc w:val="center"/>
              <w:rPr>
                <w:ins w:id="3145" w:author="Madhura Ramojwar" w:date="2021-04-20T12:55:00Z"/>
                <w:sz w:val="16"/>
                <w:szCs w:val="16"/>
              </w:rPr>
            </w:pPr>
            <w:ins w:id="3146" w:author="Madhura Ramojwar" w:date="2021-04-20T12:55:00Z">
              <w:r>
                <w:rPr>
                  <w:sz w:val="16"/>
                  <w:szCs w:val="16"/>
                </w:rPr>
                <w:t>365</w:t>
              </w:r>
            </w:ins>
          </w:p>
        </w:tc>
        <w:tc>
          <w:tcPr>
            <w:tcW w:w="1440" w:type="dxa"/>
            <w:tcBorders>
              <w:top w:val="single" w:sz="6" w:space="0" w:color="auto"/>
              <w:left w:val="single" w:sz="6" w:space="0" w:color="auto"/>
              <w:bottom w:val="single" w:sz="6" w:space="0" w:color="auto"/>
              <w:right w:val="single" w:sz="6" w:space="0" w:color="auto"/>
            </w:tcBorders>
            <w:hideMark/>
            <w:tcPrChange w:id="3147" w:author="Madhura Ramojwar" w:date="2021-04-20T12:55:00Z">
              <w:tcPr>
                <w:tcW w:w="1440" w:type="dxa"/>
                <w:tcBorders>
                  <w:top w:val="single" w:sz="6" w:space="0" w:color="auto"/>
                  <w:left w:val="single" w:sz="6" w:space="0" w:color="auto"/>
                  <w:bottom w:val="single" w:sz="6" w:space="0" w:color="auto"/>
                  <w:right w:val="single" w:sz="6" w:space="0" w:color="auto"/>
                </w:tcBorders>
                <w:hideMark/>
              </w:tcPr>
            </w:tcPrChange>
          </w:tcPr>
          <w:p w14:paraId="65774446" w14:textId="77777777" w:rsidR="003D738B" w:rsidRDefault="003D738B">
            <w:pPr>
              <w:pStyle w:val="Default"/>
              <w:jc w:val="center"/>
              <w:rPr>
                <w:ins w:id="3148" w:author="Madhura Ramojwar" w:date="2021-04-20T12:55:00Z"/>
                <w:i/>
                <w:sz w:val="16"/>
                <w:szCs w:val="16"/>
              </w:rPr>
            </w:pPr>
            <w:ins w:id="3149" w:author="Madhura Ramojwar" w:date="2021-04-20T12:55:00Z">
              <w:r>
                <w:rPr>
                  <w:i/>
                  <w:sz w:val="16"/>
                  <w:szCs w:val="16"/>
                </w:rPr>
                <w:t>377</w:t>
              </w:r>
            </w:ins>
          </w:p>
        </w:tc>
        <w:tc>
          <w:tcPr>
            <w:tcW w:w="1440" w:type="dxa"/>
            <w:tcBorders>
              <w:top w:val="single" w:sz="6" w:space="0" w:color="auto"/>
              <w:left w:val="single" w:sz="6" w:space="0" w:color="auto"/>
              <w:bottom w:val="single" w:sz="6" w:space="0" w:color="auto"/>
              <w:right w:val="single" w:sz="6" w:space="0" w:color="auto"/>
            </w:tcBorders>
            <w:vAlign w:val="center"/>
            <w:hideMark/>
            <w:tcPrChange w:id="3150" w:author="Madhura Ramojwar" w:date="2021-04-20T12:55:00Z">
              <w:tcPr>
                <w:tcW w:w="1440" w:type="dxa"/>
                <w:tcBorders>
                  <w:top w:val="single" w:sz="6" w:space="0" w:color="auto"/>
                  <w:left w:val="single" w:sz="6" w:space="0" w:color="auto"/>
                  <w:bottom w:val="single" w:sz="6" w:space="0" w:color="auto"/>
                  <w:right w:val="single" w:sz="6" w:space="0" w:color="auto"/>
                </w:tcBorders>
                <w:vAlign w:val="center"/>
                <w:hideMark/>
              </w:tcPr>
            </w:tcPrChange>
          </w:tcPr>
          <w:p w14:paraId="2B832A71" w14:textId="77777777" w:rsidR="003D738B" w:rsidRDefault="003D738B">
            <w:pPr>
              <w:pStyle w:val="Default"/>
              <w:jc w:val="center"/>
              <w:rPr>
                <w:ins w:id="3151" w:author="Madhura Ramojwar" w:date="2021-04-20T12:55:00Z"/>
                <w:i/>
                <w:sz w:val="16"/>
                <w:szCs w:val="16"/>
              </w:rPr>
            </w:pPr>
            <w:ins w:id="3152" w:author="Madhura Ramojwar" w:date="2021-04-20T12:55:00Z">
              <w:r>
                <w:rPr>
                  <w:i/>
                  <w:sz w:val="16"/>
                  <w:szCs w:val="16"/>
                </w:rPr>
                <w:t>389</w:t>
              </w:r>
            </w:ins>
          </w:p>
        </w:tc>
        <w:tc>
          <w:tcPr>
            <w:tcW w:w="1440" w:type="dxa"/>
            <w:tcBorders>
              <w:top w:val="single" w:sz="6" w:space="0" w:color="auto"/>
              <w:left w:val="single" w:sz="6" w:space="0" w:color="auto"/>
              <w:bottom w:val="single" w:sz="6" w:space="0" w:color="auto"/>
              <w:right w:val="single" w:sz="6" w:space="0" w:color="auto"/>
            </w:tcBorders>
            <w:vAlign w:val="center"/>
            <w:hideMark/>
            <w:tcPrChange w:id="3153" w:author="Madhura Ramojwar" w:date="2021-04-20T12:55:00Z">
              <w:tcPr>
                <w:tcW w:w="1440" w:type="dxa"/>
                <w:tcBorders>
                  <w:top w:val="single" w:sz="6" w:space="0" w:color="auto"/>
                  <w:left w:val="single" w:sz="6" w:space="0" w:color="auto"/>
                  <w:bottom w:val="single" w:sz="6" w:space="0" w:color="auto"/>
                  <w:right w:val="single" w:sz="6" w:space="0" w:color="auto"/>
                </w:tcBorders>
                <w:vAlign w:val="center"/>
                <w:hideMark/>
              </w:tcPr>
            </w:tcPrChange>
          </w:tcPr>
          <w:p w14:paraId="61FFF1F0" w14:textId="77777777" w:rsidR="003D738B" w:rsidRDefault="003D738B">
            <w:pPr>
              <w:pStyle w:val="Default"/>
              <w:jc w:val="center"/>
              <w:rPr>
                <w:ins w:id="3154" w:author="Madhura Ramojwar" w:date="2021-04-20T12:55:00Z"/>
                <w:i/>
                <w:sz w:val="16"/>
                <w:szCs w:val="16"/>
              </w:rPr>
            </w:pPr>
            <w:ins w:id="3155" w:author="Madhura Ramojwar" w:date="2021-04-20T12:55:00Z">
              <w:r>
                <w:rPr>
                  <w:sz w:val="16"/>
                  <w:szCs w:val="16"/>
                </w:rPr>
                <w:t>401</w:t>
              </w:r>
            </w:ins>
          </w:p>
        </w:tc>
        <w:tc>
          <w:tcPr>
            <w:tcW w:w="1530" w:type="dxa"/>
            <w:tcBorders>
              <w:top w:val="single" w:sz="6" w:space="0" w:color="auto"/>
              <w:left w:val="single" w:sz="6" w:space="0" w:color="auto"/>
              <w:bottom w:val="single" w:sz="6" w:space="0" w:color="auto"/>
              <w:right w:val="single" w:sz="6" w:space="0" w:color="auto"/>
            </w:tcBorders>
            <w:vAlign w:val="center"/>
            <w:hideMark/>
            <w:tcPrChange w:id="3156" w:author="Madhura Ramojwar" w:date="2021-04-20T12:55:00Z">
              <w:tcPr>
                <w:tcW w:w="1530" w:type="dxa"/>
                <w:tcBorders>
                  <w:top w:val="single" w:sz="6" w:space="0" w:color="auto"/>
                  <w:left w:val="single" w:sz="6" w:space="0" w:color="auto"/>
                  <w:bottom w:val="single" w:sz="6" w:space="0" w:color="auto"/>
                  <w:right w:val="single" w:sz="6" w:space="0" w:color="auto"/>
                </w:tcBorders>
                <w:vAlign w:val="center"/>
                <w:hideMark/>
              </w:tcPr>
            </w:tcPrChange>
          </w:tcPr>
          <w:p w14:paraId="32F16991" w14:textId="77777777" w:rsidR="003D738B" w:rsidRDefault="003D738B">
            <w:pPr>
              <w:pStyle w:val="Default"/>
              <w:jc w:val="center"/>
              <w:rPr>
                <w:ins w:id="3157" w:author="Madhura Ramojwar" w:date="2021-04-20T12:55:00Z"/>
                <w:i/>
                <w:sz w:val="16"/>
                <w:szCs w:val="16"/>
              </w:rPr>
            </w:pPr>
            <w:ins w:id="3158" w:author="Madhura Ramojwar" w:date="2021-04-20T12:55:00Z">
              <w:r>
                <w:rPr>
                  <w:sz w:val="16"/>
                  <w:szCs w:val="16"/>
                </w:rPr>
                <w:t>413</w:t>
              </w:r>
            </w:ins>
          </w:p>
        </w:tc>
        <w:tc>
          <w:tcPr>
            <w:tcW w:w="1620" w:type="dxa"/>
            <w:tcBorders>
              <w:top w:val="single" w:sz="6" w:space="0" w:color="auto"/>
              <w:left w:val="single" w:sz="6" w:space="0" w:color="auto"/>
              <w:bottom w:val="single" w:sz="6" w:space="0" w:color="auto"/>
              <w:right w:val="single" w:sz="6" w:space="0" w:color="auto"/>
            </w:tcBorders>
            <w:vAlign w:val="center"/>
            <w:hideMark/>
            <w:tcPrChange w:id="3159" w:author="Madhura Ramojwar" w:date="2021-04-20T12:55:00Z">
              <w:tcPr>
                <w:tcW w:w="1620" w:type="dxa"/>
                <w:tcBorders>
                  <w:top w:val="single" w:sz="6" w:space="0" w:color="auto"/>
                  <w:left w:val="single" w:sz="6" w:space="0" w:color="auto"/>
                  <w:bottom w:val="single" w:sz="6" w:space="0" w:color="auto"/>
                  <w:right w:val="single" w:sz="6" w:space="0" w:color="auto"/>
                </w:tcBorders>
                <w:vAlign w:val="center"/>
                <w:hideMark/>
              </w:tcPr>
            </w:tcPrChange>
          </w:tcPr>
          <w:p w14:paraId="726BB04C" w14:textId="77777777" w:rsidR="003D738B" w:rsidRDefault="003D738B">
            <w:pPr>
              <w:pStyle w:val="Default"/>
              <w:jc w:val="center"/>
              <w:rPr>
                <w:ins w:id="3160" w:author="Madhura Ramojwar" w:date="2021-04-20T12:55:00Z"/>
                <w:i/>
                <w:sz w:val="16"/>
                <w:szCs w:val="16"/>
              </w:rPr>
            </w:pPr>
            <w:ins w:id="3161" w:author="Madhura Ramojwar" w:date="2021-04-20T12:55:00Z">
              <w:r>
                <w:rPr>
                  <w:sz w:val="16"/>
                  <w:szCs w:val="16"/>
                </w:rPr>
                <w:t>426</w:t>
              </w:r>
            </w:ins>
          </w:p>
        </w:tc>
      </w:tr>
    </w:tbl>
    <w:p w14:paraId="3606C90A" w14:textId="77777777" w:rsidR="003D738B" w:rsidRDefault="003D738B" w:rsidP="003D738B">
      <w:pPr>
        <w:pStyle w:val="BT1BodyTextI1"/>
        <w:jc w:val="left"/>
        <w:rPr>
          <w:ins w:id="3162" w:author="Madhura Ramojwar" w:date="2021-04-20T12:55:00Z"/>
          <w:rStyle w:val="BlueItalics"/>
        </w:rPr>
      </w:pPr>
    </w:p>
    <w:tbl>
      <w:tblPr>
        <w:tblStyle w:val="TableGrid1"/>
        <w:tblW w:w="7800" w:type="dxa"/>
        <w:jc w:val="center"/>
        <w:tblInd w:w="0" w:type="dxa"/>
        <w:tblLayout w:type="fixed"/>
        <w:tblLook w:val="04A0" w:firstRow="1" w:lastRow="0" w:firstColumn="1" w:lastColumn="0" w:noHBand="0" w:noVBand="1"/>
      </w:tblPr>
      <w:tblGrid>
        <w:gridCol w:w="1689"/>
        <w:gridCol w:w="1944"/>
        <w:gridCol w:w="1944"/>
        <w:gridCol w:w="1760"/>
        <w:gridCol w:w="463"/>
      </w:tblGrid>
      <w:tr w:rsidR="003D738B" w14:paraId="52036EF6" w14:textId="77777777" w:rsidTr="003D738B">
        <w:trPr>
          <w:gridAfter w:val="1"/>
          <w:wAfter w:w="480" w:type="dxa"/>
          <w:jc w:val="center"/>
          <w:ins w:id="3163" w:author="Madhura Ramojwar" w:date="2021-04-20T12:55:00Z"/>
        </w:trPr>
        <w:tc>
          <w:tcPr>
            <w:tcW w:w="1795" w:type="dxa"/>
            <w:tcBorders>
              <w:top w:val="single" w:sz="4" w:space="0" w:color="auto"/>
              <w:left w:val="single" w:sz="4" w:space="0" w:color="auto"/>
              <w:bottom w:val="single" w:sz="4" w:space="0" w:color="auto"/>
              <w:right w:val="single" w:sz="4" w:space="0" w:color="auto"/>
            </w:tcBorders>
            <w:hideMark/>
          </w:tcPr>
          <w:p w14:paraId="3D5B521C" w14:textId="77777777" w:rsidR="003D738B" w:rsidRDefault="003D738B">
            <w:pPr>
              <w:autoSpaceDE w:val="0"/>
              <w:autoSpaceDN w:val="0"/>
              <w:adjustRightInd w:val="0"/>
              <w:jc w:val="center"/>
              <w:rPr>
                <w:ins w:id="3164" w:author="Madhura Ramojwar" w:date="2021-04-20T12:55:00Z"/>
                <w:rFonts w:ascii="Times New Roman" w:eastAsiaTheme="majorEastAsia" w:hAnsi="Times New Roman"/>
                <w:b/>
                <w:color w:val="000000"/>
                <w:sz w:val="16"/>
                <w:szCs w:val="16"/>
              </w:rPr>
            </w:pPr>
            <w:ins w:id="3165" w:author="Madhura Ramojwar" w:date="2021-04-20T12:55:00Z">
              <w:r>
                <w:rPr>
                  <w:rFonts w:ascii="Times New Roman" w:hAnsi="Times New Roman"/>
                  <w:b/>
                  <w:i/>
                  <w:color w:val="000000"/>
                  <w:sz w:val="16"/>
                  <w:szCs w:val="16"/>
                </w:rPr>
                <w:t>Time =</w:t>
              </w:r>
            </w:ins>
          </w:p>
          <w:p w14:paraId="7369CEF7" w14:textId="77777777" w:rsidR="003D738B" w:rsidRDefault="003D738B">
            <w:pPr>
              <w:autoSpaceDE w:val="0"/>
              <w:autoSpaceDN w:val="0"/>
              <w:adjustRightInd w:val="0"/>
              <w:jc w:val="center"/>
              <w:rPr>
                <w:ins w:id="3166" w:author="Madhura Ramojwar" w:date="2021-04-20T12:55:00Z"/>
                <w:rFonts w:ascii="Times New Roman" w:hAnsi="Times New Roman"/>
                <w:b/>
                <w:i/>
                <w:color w:val="000000"/>
                <w:sz w:val="16"/>
                <w:szCs w:val="16"/>
              </w:rPr>
            </w:pPr>
            <w:ins w:id="3167" w:author="Madhura Ramojwar" w:date="2021-04-20T12:55:00Z">
              <w:r>
                <w:rPr>
                  <w:rFonts w:ascii="Times New Roman" w:hAnsi="Times New Roman"/>
                  <w:b/>
                  <w:i/>
                  <w:color w:val="000000"/>
                  <w:sz w:val="16"/>
                  <w:szCs w:val="16"/>
                </w:rPr>
                <w:t>Month 53:</w:t>
              </w:r>
            </w:ins>
          </w:p>
          <w:p w14:paraId="3D35CEEB" w14:textId="77777777" w:rsidR="003D738B" w:rsidRDefault="003D738B">
            <w:pPr>
              <w:autoSpaceDE w:val="0"/>
              <w:autoSpaceDN w:val="0"/>
              <w:adjustRightInd w:val="0"/>
              <w:jc w:val="center"/>
              <w:rPr>
                <w:ins w:id="3168" w:author="Madhura Ramojwar" w:date="2021-04-20T12:55:00Z"/>
                <w:rFonts w:ascii="Times New Roman" w:hAnsi="Times New Roman"/>
                <w:b/>
                <w:i/>
                <w:color w:val="000000"/>
                <w:sz w:val="16"/>
                <w:szCs w:val="16"/>
              </w:rPr>
            </w:pPr>
            <w:ins w:id="3169" w:author="Madhura Ramojwar" w:date="2021-04-20T12:55:00Z">
              <w:r>
                <w:rPr>
                  <w:rFonts w:ascii="Times New Roman" w:hAnsi="Times New Roman"/>
                  <w:b/>
                  <w:i/>
                  <w:color w:val="000000"/>
                  <w:sz w:val="16"/>
                  <w:szCs w:val="16"/>
                </w:rPr>
                <w:t>Oct ‘20</w:t>
              </w:r>
            </w:ins>
          </w:p>
        </w:tc>
        <w:tc>
          <w:tcPr>
            <w:tcW w:w="2070" w:type="dxa"/>
            <w:tcBorders>
              <w:top w:val="single" w:sz="4" w:space="0" w:color="auto"/>
              <w:left w:val="single" w:sz="4" w:space="0" w:color="auto"/>
              <w:bottom w:val="single" w:sz="4" w:space="0" w:color="auto"/>
              <w:right w:val="single" w:sz="4" w:space="0" w:color="auto"/>
            </w:tcBorders>
            <w:hideMark/>
          </w:tcPr>
          <w:p w14:paraId="544FEA82" w14:textId="77777777" w:rsidR="003D738B" w:rsidRDefault="003D738B">
            <w:pPr>
              <w:autoSpaceDE w:val="0"/>
              <w:autoSpaceDN w:val="0"/>
              <w:adjustRightInd w:val="0"/>
              <w:jc w:val="center"/>
              <w:rPr>
                <w:ins w:id="3170" w:author="Madhura Ramojwar" w:date="2021-04-20T12:55:00Z"/>
                <w:rFonts w:ascii="Times New Roman" w:hAnsi="Times New Roman"/>
                <w:b/>
                <w:i/>
                <w:color w:val="000000"/>
                <w:sz w:val="16"/>
                <w:szCs w:val="16"/>
              </w:rPr>
            </w:pPr>
            <w:ins w:id="3171" w:author="Madhura Ramojwar" w:date="2021-04-20T12:55:00Z">
              <w:r>
                <w:rPr>
                  <w:rFonts w:ascii="Times New Roman" w:hAnsi="Times New Roman"/>
                  <w:b/>
                  <w:i/>
                  <w:color w:val="000000"/>
                  <w:sz w:val="16"/>
                  <w:szCs w:val="16"/>
                </w:rPr>
                <w:t>Time =</w:t>
              </w:r>
            </w:ins>
          </w:p>
          <w:p w14:paraId="18E44E9A" w14:textId="77777777" w:rsidR="003D738B" w:rsidRDefault="003D738B">
            <w:pPr>
              <w:autoSpaceDE w:val="0"/>
              <w:autoSpaceDN w:val="0"/>
              <w:adjustRightInd w:val="0"/>
              <w:jc w:val="center"/>
              <w:rPr>
                <w:ins w:id="3172" w:author="Madhura Ramojwar" w:date="2021-04-20T12:55:00Z"/>
                <w:rFonts w:ascii="Times New Roman" w:hAnsi="Times New Roman"/>
                <w:b/>
                <w:i/>
                <w:color w:val="000000"/>
                <w:sz w:val="16"/>
                <w:szCs w:val="16"/>
              </w:rPr>
            </w:pPr>
            <w:ins w:id="3173" w:author="Madhura Ramojwar" w:date="2021-04-20T12:55:00Z">
              <w:r>
                <w:rPr>
                  <w:rFonts w:ascii="Times New Roman" w:hAnsi="Times New Roman"/>
                  <w:b/>
                  <w:i/>
                  <w:color w:val="000000"/>
                  <w:sz w:val="16"/>
                  <w:szCs w:val="16"/>
                </w:rPr>
                <w:t>Month 65:</w:t>
              </w:r>
            </w:ins>
          </w:p>
          <w:p w14:paraId="09A82777" w14:textId="77777777" w:rsidR="003D738B" w:rsidRDefault="003D738B">
            <w:pPr>
              <w:autoSpaceDE w:val="0"/>
              <w:autoSpaceDN w:val="0"/>
              <w:adjustRightInd w:val="0"/>
              <w:jc w:val="center"/>
              <w:rPr>
                <w:ins w:id="3174" w:author="Madhura Ramojwar" w:date="2021-04-20T12:55:00Z"/>
                <w:rFonts w:ascii="Times New Roman" w:hAnsi="Times New Roman"/>
                <w:b/>
                <w:i/>
                <w:color w:val="000000"/>
                <w:sz w:val="16"/>
                <w:szCs w:val="16"/>
              </w:rPr>
            </w:pPr>
            <w:ins w:id="3175" w:author="Madhura Ramojwar" w:date="2021-04-20T12:55:00Z">
              <w:r>
                <w:rPr>
                  <w:rFonts w:ascii="Times New Roman" w:hAnsi="Times New Roman"/>
                  <w:b/>
                  <w:i/>
                  <w:color w:val="000000"/>
                  <w:sz w:val="16"/>
                  <w:szCs w:val="16"/>
                </w:rPr>
                <w:t>Oct ‘21</w:t>
              </w:r>
            </w:ins>
          </w:p>
        </w:tc>
        <w:tc>
          <w:tcPr>
            <w:tcW w:w="2070" w:type="dxa"/>
            <w:tcBorders>
              <w:top w:val="single" w:sz="4" w:space="0" w:color="auto"/>
              <w:left w:val="single" w:sz="4" w:space="0" w:color="auto"/>
              <w:bottom w:val="single" w:sz="4" w:space="0" w:color="auto"/>
              <w:right w:val="single" w:sz="4" w:space="0" w:color="auto"/>
            </w:tcBorders>
            <w:hideMark/>
          </w:tcPr>
          <w:p w14:paraId="12FEB894" w14:textId="77777777" w:rsidR="003D738B" w:rsidRDefault="003D738B">
            <w:pPr>
              <w:autoSpaceDE w:val="0"/>
              <w:autoSpaceDN w:val="0"/>
              <w:adjustRightInd w:val="0"/>
              <w:jc w:val="center"/>
              <w:rPr>
                <w:ins w:id="3176" w:author="Madhura Ramojwar" w:date="2021-04-20T12:55:00Z"/>
                <w:rFonts w:ascii="Times New Roman" w:hAnsi="Times New Roman"/>
                <w:b/>
                <w:i/>
                <w:color w:val="000000"/>
                <w:sz w:val="16"/>
                <w:szCs w:val="16"/>
              </w:rPr>
            </w:pPr>
            <w:ins w:id="3177" w:author="Madhura Ramojwar" w:date="2021-04-20T12:55:00Z">
              <w:r>
                <w:rPr>
                  <w:rFonts w:ascii="Times New Roman" w:hAnsi="Times New Roman"/>
                  <w:b/>
                  <w:i/>
                  <w:color w:val="000000"/>
                  <w:sz w:val="16"/>
                  <w:szCs w:val="16"/>
                </w:rPr>
                <w:t>Time =</w:t>
              </w:r>
            </w:ins>
          </w:p>
          <w:p w14:paraId="50FBD005" w14:textId="77777777" w:rsidR="003D738B" w:rsidRDefault="003D738B">
            <w:pPr>
              <w:autoSpaceDE w:val="0"/>
              <w:autoSpaceDN w:val="0"/>
              <w:adjustRightInd w:val="0"/>
              <w:jc w:val="center"/>
              <w:rPr>
                <w:ins w:id="3178" w:author="Madhura Ramojwar" w:date="2021-04-20T12:55:00Z"/>
                <w:rFonts w:ascii="Times New Roman" w:hAnsi="Times New Roman"/>
                <w:b/>
                <w:i/>
                <w:color w:val="000000"/>
                <w:sz w:val="16"/>
                <w:szCs w:val="16"/>
              </w:rPr>
            </w:pPr>
            <w:ins w:id="3179" w:author="Madhura Ramojwar" w:date="2021-04-20T12:55:00Z">
              <w:r>
                <w:rPr>
                  <w:rFonts w:ascii="Times New Roman" w:hAnsi="Times New Roman"/>
                  <w:b/>
                  <w:i/>
                  <w:color w:val="000000"/>
                  <w:sz w:val="16"/>
                  <w:szCs w:val="16"/>
                </w:rPr>
                <w:t>Month 69:</w:t>
              </w:r>
            </w:ins>
          </w:p>
          <w:p w14:paraId="676829E1" w14:textId="77777777" w:rsidR="003D738B" w:rsidRDefault="003D738B">
            <w:pPr>
              <w:autoSpaceDE w:val="0"/>
              <w:autoSpaceDN w:val="0"/>
              <w:adjustRightInd w:val="0"/>
              <w:jc w:val="center"/>
              <w:rPr>
                <w:ins w:id="3180" w:author="Madhura Ramojwar" w:date="2021-04-20T12:55:00Z"/>
                <w:rFonts w:ascii="Times New Roman" w:hAnsi="Times New Roman"/>
                <w:b/>
                <w:i/>
                <w:color w:val="000000"/>
                <w:sz w:val="16"/>
                <w:szCs w:val="16"/>
              </w:rPr>
            </w:pPr>
            <w:ins w:id="3181" w:author="Madhura Ramojwar" w:date="2021-04-20T12:55:00Z">
              <w:r>
                <w:rPr>
                  <w:rFonts w:ascii="Times New Roman" w:hAnsi="Times New Roman"/>
                  <w:b/>
                  <w:i/>
                  <w:color w:val="000000"/>
                  <w:sz w:val="16"/>
                  <w:szCs w:val="16"/>
                </w:rPr>
                <w:t>Feb ‘22</w:t>
              </w:r>
            </w:ins>
          </w:p>
        </w:tc>
        <w:tc>
          <w:tcPr>
            <w:tcW w:w="1872" w:type="dxa"/>
            <w:tcBorders>
              <w:top w:val="single" w:sz="4" w:space="0" w:color="auto"/>
              <w:left w:val="single" w:sz="4" w:space="0" w:color="auto"/>
              <w:bottom w:val="single" w:sz="4" w:space="0" w:color="auto"/>
              <w:right w:val="single" w:sz="4" w:space="0" w:color="auto"/>
            </w:tcBorders>
            <w:hideMark/>
          </w:tcPr>
          <w:p w14:paraId="221B8351" w14:textId="77777777" w:rsidR="003D738B" w:rsidRDefault="003D738B">
            <w:pPr>
              <w:autoSpaceDE w:val="0"/>
              <w:autoSpaceDN w:val="0"/>
              <w:adjustRightInd w:val="0"/>
              <w:jc w:val="center"/>
              <w:rPr>
                <w:ins w:id="3182" w:author="Madhura Ramojwar" w:date="2021-04-20T12:55:00Z"/>
                <w:rFonts w:ascii="Times New Roman" w:hAnsi="Times New Roman"/>
                <w:b/>
                <w:i/>
                <w:color w:val="000000"/>
                <w:sz w:val="16"/>
                <w:szCs w:val="16"/>
              </w:rPr>
            </w:pPr>
            <w:ins w:id="3183" w:author="Madhura Ramojwar" w:date="2021-04-20T12:55:00Z">
              <w:r>
                <w:rPr>
                  <w:rFonts w:ascii="Times New Roman" w:hAnsi="Times New Roman"/>
                  <w:b/>
                  <w:i/>
                  <w:color w:val="000000"/>
                  <w:sz w:val="16"/>
                  <w:szCs w:val="16"/>
                </w:rPr>
                <w:t xml:space="preserve">Time = </w:t>
              </w:r>
            </w:ins>
          </w:p>
          <w:p w14:paraId="14898774" w14:textId="77777777" w:rsidR="003D738B" w:rsidRDefault="003D738B">
            <w:pPr>
              <w:autoSpaceDE w:val="0"/>
              <w:autoSpaceDN w:val="0"/>
              <w:adjustRightInd w:val="0"/>
              <w:jc w:val="center"/>
              <w:rPr>
                <w:ins w:id="3184" w:author="Madhura Ramojwar" w:date="2021-04-20T12:55:00Z"/>
                <w:rFonts w:ascii="Times New Roman" w:hAnsi="Times New Roman"/>
                <w:b/>
                <w:i/>
                <w:color w:val="000000"/>
                <w:sz w:val="16"/>
                <w:szCs w:val="16"/>
              </w:rPr>
            </w:pPr>
            <w:ins w:id="3185" w:author="Madhura Ramojwar" w:date="2021-04-20T12:55:00Z">
              <w:r>
                <w:rPr>
                  <w:rFonts w:ascii="Times New Roman" w:hAnsi="Times New Roman"/>
                  <w:b/>
                  <w:i/>
                  <w:color w:val="000000"/>
                  <w:sz w:val="16"/>
                  <w:szCs w:val="16"/>
                </w:rPr>
                <w:t>Month 70</w:t>
              </w:r>
            </w:ins>
          </w:p>
          <w:p w14:paraId="7B1E3C7D" w14:textId="77777777" w:rsidR="003D738B" w:rsidRDefault="003D738B">
            <w:pPr>
              <w:autoSpaceDE w:val="0"/>
              <w:autoSpaceDN w:val="0"/>
              <w:adjustRightInd w:val="0"/>
              <w:jc w:val="center"/>
              <w:rPr>
                <w:ins w:id="3186" w:author="Madhura Ramojwar" w:date="2021-04-20T12:55:00Z"/>
                <w:rFonts w:ascii="Times New Roman" w:hAnsi="Times New Roman"/>
                <w:b/>
                <w:i/>
                <w:color w:val="000000"/>
                <w:sz w:val="16"/>
                <w:szCs w:val="16"/>
              </w:rPr>
            </w:pPr>
            <w:ins w:id="3187" w:author="Madhura Ramojwar" w:date="2021-04-20T12:55:00Z">
              <w:r>
                <w:rPr>
                  <w:rFonts w:ascii="Times New Roman" w:hAnsi="Times New Roman"/>
                  <w:b/>
                  <w:i/>
                  <w:color w:val="000000"/>
                  <w:sz w:val="16"/>
                  <w:szCs w:val="16"/>
                </w:rPr>
                <w:t>Mar ‘22</w:t>
              </w:r>
            </w:ins>
          </w:p>
        </w:tc>
      </w:tr>
      <w:tr w:rsidR="003D738B" w14:paraId="1D9AE4D7" w14:textId="77777777" w:rsidTr="003D738B">
        <w:trPr>
          <w:gridAfter w:val="1"/>
          <w:wAfter w:w="480" w:type="dxa"/>
          <w:trHeight w:val="481"/>
          <w:jc w:val="center"/>
          <w:ins w:id="3188" w:author="Madhura Ramojwar" w:date="2021-04-20T12:55:00Z"/>
        </w:trPr>
        <w:tc>
          <w:tcPr>
            <w:tcW w:w="1795" w:type="dxa"/>
            <w:vMerge w:val="restart"/>
            <w:tcBorders>
              <w:top w:val="single" w:sz="4" w:space="0" w:color="auto"/>
              <w:left w:val="single" w:sz="4" w:space="0" w:color="auto"/>
              <w:bottom w:val="single" w:sz="4" w:space="0" w:color="auto"/>
              <w:right w:val="single" w:sz="4" w:space="0" w:color="auto"/>
            </w:tcBorders>
            <w:vAlign w:val="center"/>
            <w:hideMark/>
          </w:tcPr>
          <w:p w14:paraId="68C4AE67" w14:textId="77777777" w:rsidR="003D738B" w:rsidRDefault="003D738B">
            <w:pPr>
              <w:autoSpaceDE w:val="0"/>
              <w:autoSpaceDN w:val="0"/>
              <w:adjustRightInd w:val="0"/>
              <w:jc w:val="center"/>
              <w:rPr>
                <w:ins w:id="3189" w:author="Madhura Ramojwar" w:date="2021-04-20T12:55:00Z"/>
                <w:rFonts w:ascii="Times New Roman" w:hAnsi="Times New Roman"/>
                <w:i/>
                <w:color w:val="000000"/>
                <w:sz w:val="16"/>
                <w:szCs w:val="16"/>
              </w:rPr>
            </w:pPr>
            <w:ins w:id="3190" w:author="Madhura Ramojwar" w:date="2021-04-20T12:55:00Z">
              <w:r>
                <w:rPr>
                  <w:rFonts w:ascii="Times New Roman" w:hAnsi="Times New Roman"/>
                  <w:i/>
                  <w:color w:val="000000"/>
                  <w:sz w:val="16"/>
                  <w:szCs w:val="16"/>
                </w:rPr>
                <w:t>All subjects implanted with permanent device</w:t>
              </w:r>
            </w:ins>
          </w:p>
        </w:tc>
        <w:tc>
          <w:tcPr>
            <w:tcW w:w="2070" w:type="dxa"/>
            <w:vMerge w:val="restart"/>
            <w:tcBorders>
              <w:top w:val="single" w:sz="4" w:space="0" w:color="auto"/>
              <w:left w:val="single" w:sz="4" w:space="0" w:color="auto"/>
              <w:bottom w:val="single" w:sz="4" w:space="0" w:color="auto"/>
              <w:right w:val="single" w:sz="4" w:space="0" w:color="auto"/>
            </w:tcBorders>
            <w:vAlign w:val="center"/>
            <w:hideMark/>
          </w:tcPr>
          <w:p w14:paraId="5C6399DB" w14:textId="77777777" w:rsidR="003D738B" w:rsidRDefault="003D738B">
            <w:pPr>
              <w:autoSpaceDE w:val="0"/>
              <w:autoSpaceDN w:val="0"/>
              <w:adjustRightInd w:val="0"/>
              <w:jc w:val="center"/>
              <w:rPr>
                <w:ins w:id="3191" w:author="Madhura Ramojwar" w:date="2021-04-20T12:55:00Z"/>
                <w:rFonts w:ascii="Times New Roman" w:hAnsi="Times New Roman"/>
                <w:color w:val="000000"/>
                <w:sz w:val="16"/>
                <w:szCs w:val="16"/>
              </w:rPr>
            </w:pPr>
            <w:ins w:id="3192" w:author="Madhura Ramojwar" w:date="2021-04-20T12:55:00Z">
              <w:r>
                <w:rPr>
                  <w:rFonts w:ascii="Times New Roman" w:hAnsi="Times New Roman"/>
                  <w:color w:val="000000"/>
                  <w:sz w:val="16"/>
                  <w:szCs w:val="16"/>
                </w:rPr>
                <w:t>12-month Follow-ups Complete</w:t>
              </w:r>
            </w:ins>
          </w:p>
        </w:tc>
        <w:tc>
          <w:tcPr>
            <w:tcW w:w="2070" w:type="dxa"/>
            <w:vMerge w:val="restart"/>
            <w:tcBorders>
              <w:top w:val="single" w:sz="4" w:space="0" w:color="auto"/>
              <w:left w:val="single" w:sz="4" w:space="0" w:color="auto"/>
              <w:bottom w:val="single" w:sz="4" w:space="0" w:color="auto"/>
              <w:right w:val="single" w:sz="4" w:space="0" w:color="auto"/>
            </w:tcBorders>
            <w:vAlign w:val="center"/>
            <w:hideMark/>
          </w:tcPr>
          <w:p w14:paraId="74124ABC" w14:textId="77777777" w:rsidR="003D738B" w:rsidRDefault="003D738B">
            <w:pPr>
              <w:autoSpaceDE w:val="0"/>
              <w:autoSpaceDN w:val="0"/>
              <w:adjustRightInd w:val="0"/>
              <w:jc w:val="center"/>
              <w:rPr>
                <w:ins w:id="3193" w:author="Madhura Ramojwar" w:date="2021-04-20T12:55:00Z"/>
                <w:rFonts w:ascii="Times New Roman" w:hAnsi="Times New Roman"/>
                <w:color w:val="000000"/>
                <w:sz w:val="16"/>
                <w:szCs w:val="16"/>
              </w:rPr>
            </w:pPr>
            <w:ins w:id="3194" w:author="Madhura Ramojwar" w:date="2021-04-20T12:55:00Z">
              <w:r>
                <w:rPr>
                  <w:rFonts w:ascii="Times New Roman" w:hAnsi="Times New Roman"/>
                  <w:color w:val="000000"/>
                  <w:sz w:val="16"/>
                  <w:szCs w:val="16"/>
                </w:rPr>
                <w:t>Primary Analysis Report</w:t>
              </w:r>
            </w:ins>
          </w:p>
        </w:tc>
        <w:tc>
          <w:tcPr>
            <w:tcW w:w="1872" w:type="dxa"/>
            <w:vMerge w:val="restart"/>
            <w:tcBorders>
              <w:top w:val="single" w:sz="4" w:space="0" w:color="auto"/>
              <w:left w:val="single" w:sz="4" w:space="0" w:color="auto"/>
              <w:bottom w:val="single" w:sz="4" w:space="0" w:color="auto"/>
              <w:right w:val="single" w:sz="4" w:space="0" w:color="auto"/>
            </w:tcBorders>
          </w:tcPr>
          <w:p w14:paraId="7CCA08E0" w14:textId="77777777" w:rsidR="003D738B" w:rsidRDefault="003D738B">
            <w:pPr>
              <w:autoSpaceDE w:val="0"/>
              <w:autoSpaceDN w:val="0"/>
              <w:adjustRightInd w:val="0"/>
              <w:jc w:val="center"/>
              <w:rPr>
                <w:ins w:id="3195" w:author="Madhura Ramojwar" w:date="2021-04-20T12:55:00Z"/>
                <w:rFonts w:ascii="Times New Roman" w:hAnsi="Times New Roman"/>
                <w:color w:val="000000"/>
                <w:sz w:val="16"/>
                <w:szCs w:val="16"/>
              </w:rPr>
            </w:pPr>
          </w:p>
          <w:p w14:paraId="6DC37FDE" w14:textId="77777777" w:rsidR="003D738B" w:rsidRDefault="003D738B">
            <w:pPr>
              <w:autoSpaceDE w:val="0"/>
              <w:autoSpaceDN w:val="0"/>
              <w:adjustRightInd w:val="0"/>
              <w:jc w:val="center"/>
              <w:rPr>
                <w:ins w:id="3196" w:author="Madhura Ramojwar" w:date="2021-04-20T12:55:00Z"/>
                <w:rFonts w:ascii="Times New Roman" w:hAnsi="Times New Roman"/>
                <w:color w:val="000000"/>
                <w:sz w:val="16"/>
                <w:szCs w:val="16"/>
              </w:rPr>
            </w:pPr>
            <w:ins w:id="3197" w:author="Madhura Ramojwar" w:date="2021-04-20T12:55:00Z">
              <w:r>
                <w:rPr>
                  <w:rFonts w:ascii="Times New Roman" w:hAnsi="Times New Roman"/>
                  <w:color w:val="000000"/>
                  <w:sz w:val="16"/>
                  <w:szCs w:val="16"/>
                </w:rPr>
                <w:t xml:space="preserve">Final Report </w:t>
              </w:r>
            </w:ins>
          </w:p>
          <w:p w14:paraId="000D69A7" w14:textId="77777777" w:rsidR="003D738B" w:rsidRDefault="003D738B">
            <w:pPr>
              <w:autoSpaceDE w:val="0"/>
              <w:autoSpaceDN w:val="0"/>
              <w:adjustRightInd w:val="0"/>
              <w:jc w:val="center"/>
              <w:rPr>
                <w:ins w:id="3198" w:author="Madhura Ramojwar" w:date="2021-04-20T12:55:00Z"/>
                <w:rFonts w:ascii="Times New Roman" w:hAnsi="Times New Roman"/>
                <w:color w:val="000000"/>
                <w:sz w:val="16"/>
                <w:szCs w:val="16"/>
              </w:rPr>
            </w:pPr>
            <w:ins w:id="3199" w:author="Madhura Ramojwar" w:date="2021-04-20T12:55:00Z">
              <w:r>
                <w:rPr>
                  <w:rFonts w:ascii="Times New Roman" w:hAnsi="Times New Roman"/>
                  <w:color w:val="000000"/>
                  <w:sz w:val="16"/>
                  <w:szCs w:val="16"/>
                </w:rPr>
                <w:t>Study Closed</w:t>
              </w:r>
            </w:ins>
          </w:p>
        </w:tc>
      </w:tr>
      <w:tr w:rsidR="003D738B" w14:paraId="0FFC0BC2" w14:textId="77777777" w:rsidTr="003D738B">
        <w:trPr>
          <w:trHeight w:val="269"/>
          <w:jc w:val="center"/>
          <w:ins w:id="3200" w:author="Madhura Ramojwar" w:date="2021-04-20T12:55:00Z"/>
        </w:trPr>
        <w:tc>
          <w:tcPr>
            <w:tcW w:w="1795" w:type="dxa"/>
            <w:vMerge/>
            <w:tcBorders>
              <w:top w:val="single" w:sz="4" w:space="0" w:color="auto"/>
              <w:left w:val="single" w:sz="4" w:space="0" w:color="auto"/>
              <w:bottom w:val="single" w:sz="4" w:space="0" w:color="auto"/>
              <w:right w:val="single" w:sz="4" w:space="0" w:color="auto"/>
            </w:tcBorders>
            <w:vAlign w:val="center"/>
            <w:hideMark/>
          </w:tcPr>
          <w:p w14:paraId="5A49D649" w14:textId="77777777" w:rsidR="003D738B" w:rsidRDefault="003D738B">
            <w:pPr>
              <w:rPr>
                <w:ins w:id="3201" w:author="Madhura Ramojwar" w:date="2021-04-20T12:55:00Z"/>
                <w:rFonts w:ascii="Times New Roman" w:hAnsi="Times New Roman"/>
                <w:i/>
                <w:color w:val="000000"/>
                <w:sz w:val="16"/>
                <w:szCs w:val="16"/>
              </w:rPr>
            </w:pPr>
          </w:p>
        </w:tc>
        <w:tc>
          <w:tcPr>
            <w:tcW w:w="2070" w:type="dxa"/>
            <w:vMerge/>
            <w:tcBorders>
              <w:top w:val="single" w:sz="4" w:space="0" w:color="auto"/>
              <w:left w:val="single" w:sz="4" w:space="0" w:color="auto"/>
              <w:bottom w:val="single" w:sz="4" w:space="0" w:color="auto"/>
              <w:right w:val="single" w:sz="4" w:space="0" w:color="auto"/>
            </w:tcBorders>
            <w:vAlign w:val="center"/>
            <w:hideMark/>
          </w:tcPr>
          <w:p w14:paraId="5DAE8F40" w14:textId="77777777" w:rsidR="003D738B" w:rsidRDefault="003D738B">
            <w:pPr>
              <w:rPr>
                <w:ins w:id="3202" w:author="Madhura Ramojwar" w:date="2021-04-20T12:55:00Z"/>
                <w:rFonts w:ascii="Times New Roman" w:hAnsi="Times New Roman"/>
                <w:color w:val="000000"/>
                <w:sz w:val="16"/>
                <w:szCs w:val="16"/>
              </w:rPr>
            </w:pPr>
          </w:p>
        </w:tc>
        <w:tc>
          <w:tcPr>
            <w:tcW w:w="2070" w:type="dxa"/>
            <w:vMerge/>
            <w:tcBorders>
              <w:top w:val="single" w:sz="4" w:space="0" w:color="auto"/>
              <w:left w:val="single" w:sz="4" w:space="0" w:color="auto"/>
              <w:bottom w:val="single" w:sz="4" w:space="0" w:color="auto"/>
              <w:right w:val="single" w:sz="4" w:space="0" w:color="auto"/>
            </w:tcBorders>
            <w:vAlign w:val="center"/>
            <w:hideMark/>
          </w:tcPr>
          <w:p w14:paraId="0CBA7733" w14:textId="77777777" w:rsidR="003D738B" w:rsidRDefault="003D738B">
            <w:pPr>
              <w:rPr>
                <w:ins w:id="3203" w:author="Madhura Ramojwar" w:date="2021-04-20T12:55:00Z"/>
                <w:rFonts w:ascii="Times New Roman" w:hAnsi="Times New Roman"/>
                <w:color w:val="000000"/>
                <w:sz w:val="16"/>
                <w:szCs w:val="16"/>
              </w:rPr>
            </w:pPr>
          </w:p>
        </w:tc>
        <w:tc>
          <w:tcPr>
            <w:tcW w:w="1872" w:type="dxa"/>
            <w:vMerge/>
            <w:tcBorders>
              <w:top w:val="single" w:sz="4" w:space="0" w:color="auto"/>
              <w:left w:val="single" w:sz="4" w:space="0" w:color="auto"/>
              <w:bottom w:val="single" w:sz="4" w:space="0" w:color="auto"/>
              <w:right w:val="single" w:sz="4" w:space="0" w:color="auto"/>
            </w:tcBorders>
            <w:vAlign w:val="center"/>
            <w:hideMark/>
          </w:tcPr>
          <w:p w14:paraId="687B970C" w14:textId="77777777" w:rsidR="003D738B" w:rsidRDefault="003D738B">
            <w:pPr>
              <w:rPr>
                <w:ins w:id="3204" w:author="Madhura Ramojwar" w:date="2021-04-20T12:55:00Z"/>
                <w:rFonts w:ascii="Times New Roman" w:hAnsi="Times New Roman"/>
                <w:color w:val="000000"/>
                <w:sz w:val="16"/>
                <w:szCs w:val="16"/>
              </w:rPr>
            </w:pPr>
          </w:p>
        </w:tc>
        <w:tc>
          <w:tcPr>
            <w:tcW w:w="480" w:type="dxa"/>
            <w:tcBorders>
              <w:top w:val="outset" w:sz="6" w:space="0" w:color="auto"/>
              <w:left w:val="outset" w:sz="6" w:space="0" w:color="auto"/>
              <w:bottom w:val="outset" w:sz="6" w:space="0" w:color="auto"/>
              <w:right w:val="outset" w:sz="6" w:space="0" w:color="auto"/>
            </w:tcBorders>
            <w:vAlign w:val="center"/>
            <w:hideMark/>
          </w:tcPr>
          <w:p w14:paraId="685E980D" w14:textId="77777777" w:rsidR="003D738B" w:rsidRDefault="003D738B">
            <w:pPr>
              <w:rPr>
                <w:ins w:id="3205" w:author="Madhura Ramojwar" w:date="2021-04-20T12:55:00Z"/>
                <w:rFonts w:ascii="Times New Roman" w:hAnsi="Times New Roman"/>
                <w:color w:val="000000"/>
                <w:sz w:val="16"/>
                <w:szCs w:val="16"/>
              </w:rPr>
            </w:pPr>
          </w:p>
        </w:tc>
      </w:tr>
    </w:tbl>
    <w:p w14:paraId="535BCD91" w14:textId="77777777" w:rsidR="003D738B" w:rsidRDefault="003D738B" w:rsidP="003D738B">
      <w:pPr>
        <w:pStyle w:val="BT1BodyTextI1"/>
        <w:rPr>
          <w:ins w:id="3206" w:author="Madhura Ramojwar" w:date="2021-04-20T12:55:00Z"/>
          <w:rStyle w:val="BlueItalics"/>
          <w:i w:val="0"/>
        </w:rPr>
      </w:pPr>
    </w:p>
    <w:p w14:paraId="03EA2772" w14:textId="127F89AA" w:rsidR="003D738B" w:rsidRDefault="003D738B" w:rsidP="003D738B">
      <w:pPr>
        <w:pStyle w:val="BT1BodyTextI1"/>
        <w:rPr>
          <w:ins w:id="3207" w:author="Madhura Ramojwar" w:date="2021-04-20T12:55:00Z"/>
          <w:rStyle w:val="BlueItalics"/>
          <w:rFonts w:eastAsiaTheme="majorEastAsia"/>
          <w:b/>
          <w:bCs/>
          <w:i w:val="0"/>
          <w:u w:val="single"/>
        </w:rPr>
      </w:pPr>
      <w:ins w:id="3208" w:author="Madhura Ramojwar" w:date="2021-04-20T12:55:00Z">
        <w:r>
          <w:rPr>
            <w:rStyle w:val="BlueItalics"/>
            <w:rFonts w:eastAsiaTheme="majorEastAsia"/>
            <w:b/>
            <w:bCs/>
            <w:i w:val="0"/>
            <w:u w:val="single"/>
          </w:rPr>
          <w:t xml:space="preserve">Estimated time needed to enroll this subject </w:t>
        </w:r>
      </w:ins>
      <w:ins w:id="3209" w:author="Madhura Ramojwar" w:date="2021-04-20T13:07:00Z">
        <w:r w:rsidR="00431DB0">
          <w:rPr>
            <w:rStyle w:val="BlueItalics"/>
            <w:rFonts w:eastAsiaTheme="majorEastAsia"/>
            <w:b/>
            <w:bCs/>
            <w:i w:val="0"/>
            <w:u w:val="single"/>
          </w:rPr>
          <w:t>population.</w:t>
        </w:r>
      </w:ins>
    </w:p>
    <w:p w14:paraId="4E597E25" w14:textId="3C2B4127" w:rsidR="003D738B" w:rsidRPr="00417211" w:rsidRDefault="003D738B" w:rsidP="00417211">
      <w:pPr>
        <w:pStyle w:val="BT1BodyTextI1"/>
        <w:rPr>
          <w:ins w:id="3210" w:author="Madhura Ramojwar" w:date="2021-04-20T12:55:00Z"/>
          <w:rStyle w:val="BlueItalics"/>
          <w:rFonts w:eastAsiaTheme="majorEastAsia"/>
          <w:i w:val="0"/>
          <w:rPrChange w:id="3211" w:author="Madhura Ramojwar" w:date="2021-04-20T12:55:00Z">
            <w:rPr>
              <w:ins w:id="3212" w:author="Madhura Ramojwar" w:date="2021-04-20T12:55:00Z"/>
              <w:rStyle w:val="BlueItalics"/>
              <w:rFonts w:asciiTheme="minorHAnsi" w:hAnsiTheme="minorHAnsi" w:cstheme="minorHAnsi"/>
            </w:rPr>
          </w:rPrChange>
        </w:rPr>
        <w:pPrChange w:id="3213" w:author="Madhura Ramojwar" w:date="2021-04-20T12:55:00Z">
          <w:pPr>
            <w:pStyle w:val="BT1BodyTextI1"/>
            <w:jc w:val="left"/>
          </w:pPr>
        </w:pPrChange>
      </w:pPr>
      <w:ins w:id="3214" w:author="Madhura Ramojwar" w:date="2021-04-20T12:55:00Z">
        <w:r>
          <w:rPr>
            <w:rStyle w:val="BlueItalics"/>
            <w:rFonts w:eastAsiaTheme="majorEastAsia"/>
            <w:i w:val="0"/>
          </w:rPr>
          <w:t>Site activations are projected to begin three months after protocol approval and continue for 16 months. It is expected that the first subject will be consented three months after the approved protocol is sent to the sites and the first permanent implant will occur approximately two months after the first site is activated. All subjects are expected to be enrolled within 43 months. The total duration of the study is expected to be 70 months.</w:t>
        </w:r>
      </w:ins>
    </w:p>
    <w:p w14:paraId="44E2F142" w14:textId="77777777" w:rsidR="003D738B" w:rsidRDefault="003D738B">
      <w:pPr>
        <w:pStyle w:val="BT1BodyTextI1"/>
        <w:jc w:val="left"/>
        <w:rPr>
          <w:ins w:id="3215" w:author="Madhura Ramojwar" w:date="2021-04-20T12:55:00Z"/>
          <w:rStyle w:val="BlueItalics"/>
          <w:rFonts w:asciiTheme="minorHAnsi" w:hAnsiTheme="minorHAnsi" w:cstheme="minorHAnsi"/>
        </w:rPr>
      </w:pPr>
    </w:p>
    <w:p w14:paraId="5CDD9279" w14:textId="5A4930D3" w:rsidR="003507AA" w:rsidRPr="00841475" w:rsidDel="003D738B" w:rsidRDefault="003507AA">
      <w:pPr>
        <w:pStyle w:val="BT1BodyTextI1"/>
        <w:jc w:val="left"/>
        <w:rPr>
          <w:del w:id="3216" w:author="Madhura Ramojwar" w:date="2021-04-20T12:54:00Z"/>
          <w:rStyle w:val="BlueItalics"/>
          <w:rFonts w:asciiTheme="minorHAnsi" w:hAnsiTheme="minorHAnsi" w:cstheme="minorHAnsi"/>
          <w:rPrChange w:id="3217" w:author="Madhura Ramojwar" w:date="2021-04-20T12:37:00Z">
            <w:rPr>
              <w:del w:id="3218" w:author="Madhura Ramojwar" w:date="2021-04-20T12:54:00Z"/>
              <w:rStyle w:val="BlueItalics"/>
            </w:rPr>
          </w:rPrChange>
        </w:rPr>
        <w:pPrChange w:id="3219" w:author="Madhura Ramojwar" w:date="2021-03-16T15:51:00Z">
          <w:pPr>
            <w:pStyle w:val="BT1BodyTextI1"/>
          </w:pPr>
        </w:pPrChange>
      </w:pPr>
      <w:del w:id="3220" w:author="Madhura Ramojwar" w:date="2021-04-20T12:54:00Z">
        <w:r w:rsidRPr="00841475" w:rsidDel="003D738B">
          <w:rPr>
            <w:rStyle w:val="BlueItalics"/>
            <w:rFonts w:asciiTheme="minorHAnsi" w:hAnsiTheme="minorHAnsi" w:cstheme="minorHAnsi"/>
            <w:rPrChange w:id="3221" w:author="Madhura Ramojwar" w:date="2021-04-20T12:37:00Z">
              <w:rPr>
                <w:rStyle w:val="BlueItalics"/>
              </w:rPr>
            </w:rPrChange>
          </w:rPr>
          <w:lastRenderedPageBreak/>
          <w:delText>Provide the timelines of the activity. A detailed and adequately justified time schedule for PMCF activities, such as the analysis of PMCF data and reporting, shall be described.</w:delText>
        </w:r>
      </w:del>
    </w:p>
    <w:p w14:paraId="3B4926EA" w14:textId="77777777" w:rsidR="003507AA" w:rsidRPr="00841475" w:rsidRDefault="003507AA">
      <w:pPr>
        <w:pStyle w:val="BT1BodyTextI1"/>
        <w:jc w:val="left"/>
        <w:rPr>
          <w:rFonts w:asciiTheme="minorHAnsi" w:eastAsiaTheme="majorEastAsia" w:hAnsiTheme="minorHAnsi" w:cstheme="minorHAnsi"/>
          <w:iCs/>
          <w:kern w:val="32"/>
          <w:rPrChange w:id="3222" w:author="Madhura Ramojwar" w:date="2021-04-20T12:37:00Z">
            <w:rPr>
              <w:rFonts w:eastAsiaTheme="majorEastAsia" w:cs="Arial"/>
              <w:iCs/>
              <w:kern w:val="32"/>
              <w:szCs w:val="26"/>
            </w:rPr>
          </w:rPrChange>
        </w:rPr>
        <w:pPrChange w:id="3223" w:author="Madhura Ramojwar" w:date="2021-03-16T15:51:00Z">
          <w:pPr>
            <w:pStyle w:val="BT1BodyTextI1"/>
          </w:pPr>
        </w:pPrChange>
      </w:pPr>
    </w:p>
    <w:p w14:paraId="0066BBA0" w14:textId="77777777" w:rsidR="003507AA" w:rsidRPr="00841475" w:rsidRDefault="003507AA" w:rsidP="00B570CF">
      <w:pPr>
        <w:pStyle w:val="Heading2"/>
        <w:rPr>
          <w:rFonts w:asciiTheme="minorHAnsi" w:hAnsiTheme="minorHAnsi" w:cstheme="minorHAnsi"/>
          <w:szCs w:val="24"/>
          <w:rPrChange w:id="3224" w:author="Madhura Ramojwar" w:date="2021-04-20T12:37:00Z">
            <w:rPr/>
          </w:rPrChange>
        </w:rPr>
      </w:pPr>
      <w:bookmarkStart w:id="3225" w:name="_Toc49160035"/>
      <w:r w:rsidRPr="00841475">
        <w:rPr>
          <w:rFonts w:asciiTheme="minorHAnsi" w:hAnsiTheme="minorHAnsi" w:cstheme="minorHAnsi"/>
          <w:szCs w:val="24"/>
          <w:rPrChange w:id="3226" w:author="Madhura Ramojwar" w:date="2021-04-20T12:37:00Z">
            <w:rPr/>
          </w:rPrChange>
        </w:rPr>
        <w:t>Registry</w:t>
      </w:r>
      <w:bookmarkEnd w:id="3225"/>
    </w:p>
    <w:p w14:paraId="509B1C4B" w14:textId="6D06C59A" w:rsidR="002B22D2" w:rsidRPr="00841475" w:rsidRDefault="002B22D2">
      <w:pPr>
        <w:pStyle w:val="BodyText"/>
        <w:spacing w:before="120"/>
        <w:ind w:left="720"/>
        <w:jc w:val="both"/>
        <w:rPr>
          <w:ins w:id="3227" w:author="Madhura Ramojwar" w:date="2021-03-17T10:42:00Z"/>
          <w:rStyle w:val="BlueItalics"/>
          <w:rFonts w:asciiTheme="minorHAnsi" w:eastAsiaTheme="minorHAnsi" w:hAnsiTheme="minorHAnsi" w:cstheme="minorHAnsi"/>
          <w:i w:val="0"/>
          <w:color w:val="auto"/>
          <w:rPrChange w:id="3228" w:author="Madhura Ramojwar" w:date="2021-04-20T12:37:00Z">
            <w:rPr>
              <w:ins w:id="3229" w:author="Madhura Ramojwar" w:date="2021-03-17T10:42:00Z"/>
              <w:rStyle w:val="BlueItalics"/>
              <w:rFonts w:ascii="Arial Bold" w:eastAsiaTheme="majorEastAsia" w:hAnsi="Arial Bold" w:cs="Arial"/>
              <w:b/>
              <w:iCs/>
              <w:kern w:val="32"/>
              <w:szCs w:val="26"/>
            </w:rPr>
          </w:rPrChange>
        </w:rPr>
        <w:pPrChange w:id="3230" w:author="Madhura Ramojwar" w:date="2021-03-17T10:42:00Z">
          <w:pPr>
            <w:pStyle w:val="BT1BodyTextI1"/>
            <w:jc w:val="left"/>
          </w:pPr>
        </w:pPrChange>
      </w:pPr>
      <w:ins w:id="3231" w:author="Madhura Ramojwar" w:date="2021-03-17T10:42:00Z">
        <w:r w:rsidRPr="00841475">
          <w:rPr>
            <w:rFonts w:asciiTheme="minorHAnsi" w:eastAsiaTheme="minorHAnsi" w:hAnsiTheme="minorHAnsi" w:cstheme="minorHAnsi"/>
            <w:rPrChange w:id="3232" w:author="Madhura Ramojwar" w:date="2021-04-20T12:37:00Z">
              <w:rPr>
                <w:rFonts w:eastAsiaTheme="minorHAnsi" w:cstheme="minorBidi"/>
                <w:szCs w:val="22"/>
              </w:rPr>
            </w:rPrChange>
          </w:rPr>
          <w:t xml:space="preserve">Active surveillance includes activities undertaken by St. Jude Medical to proactively gain insight and data into the actual safety and performance of the device, independent of whether any clinical events have occurred. </w:t>
        </w:r>
      </w:ins>
    </w:p>
    <w:p w14:paraId="003889B9" w14:textId="13CB0161" w:rsidR="003507AA" w:rsidRPr="00841475" w:rsidDel="00550FCB" w:rsidRDefault="003507AA">
      <w:pPr>
        <w:pStyle w:val="BT1BodyTextI1"/>
        <w:jc w:val="left"/>
        <w:rPr>
          <w:del w:id="3233" w:author="Madhura Ramojwar" w:date="2021-04-20T13:16:00Z"/>
          <w:rStyle w:val="BlueItalics"/>
          <w:rFonts w:asciiTheme="minorHAnsi" w:hAnsiTheme="minorHAnsi" w:cstheme="minorHAnsi"/>
          <w:rPrChange w:id="3234" w:author="Madhura Ramojwar" w:date="2021-04-20T12:37:00Z">
            <w:rPr>
              <w:del w:id="3235" w:author="Madhura Ramojwar" w:date="2021-04-20T13:16:00Z"/>
              <w:rStyle w:val="BlueItalics"/>
            </w:rPr>
          </w:rPrChange>
        </w:rPr>
        <w:pPrChange w:id="3236" w:author="Madhura Ramojwar" w:date="2021-03-16T15:51:00Z">
          <w:pPr>
            <w:pStyle w:val="BT1BodyTextI1"/>
          </w:pPr>
        </w:pPrChange>
      </w:pPr>
      <w:del w:id="3237" w:author="Madhura Ramojwar" w:date="2021-04-20T13:16:00Z">
        <w:r w:rsidRPr="00841475" w:rsidDel="00550FCB">
          <w:rPr>
            <w:rStyle w:val="BlueItalics"/>
            <w:rFonts w:asciiTheme="minorHAnsi" w:hAnsiTheme="minorHAnsi" w:cstheme="minorHAnsi"/>
            <w:rPrChange w:id="3238" w:author="Madhura Ramojwar" w:date="2021-04-20T12:37:00Z">
              <w:rPr>
                <w:rStyle w:val="BlueItalics"/>
              </w:rPr>
            </w:rPrChange>
          </w:rPr>
          <w:delText>A manufacturer device registry (specific for the type of device or the group of the medical devices the product belongs to) can be indicated together with a description and a summary of the plan. A pre-specification of what quality and quantity data – based on the risk of the device(s) and the associated accessories – to be collected and analyzed shall be included. Any possible evaluation of suitable national public registries with clinical data on the manufacturer’s own device and/or on similar devices could be specified in this section, identifying the expected quantity and quality of data to be gathered and the search protocols to be adopted.</w:delText>
        </w:r>
      </w:del>
    </w:p>
    <w:p w14:paraId="14083236" w14:textId="6E00991D" w:rsidR="003507AA" w:rsidRPr="00841475" w:rsidDel="00550FCB" w:rsidRDefault="003507AA">
      <w:pPr>
        <w:pStyle w:val="BT1BodyTextI1"/>
        <w:jc w:val="left"/>
        <w:rPr>
          <w:del w:id="3239" w:author="Madhura Ramojwar" w:date="2021-04-20T13:17:00Z"/>
          <w:rFonts w:asciiTheme="minorHAnsi" w:eastAsiaTheme="majorEastAsia" w:hAnsiTheme="minorHAnsi" w:cstheme="minorHAnsi"/>
          <w:iCs/>
          <w:kern w:val="32"/>
          <w:rPrChange w:id="3240" w:author="Madhura Ramojwar" w:date="2021-04-20T12:37:00Z">
            <w:rPr>
              <w:del w:id="3241" w:author="Madhura Ramojwar" w:date="2021-04-20T13:17:00Z"/>
              <w:rFonts w:eastAsiaTheme="majorEastAsia" w:cs="Arial"/>
              <w:iCs/>
              <w:kern w:val="32"/>
              <w:szCs w:val="26"/>
            </w:rPr>
          </w:rPrChange>
        </w:rPr>
        <w:pPrChange w:id="3242" w:author="Madhura Ramojwar" w:date="2021-03-16T15:51:00Z">
          <w:pPr>
            <w:pStyle w:val="BT1BodyTextI1"/>
          </w:pPr>
        </w:pPrChange>
      </w:pPr>
    </w:p>
    <w:p w14:paraId="197B05B8" w14:textId="28023C67" w:rsidR="003507AA" w:rsidRPr="00841475" w:rsidDel="00550FCB" w:rsidRDefault="003507AA" w:rsidP="00B570CF">
      <w:pPr>
        <w:pStyle w:val="Heading3"/>
        <w:rPr>
          <w:del w:id="3243" w:author="Madhura Ramojwar" w:date="2021-04-20T13:17:00Z"/>
          <w:rFonts w:asciiTheme="minorHAnsi" w:hAnsiTheme="minorHAnsi" w:cstheme="minorHAnsi"/>
          <w:rPrChange w:id="3244" w:author="Madhura Ramojwar" w:date="2021-04-20T12:37:00Z">
            <w:rPr>
              <w:del w:id="3245" w:author="Madhura Ramojwar" w:date="2021-04-20T13:17:00Z"/>
            </w:rPr>
          </w:rPrChange>
        </w:rPr>
      </w:pPr>
      <w:bookmarkStart w:id="3246" w:name="_Toc49160036"/>
      <w:del w:id="3247" w:author="Madhura Ramojwar" w:date="2021-04-20T13:17:00Z">
        <w:r w:rsidRPr="00841475" w:rsidDel="00550FCB">
          <w:rPr>
            <w:rFonts w:asciiTheme="minorHAnsi" w:hAnsiTheme="minorHAnsi" w:cstheme="minorHAnsi"/>
            <w:rPrChange w:id="3248" w:author="Madhura Ramojwar" w:date="2021-04-20T12:37:00Z">
              <w:rPr/>
            </w:rPrChange>
          </w:rPr>
          <w:delText>Basis/Need</w:delText>
        </w:r>
        <w:bookmarkEnd w:id="3246"/>
      </w:del>
    </w:p>
    <w:p w14:paraId="1F9715F4" w14:textId="78D4013F" w:rsidR="003507AA" w:rsidRPr="00841475" w:rsidDel="00550FCB" w:rsidRDefault="003507AA">
      <w:pPr>
        <w:pStyle w:val="BT1BodyTextI1"/>
        <w:jc w:val="left"/>
        <w:rPr>
          <w:del w:id="3249" w:author="Madhura Ramojwar" w:date="2021-04-20T13:17:00Z"/>
          <w:rFonts w:asciiTheme="minorHAnsi" w:eastAsiaTheme="majorEastAsia" w:hAnsiTheme="minorHAnsi" w:cstheme="minorHAnsi"/>
          <w:iCs/>
          <w:kern w:val="32"/>
          <w:rPrChange w:id="3250" w:author="Madhura Ramojwar" w:date="2021-04-20T12:37:00Z">
            <w:rPr>
              <w:del w:id="3251" w:author="Madhura Ramojwar" w:date="2021-04-20T13:17:00Z"/>
              <w:rFonts w:eastAsiaTheme="majorEastAsia" w:cs="Arial"/>
              <w:iCs/>
              <w:kern w:val="32"/>
              <w:szCs w:val="26"/>
            </w:rPr>
          </w:rPrChange>
        </w:rPr>
        <w:pPrChange w:id="3252" w:author="Madhura Ramojwar" w:date="2021-03-16T15:51:00Z">
          <w:pPr>
            <w:pStyle w:val="BT1BodyTextI1"/>
          </w:pPr>
        </w:pPrChange>
      </w:pPr>
    </w:p>
    <w:p w14:paraId="023200D3" w14:textId="06A7E3EB" w:rsidR="003507AA" w:rsidRPr="00841475" w:rsidDel="00550FCB" w:rsidRDefault="003507AA" w:rsidP="00B570CF">
      <w:pPr>
        <w:pStyle w:val="Heading3"/>
        <w:rPr>
          <w:del w:id="3253" w:author="Madhura Ramojwar" w:date="2021-04-20T13:17:00Z"/>
          <w:rFonts w:asciiTheme="minorHAnsi" w:hAnsiTheme="minorHAnsi" w:cstheme="minorHAnsi"/>
          <w:rPrChange w:id="3254" w:author="Madhura Ramojwar" w:date="2021-04-20T12:37:00Z">
            <w:rPr>
              <w:del w:id="3255" w:author="Madhura Ramojwar" w:date="2021-04-20T13:17:00Z"/>
            </w:rPr>
          </w:rPrChange>
        </w:rPr>
      </w:pPr>
      <w:bookmarkStart w:id="3256" w:name="_Toc49160037"/>
      <w:del w:id="3257" w:author="Madhura Ramojwar" w:date="2021-04-20T13:17:00Z">
        <w:r w:rsidRPr="00841475" w:rsidDel="00550FCB">
          <w:rPr>
            <w:rFonts w:asciiTheme="minorHAnsi" w:hAnsiTheme="minorHAnsi" w:cstheme="minorHAnsi"/>
            <w:rPrChange w:id="3258" w:author="Madhura Ramojwar" w:date="2021-04-20T12:37:00Z">
              <w:rPr/>
            </w:rPrChange>
          </w:rPr>
          <w:delText>Description of the Activity</w:delText>
        </w:r>
        <w:bookmarkEnd w:id="3256"/>
      </w:del>
    </w:p>
    <w:p w14:paraId="535659C5" w14:textId="71DF59D4" w:rsidR="003507AA" w:rsidRPr="00841475" w:rsidDel="00550FCB" w:rsidRDefault="003507AA">
      <w:pPr>
        <w:pStyle w:val="BT1BodyTextI1"/>
        <w:jc w:val="left"/>
        <w:rPr>
          <w:del w:id="3259" w:author="Madhura Ramojwar" w:date="2021-04-20T13:17:00Z"/>
          <w:rFonts w:asciiTheme="minorHAnsi" w:eastAsiaTheme="majorEastAsia" w:hAnsiTheme="minorHAnsi" w:cstheme="minorHAnsi"/>
          <w:iCs/>
          <w:kern w:val="32"/>
          <w:rPrChange w:id="3260" w:author="Madhura Ramojwar" w:date="2021-04-20T12:37:00Z">
            <w:rPr>
              <w:del w:id="3261" w:author="Madhura Ramojwar" w:date="2021-04-20T13:17:00Z"/>
              <w:rFonts w:eastAsiaTheme="majorEastAsia" w:cs="Arial"/>
              <w:iCs/>
              <w:kern w:val="32"/>
              <w:szCs w:val="26"/>
            </w:rPr>
          </w:rPrChange>
        </w:rPr>
        <w:pPrChange w:id="3262" w:author="Madhura Ramojwar" w:date="2021-03-16T15:51:00Z">
          <w:pPr>
            <w:pStyle w:val="BT1BodyTextI1"/>
          </w:pPr>
        </w:pPrChange>
      </w:pPr>
    </w:p>
    <w:p w14:paraId="32BEC079" w14:textId="20D56D48" w:rsidR="003507AA" w:rsidRPr="00841475" w:rsidDel="00550FCB" w:rsidRDefault="003507AA" w:rsidP="00B570CF">
      <w:pPr>
        <w:pStyle w:val="Heading3"/>
        <w:rPr>
          <w:del w:id="3263" w:author="Madhura Ramojwar" w:date="2021-04-20T13:17:00Z"/>
          <w:rFonts w:asciiTheme="minorHAnsi" w:hAnsiTheme="minorHAnsi" w:cstheme="minorHAnsi"/>
          <w:rPrChange w:id="3264" w:author="Madhura Ramojwar" w:date="2021-04-20T12:37:00Z">
            <w:rPr>
              <w:del w:id="3265" w:author="Madhura Ramojwar" w:date="2021-04-20T13:17:00Z"/>
            </w:rPr>
          </w:rPrChange>
        </w:rPr>
      </w:pPr>
      <w:bookmarkStart w:id="3266" w:name="_Toc49160038"/>
      <w:del w:id="3267" w:author="Madhura Ramojwar" w:date="2021-04-20T13:17:00Z">
        <w:r w:rsidRPr="00841475" w:rsidDel="00550FCB">
          <w:rPr>
            <w:rFonts w:asciiTheme="minorHAnsi" w:hAnsiTheme="minorHAnsi" w:cstheme="minorHAnsi"/>
            <w:rPrChange w:id="3268" w:author="Madhura Ramojwar" w:date="2021-04-20T12:37:00Z">
              <w:rPr/>
            </w:rPrChange>
          </w:rPr>
          <w:delText>Aim</w:delText>
        </w:r>
        <w:bookmarkEnd w:id="3266"/>
      </w:del>
    </w:p>
    <w:p w14:paraId="508A5F06" w14:textId="36CE2758" w:rsidR="00BC0751" w:rsidRPr="00841475" w:rsidDel="00550FCB" w:rsidRDefault="00BC0751">
      <w:pPr>
        <w:pStyle w:val="BT1BodyTextI1"/>
        <w:jc w:val="left"/>
        <w:rPr>
          <w:del w:id="3269" w:author="Madhura Ramojwar" w:date="2021-04-20T13:17:00Z"/>
          <w:rFonts w:asciiTheme="minorHAnsi" w:hAnsiTheme="minorHAnsi" w:cstheme="minorHAnsi"/>
          <w:rPrChange w:id="3270" w:author="Madhura Ramojwar" w:date="2021-04-20T12:37:00Z">
            <w:rPr>
              <w:del w:id="3271" w:author="Madhura Ramojwar" w:date="2021-04-20T13:17:00Z"/>
            </w:rPr>
          </w:rPrChange>
        </w:rPr>
        <w:pPrChange w:id="3272" w:author="Madhura Ramojwar" w:date="2021-03-16T15:51:00Z">
          <w:pPr>
            <w:pStyle w:val="BT1BodyTextI1"/>
          </w:pPr>
        </w:pPrChange>
      </w:pPr>
    </w:p>
    <w:p w14:paraId="5AEAADA2" w14:textId="1DC819B0" w:rsidR="003507AA" w:rsidRPr="00841475" w:rsidDel="00550FCB" w:rsidRDefault="003507AA">
      <w:pPr>
        <w:pStyle w:val="BT1BodyTextI1"/>
        <w:jc w:val="left"/>
        <w:rPr>
          <w:del w:id="3273" w:author="Madhura Ramojwar" w:date="2021-04-20T13:17:00Z"/>
          <w:rFonts w:asciiTheme="minorHAnsi" w:eastAsiaTheme="majorEastAsia" w:hAnsiTheme="minorHAnsi" w:cstheme="minorHAnsi"/>
          <w:iCs/>
          <w:kern w:val="32"/>
          <w:rPrChange w:id="3274" w:author="Madhura Ramojwar" w:date="2021-04-20T12:37:00Z">
            <w:rPr>
              <w:del w:id="3275" w:author="Madhura Ramojwar" w:date="2021-04-20T13:17:00Z"/>
              <w:rFonts w:eastAsiaTheme="majorEastAsia" w:cs="Arial"/>
              <w:iCs/>
              <w:kern w:val="32"/>
              <w:szCs w:val="26"/>
            </w:rPr>
          </w:rPrChange>
        </w:rPr>
        <w:pPrChange w:id="3276" w:author="Madhura Ramojwar" w:date="2021-03-16T15:51:00Z">
          <w:pPr>
            <w:pStyle w:val="BT1BodyTextI1"/>
          </w:pPr>
        </w:pPrChange>
      </w:pPr>
    </w:p>
    <w:p w14:paraId="78140B39" w14:textId="177BA88D" w:rsidR="003507AA" w:rsidRPr="00841475" w:rsidDel="00550FCB" w:rsidRDefault="003507AA" w:rsidP="00B570CF">
      <w:pPr>
        <w:pStyle w:val="Heading3"/>
        <w:rPr>
          <w:del w:id="3277" w:author="Madhura Ramojwar" w:date="2021-04-20T13:17:00Z"/>
          <w:rFonts w:asciiTheme="minorHAnsi" w:hAnsiTheme="minorHAnsi" w:cstheme="minorHAnsi"/>
          <w:rPrChange w:id="3278" w:author="Madhura Ramojwar" w:date="2021-04-20T12:37:00Z">
            <w:rPr>
              <w:del w:id="3279" w:author="Madhura Ramojwar" w:date="2021-04-20T13:17:00Z"/>
            </w:rPr>
          </w:rPrChange>
        </w:rPr>
      </w:pPr>
      <w:bookmarkStart w:id="3280" w:name="_Toc49160039"/>
      <w:del w:id="3281" w:author="Madhura Ramojwar" w:date="2021-04-20T13:17:00Z">
        <w:r w:rsidRPr="00841475" w:rsidDel="00550FCB">
          <w:rPr>
            <w:rFonts w:asciiTheme="minorHAnsi" w:hAnsiTheme="minorHAnsi" w:cstheme="minorHAnsi"/>
            <w:rPrChange w:id="3282" w:author="Madhura Ramojwar" w:date="2021-04-20T12:37:00Z">
              <w:rPr/>
            </w:rPrChange>
          </w:rPr>
          <w:delText>Rationale</w:delText>
        </w:r>
        <w:bookmarkEnd w:id="3280"/>
      </w:del>
    </w:p>
    <w:p w14:paraId="5CFA6976" w14:textId="7DFDDD38" w:rsidR="009916B5" w:rsidRPr="00841475" w:rsidDel="00550FCB" w:rsidRDefault="009916B5">
      <w:pPr>
        <w:pStyle w:val="BT1BodyTextI1"/>
        <w:jc w:val="left"/>
        <w:rPr>
          <w:del w:id="3283" w:author="Madhura Ramojwar" w:date="2021-04-20T13:17:00Z"/>
          <w:rFonts w:asciiTheme="minorHAnsi" w:hAnsiTheme="minorHAnsi" w:cstheme="minorHAnsi"/>
          <w:rPrChange w:id="3284" w:author="Madhura Ramojwar" w:date="2021-04-20T12:37:00Z">
            <w:rPr>
              <w:del w:id="3285" w:author="Madhura Ramojwar" w:date="2021-04-20T13:17:00Z"/>
            </w:rPr>
          </w:rPrChange>
        </w:rPr>
        <w:pPrChange w:id="3286" w:author="Madhura Ramojwar" w:date="2021-03-16T15:51:00Z">
          <w:pPr>
            <w:pStyle w:val="BT1BodyTextI1"/>
          </w:pPr>
        </w:pPrChange>
      </w:pPr>
    </w:p>
    <w:p w14:paraId="5DA5815B" w14:textId="6E203540" w:rsidR="009916B5" w:rsidRPr="00841475" w:rsidDel="00550FCB" w:rsidRDefault="009916B5" w:rsidP="00B570CF">
      <w:pPr>
        <w:pStyle w:val="Heading3"/>
        <w:rPr>
          <w:del w:id="3287" w:author="Madhura Ramojwar" w:date="2021-04-20T13:17:00Z"/>
          <w:rFonts w:asciiTheme="minorHAnsi" w:hAnsiTheme="minorHAnsi" w:cstheme="minorHAnsi"/>
          <w:rPrChange w:id="3288" w:author="Madhura Ramojwar" w:date="2021-04-20T12:37:00Z">
            <w:rPr>
              <w:del w:id="3289" w:author="Madhura Ramojwar" w:date="2021-04-20T13:17:00Z"/>
            </w:rPr>
          </w:rPrChange>
        </w:rPr>
      </w:pPr>
      <w:bookmarkStart w:id="3290" w:name="_Toc49160040"/>
      <w:del w:id="3291" w:author="Madhura Ramojwar" w:date="2021-04-20T13:17:00Z">
        <w:r w:rsidRPr="00841475" w:rsidDel="00550FCB">
          <w:rPr>
            <w:rFonts w:asciiTheme="minorHAnsi" w:hAnsiTheme="minorHAnsi" w:cstheme="minorHAnsi"/>
            <w:rPrChange w:id="3292" w:author="Madhura Ramojwar" w:date="2021-04-20T12:37:00Z">
              <w:rPr/>
            </w:rPrChange>
          </w:rPr>
          <w:delText>Known Limitations</w:delText>
        </w:r>
        <w:bookmarkEnd w:id="3290"/>
      </w:del>
    </w:p>
    <w:p w14:paraId="6C42E704" w14:textId="64A7DAA0" w:rsidR="009916B5" w:rsidRPr="00841475" w:rsidDel="00550FCB" w:rsidRDefault="009916B5">
      <w:pPr>
        <w:pStyle w:val="BT1BodyTextI1"/>
        <w:jc w:val="left"/>
        <w:rPr>
          <w:del w:id="3293" w:author="Madhura Ramojwar" w:date="2021-04-20T13:17:00Z"/>
          <w:rFonts w:asciiTheme="minorHAnsi" w:hAnsiTheme="minorHAnsi" w:cstheme="minorHAnsi"/>
          <w:rPrChange w:id="3294" w:author="Madhura Ramojwar" w:date="2021-04-20T12:37:00Z">
            <w:rPr>
              <w:del w:id="3295" w:author="Madhura Ramojwar" w:date="2021-04-20T13:17:00Z"/>
            </w:rPr>
          </w:rPrChange>
        </w:rPr>
        <w:pPrChange w:id="3296" w:author="Madhura Ramojwar" w:date="2021-03-16T15:51:00Z">
          <w:pPr>
            <w:pStyle w:val="BT1BodyTextI1"/>
          </w:pPr>
        </w:pPrChange>
      </w:pPr>
    </w:p>
    <w:p w14:paraId="33FF6EB6" w14:textId="167B0811" w:rsidR="003507AA" w:rsidRPr="00841475" w:rsidDel="00550FCB" w:rsidRDefault="003507AA">
      <w:pPr>
        <w:pStyle w:val="BT1BodyTextI1"/>
        <w:jc w:val="left"/>
        <w:rPr>
          <w:del w:id="3297" w:author="Madhura Ramojwar" w:date="2021-04-20T13:17:00Z"/>
          <w:rFonts w:asciiTheme="minorHAnsi" w:eastAsiaTheme="majorEastAsia" w:hAnsiTheme="minorHAnsi" w:cstheme="minorHAnsi"/>
          <w:iCs/>
          <w:kern w:val="32"/>
          <w:rPrChange w:id="3298" w:author="Madhura Ramojwar" w:date="2021-04-20T12:37:00Z">
            <w:rPr>
              <w:del w:id="3299" w:author="Madhura Ramojwar" w:date="2021-04-20T13:17:00Z"/>
              <w:rFonts w:eastAsiaTheme="majorEastAsia" w:cs="Arial"/>
              <w:iCs/>
              <w:kern w:val="32"/>
              <w:szCs w:val="26"/>
            </w:rPr>
          </w:rPrChange>
        </w:rPr>
        <w:pPrChange w:id="3300" w:author="Madhura Ramojwar" w:date="2021-03-16T15:51:00Z">
          <w:pPr>
            <w:pStyle w:val="BT1BodyTextI1"/>
          </w:pPr>
        </w:pPrChange>
      </w:pPr>
    </w:p>
    <w:p w14:paraId="69471042" w14:textId="364751B1" w:rsidR="003507AA" w:rsidRPr="00841475" w:rsidDel="00550FCB" w:rsidRDefault="003507AA" w:rsidP="00B570CF">
      <w:pPr>
        <w:pStyle w:val="Heading3"/>
        <w:rPr>
          <w:del w:id="3301" w:author="Madhura Ramojwar" w:date="2021-04-20T13:17:00Z"/>
          <w:rFonts w:asciiTheme="minorHAnsi" w:hAnsiTheme="minorHAnsi" w:cstheme="minorHAnsi"/>
          <w:rPrChange w:id="3302" w:author="Madhura Ramojwar" w:date="2021-04-20T12:37:00Z">
            <w:rPr>
              <w:del w:id="3303" w:author="Madhura Ramojwar" w:date="2021-04-20T13:17:00Z"/>
            </w:rPr>
          </w:rPrChange>
        </w:rPr>
      </w:pPr>
      <w:bookmarkStart w:id="3304" w:name="_Toc49160041"/>
      <w:del w:id="3305" w:author="Madhura Ramojwar" w:date="2021-04-20T13:17:00Z">
        <w:r w:rsidRPr="00841475" w:rsidDel="00550FCB">
          <w:rPr>
            <w:rFonts w:asciiTheme="minorHAnsi" w:hAnsiTheme="minorHAnsi" w:cstheme="minorHAnsi"/>
            <w:rPrChange w:id="3306" w:author="Madhura Ramojwar" w:date="2021-04-20T12:37:00Z">
              <w:rPr/>
            </w:rPrChange>
          </w:rPr>
          <w:delText>Timeline</w:delText>
        </w:r>
        <w:bookmarkEnd w:id="3304"/>
      </w:del>
    </w:p>
    <w:p w14:paraId="6647B381" w14:textId="6915CD83" w:rsidR="003507AA" w:rsidRPr="00841475" w:rsidDel="00550FCB" w:rsidRDefault="003507AA">
      <w:pPr>
        <w:pStyle w:val="BT1BodyTextI1"/>
        <w:jc w:val="left"/>
        <w:rPr>
          <w:del w:id="3307" w:author="Madhura Ramojwar" w:date="2021-04-20T13:17:00Z"/>
          <w:rFonts w:asciiTheme="minorHAnsi" w:eastAsiaTheme="majorEastAsia" w:hAnsiTheme="minorHAnsi" w:cstheme="minorHAnsi"/>
          <w:b/>
          <w:iCs/>
          <w:kern w:val="32"/>
          <w:rPrChange w:id="3308" w:author="Madhura Ramojwar" w:date="2021-04-20T12:37:00Z">
            <w:rPr>
              <w:del w:id="3309" w:author="Madhura Ramojwar" w:date="2021-04-20T13:17:00Z"/>
              <w:rFonts w:ascii="Arial Bold" w:eastAsiaTheme="majorEastAsia" w:hAnsi="Arial Bold" w:cs="Arial"/>
              <w:b/>
              <w:iCs/>
              <w:kern w:val="32"/>
              <w:szCs w:val="26"/>
            </w:rPr>
          </w:rPrChange>
        </w:rPr>
        <w:pPrChange w:id="3310" w:author="Madhura Ramojwar" w:date="2021-03-16T15:51:00Z">
          <w:pPr>
            <w:pStyle w:val="BT1BodyTextI1"/>
          </w:pPr>
        </w:pPrChange>
      </w:pPr>
    </w:p>
    <w:p w14:paraId="67BE3B8B" w14:textId="50BD1188" w:rsidR="003507AA" w:rsidRPr="00841475" w:rsidDel="00550FCB" w:rsidRDefault="003507AA" w:rsidP="00B570CF">
      <w:pPr>
        <w:pStyle w:val="Heading2"/>
        <w:rPr>
          <w:del w:id="3311" w:author="Madhura Ramojwar" w:date="2021-04-20T13:17:00Z"/>
          <w:rFonts w:asciiTheme="minorHAnsi" w:hAnsiTheme="minorHAnsi" w:cstheme="minorHAnsi"/>
          <w:szCs w:val="24"/>
          <w:rPrChange w:id="3312" w:author="Madhura Ramojwar" w:date="2021-04-20T12:37:00Z">
            <w:rPr>
              <w:del w:id="3313" w:author="Madhura Ramojwar" w:date="2021-04-20T13:17:00Z"/>
            </w:rPr>
          </w:rPrChange>
        </w:rPr>
      </w:pPr>
      <w:bookmarkStart w:id="3314" w:name="_Toc49160042"/>
      <w:del w:id="3315" w:author="Madhura Ramojwar" w:date="2021-04-20T13:17:00Z">
        <w:r w:rsidRPr="00841475" w:rsidDel="00550FCB">
          <w:rPr>
            <w:rFonts w:asciiTheme="minorHAnsi" w:hAnsiTheme="minorHAnsi" w:cstheme="minorHAnsi"/>
            <w:szCs w:val="24"/>
            <w:rPrChange w:id="3316" w:author="Madhura Ramojwar" w:date="2021-04-20T12:37:00Z">
              <w:rPr/>
            </w:rPrChange>
          </w:rPr>
          <w:delText>Real World Data Analysis</w:delText>
        </w:r>
        <w:bookmarkEnd w:id="3314"/>
      </w:del>
    </w:p>
    <w:p w14:paraId="07FF41FB" w14:textId="18D10EDA" w:rsidR="003507AA" w:rsidRPr="00841475" w:rsidDel="00550FCB" w:rsidRDefault="003507AA">
      <w:pPr>
        <w:pStyle w:val="BT1BodyTextI1"/>
        <w:jc w:val="left"/>
        <w:rPr>
          <w:del w:id="3317" w:author="Madhura Ramojwar" w:date="2021-04-20T13:17:00Z"/>
          <w:rStyle w:val="BlueItalics"/>
          <w:rFonts w:asciiTheme="minorHAnsi" w:eastAsiaTheme="majorEastAsia" w:hAnsiTheme="minorHAnsi" w:cstheme="minorHAnsi"/>
          <w:b/>
          <w:iCs/>
          <w:kern w:val="32"/>
          <w:rPrChange w:id="3318" w:author="Madhura Ramojwar" w:date="2021-04-20T12:37:00Z">
            <w:rPr>
              <w:del w:id="3319" w:author="Madhura Ramojwar" w:date="2021-04-20T13:17:00Z"/>
              <w:rStyle w:val="BlueItalics"/>
              <w:rFonts w:ascii="Arial Bold" w:eastAsiaTheme="majorEastAsia" w:hAnsi="Arial Bold" w:cs="Arial"/>
              <w:b/>
              <w:iCs/>
              <w:kern w:val="32"/>
              <w:szCs w:val="26"/>
            </w:rPr>
          </w:rPrChange>
        </w:rPr>
        <w:pPrChange w:id="3320" w:author="Madhura Ramojwar" w:date="2021-03-16T15:51:00Z">
          <w:pPr>
            <w:pStyle w:val="BT1BodyTextI1"/>
          </w:pPr>
        </w:pPrChange>
      </w:pPr>
      <w:del w:id="3321" w:author="Madhura Ramojwar" w:date="2021-04-20T13:17:00Z">
        <w:r w:rsidRPr="00841475" w:rsidDel="00550FCB">
          <w:rPr>
            <w:rStyle w:val="BlueItalics"/>
            <w:rFonts w:asciiTheme="minorHAnsi" w:hAnsiTheme="minorHAnsi" w:cstheme="minorHAnsi"/>
            <w:rPrChange w:id="3322" w:author="Madhura Ramojwar" w:date="2021-04-20T12:37:00Z">
              <w:rPr>
                <w:rStyle w:val="BlueItalics"/>
              </w:rPr>
            </w:rPrChange>
          </w:rPr>
          <w:delText>Planned Real-world evidence (RWE) analyses could be indicated in this section, together with a summary of the plan including the design, sample size, the endpoints, and analysis population. The real-world data (RWD) from which these analyses are based on should be of sufficient quality and come from reliable data sources.</w:delText>
        </w:r>
      </w:del>
    </w:p>
    <w:p w14:paraId="6692DEAC" w14:textId="27338049" w:rsidR="003507AA" w:rsidRPr="00841475" w:rsidDel="00550FCB" w:rsidRDefault="003507AA">
      <w:pPr>
        <w:pStyle w:val="BT1BodyTextI1"/>
        <w:jc w:val="left"/>
        <w:rPr>
          <w:del w:id="3323" w:author="Madhura Ramojwar" w:date="2021-04-20T13:17:00Z"/>
          <w:rFonts w:asciiTheme="minorHAnsi" w:hAnsiTheme="minorHAnsi" w:cstheme="minorHAnsi"/>
          <w:rPrChange w:id="3324" w:author="Madhura Ramojwar" w:date="2021-04-20T12:37:00Z">
            <w:rPr>
              <w:del w:id="3325" w:author="Madhura Ramojwar" w:date="2021-04-20T13:17:00Z"/>
            </w:rPr>
          </w:rPrChange>
        </w:rPr>
        <w:pPrChange w:id="3326" w:author="Madhura Ramojwar" w:date="2021-03-16T15:51:00Z">
          <w:pPr>
            <w:pStyle w:val="BT1BodyTextI1"/>
          </w:pPr>
        </w:pPrChange>
      </w:pPr>
    </w:p>
    <w:p w14:paraId="4FBB316F" w14:textId="019184FD" w:rsidR="003507AA" w:rsidRPr="00841475" w:rsidDel="00550FCB" w:rsidRDefault="003507AA" w:rsidP="00B570CF">
      <w:pPr>
        <w:pStyle w:val="Heading3"/>
        <w:rPr>
          <w:del w:id="3327" w:author="Madhura Ramojwar" w:date="2021-04-20T13:17:00Z"/>
          <w:rFonts w:asciiTheme="minorHAnsi" w:hAnsiTheme="minorHAnsi" w:cstheme="minorHAnsi"/>
          <w:rPrChange w:id="3328" w:author="Madhura Ramojwar" w:date="2021-04-20T12:37:00Z">
            <w:rPr>
              <w:del w:id="3329" w:author="Madhura Ramojwar" w:date="2021-04-20T13:17:00Z"/>
            </w:rPr>
          </w:rPrChange>
        </w:rPr>
      </w:pPr>
      <w:bookmarkStart w:id="3330" w:name="_Toc49160043"/>
      <w:del w:id="3331" w:author="Madhura Ramojwar" w:date="2021-04-20T13:17:00Z">
        <w:r w:rsidRPr="00841475" w:rsidDel="00550FCB">
          <w:rPr>
            <w:rFonts w:asciiTheme="minorHAnsi" w:hAnsiTheme="minorHAnsi" w:cstheme="minorHAnsi"/>
            <w:rPrChange w:id="3332" w:author="Madhura Ramojwar" w:date="2021-04-20T12:37:00Z">
              <w:rPr/>
            </w:rPrChange>
          </w:rPr>
          <w:delText>Basis/Need</w:delText>
        </w:r>
        <w:bookmarkEnd w:id="3330"/>
      </w:del>
    </w:p>
    <w:p w14:paraId="06EF8A01" w14:textId="46A78699" w:rsidR="00E8421A" w:rsidRPr="00841475" w:rsidDel="00550FCB" w:rsidRDefault="00E8421A">
      <w:pPr>
        <w:pStyle w:val="BT1BodyTextI1"/>
        <w:jc w:val="left"/>
        <w:rPr>
          <w:del w:id="3333" w:author="Madhura Ramojwar" w:date="2021-04-20T13:17:00Z"/>
          <w:rFonts w:asciiTheme="minorHAnsi" w:hAnsiTheme="minorHAnsi" w:cstheme="minorHAnsi"/>
          <w:rPrChange w:id="3334" w:author="Madhura Ramojwar" w:date="2021-04-20T12:37:00Z">
            <w:rPr>
              <w:del w:id="3335" w:author="Madhura Ramojwar" w:date="2021-04-20T13:17:00Z"/>
            </w:rPr>
          </w:rPrChange>
        </w:rPr>
        <w:pPrChange w:id="3336" w:author="Madhura Ramojwar" w:date="2021-03-16T15:51:00Z">
          <w:pPr>
            <w:pStyle w:val="BT1BodyTextI1"/>
          </w:pPr>
        </w:pPrChange>
      </w:pPr>
    </w:p>
    <w:p w14:paraId="5B643F59" w14:textId="74595F48" w:rsidR="003507AA" w:rsidRPr="00841475" w:rsidDel="00550FCB" w:rsidRDefault="003507AA" w:rsidP="00B570CF">
      <w:pPr>
        <w:pStyle w:val="Heading3"/>
        <w:rPr>
          <w:del w:id="3337" w:author="Madhura Ramojwar" w:date="2021-04-20T13:17:00Z"/>
          <w:rFonts w:asciiTheme="minorHAnsi" w:hAnsiTheme="minorHAnsi" w:cstheme="minorHAnsi"/>
          <w:rPrChange w:id="3338" w:author="Madhura Ramojwar" w:date="2021-04-20T12:37:00Z">
            <w:rPr>
              <w:del w:id="3339" w:author="Madhura Ramojwar" w:date="2021-04-20T13:17:00Z"/>
            </w:rPr>
          </w:rPrChange>
        </w:rPr>
      </w:pPr>
      <w:bookmarkStart w:id="3340" w:name="_Toc49160044"/>
      <w:del w:id="3341" w:author="Madhura Ramojwar" w:date="2021-04-20T13:17:00Z">
        <w:r w:rsidRPr="00841475" w:rsidDel="00550FCB">
          <w:rPr>
            <w:rFonts w:asciiTheme="minorHAnsi" w:hAnsiTheme="minorHAnsi" w:cstheme="minorHAnsi"/>
            <w:rPrChange w:id="3342" w:author="Madhura Ramojwar" w:date="2021-04-20T12:37:00Z">
              <w:rPr/>
            </w:rPrChange>
          </w:rPr>
          <w:lastRenderedPageBreak/>
          <w:delText>Description of the Activity</w:delText>
        </w:r>
        <w:bookmarkEnd w:id="3340"/>
      </w:del>
    </w:p>
    <w:p w14:paraId="2FDF12DF" w14:textId="23A9506F" w:rsidR="003507AA" w:rsidRPr="00841475" w:rsidDel="00550FCB" w:rsidRDefault="003507AA">
      <w:pPr>
        <w:pStyle w:val="BT1BodyTextI1"/>
        <w:jc w:val="left"/>
        <w:rPr>
          <w:del w:id="3343" w:author="Madhura Ramojwar" w:date="2021-04-20T13:17:00Z"/>
          <w:rFonts w:asciiTheme="minorHAnsi" w:eastAsiaTheme="majorEastAsia" w:hAnsiTheme="minorHAnsi" w:cstheme="minorHAnsi"/>
          <w:iCs/>
          <w:kern w:val="32"/>
          <w:rPrChange w:id="3344" w:author="Madhura Ramojwar" w:date="2021-04-20T12:37:00Z">
            <w:rPr>
              <w:del w:id="3345" w:author="Madhura Ramojwar" w:date="2021-04-20T13:17:00Z"/>
              <w:rFonts w:eastAsiaTheme="majorEastAsia" w:cs="Arial"/>
              <w:iCs/>
              <w:kern w:val="32"/>
              <w:szCs w:val="26"/>
            </w:rPr>
          </w:rPrChange>
        </w:rPr>
        <w:pPrChange w:id="3346" w:author="Madhura Ramojwar" w:date="2021-03-16T15:51:00Z">
          <w:pPr>
            <w:pStyle w:val="BT1BodyTextI1"/>
          </w:pPr>
        </w:pPrChange>
      </w:pPr>
    </w:p>
    <w:p w14:paraId="1BE3D12D" w14:textId="6F0CE8C6" w:rsidR="003507AA" w:rsidRPr="00841475" w:rsidDel="00550FCB" w:rsidRDefault="003507AA" w:rsidP="00B570CF">
      <w:pPr>
        <w:pStyle w:val="Heading3"/>
        <w:rPr>
          <w:del w:id="3347" w:author="Madhura Ramojwar" w:date="2021-04-20T13:17:00Z"/>
          <w:rFonts w:asciiTheme="minorHAnsi" w:hAnsiTheme="minorHAnsi" w:cstheme="minorHAnsi"/>
          <w:rPrChange w:id="3348" w:author="Madhura Ramojwar" w:date="2021-04-20T12:37:00Z">
            <w:rPr>
              <w:del w:id="3349" w:author="Madhura Ramojwar" w:date="2021-04-20T13:17:00Z"/>
            </w:rPr>
          </w:rPrChange>
        </w:rPr>
      </w:pPr>
      <w:bookmarkStart w:id="3350" w:name="_Toc49160045"/>
      <w:del w:id="3351" w:author="Madhura Ramojwar" w:date="2021-04-20T13:17:00Z">
        <w:r w:rsidRPr="00841475" w:rsidDel="00550FCB">
          <w:rPr>
            <w:rFonts w:asciiTheme="minorHAnsi" w:hAnsiTheme="minorHAnsi" w:cstheme="minorHAnsi"/>
            <w:rPrChange w:id="3352" w:author="Madhura Ramojwar" w:date="2021-04-20T12:37:00Z">
              <w:rPr/>
            </w:rPrChange>
          </w:rPr>
          <w:delText>Aim</w:delText>
        </w:r>
        <w:bookmarkEnd w:id="3350"/>
      </w:del>
    </w:p>
    <w:p w14:paraId="0DDC6EDD" w14:textId="5D4AE512" w:rsidR="003507AA" w:rsidRPr="00841475" w:rsidDel="00550FCB" w:rsidRDefault="003507AA">
      <w:pPr>
        <w:pStyle w:val="BT1BodyTextI1"/>
        <w:jc w:val="left"/>
        <w:rPr>
          <w:del w:id="3353" w:author="Madhura Ramojwar" w:date="2021-04-20T13:17:00Z"/>
          <w:rFonts w:asciiTheme="minorHAnsi" w:eastAsiaTheme="majorEastAsia" w:hAnsiTheme="minorHAnsi" w:cstheme="minorHAnsi"/>
          <w:iCs/>
          <w:kern w:val="32"/>
          <w:rPrChange w:id="3354" w:author="Madhura Ramojwar" w:date="2021-04-20T12:37:00Z">
            <w:rPr>
              <w:del w:id="3355" w:author="Madhura Ramojwar" w:date="2021-04-20T13:17:00Z"/>
              <w:rFonts w:eastAsiaTheme="majorEastAsia" w:cs="Arial"/>
              <w:iCs/>
              <w:kern w:val="32"/>
              <w:szCs w:val="26"/>
            </w:rPr>
          </w:rPrChange>
        </w:rPr>
        <w:pPrChange w:id="3356" w:author="Madhura Ramojwar" w:date="2021-03-16T15:51:00Z">
          <w:pPr>
            <w:pStyle w:val="BT1BodyTextI1"/>
          </w:pPr>
        </w:pPrChange>
      </w:pPr>
    </w:p>
    <w:p w14:paraId="5C95BAA6" w14:textId="09AC2656" w:rsidR="003507AA" w:rsidRPr="00841475" w:rsidDel="00550FCB" w:rsidRDefault="003507AA" w:rsidP="00B570CF">
      <w:pPr>
        <w:pStyle w:val="Heading3"/>
        <w:rPr>
          <w:del w:id="3357" w:author="Madhura Ramojwar" w:date="2021-04-20T13:17:00Z"/>
          <w:rFonts w:asciiTheme="minorHAnsi" w:hAnsiTheme="minorHAnsi" w:cstheme="minorHAnsi"/>
          <w:rPrChange w:id="3358" w:author="Madhura Ramojwar" w:date="2021-04-20T12:37:00Z">
            <w:rPr>
              <w:del w:id="3359" w:author="Madhura Ramojwar" w:date="2021-04-20T13:17:00Z"/>
            </w:rPr>
          </w:rPrChange>
        </w:rPr>
      </w:pPr>
      <w:bookmarkStart w:id="3360" w:name="_Toc49160046"/>
      <w:del w:id="3361" w:author="Madhura Ramojwar" w:date="2021-04-20T13:17:00Z">
        <w:r w:rsidRPr="00841475" w:rsidDel="00550FCB">
          <w:rPr>
            <w:rFonts w:asciiTheme="minorHAnsi" w:hAnsiTheme="minorHAnsi" w:cstheme="minorHAnsi"/>
            <w:rPrChange w:id="3362" w:author="Madhura Ramojwar" w:date="2021-04-20T12:37:00Z">
              <w:rPr/>
            </w:rPrChange>
          </w:rPr>
          <w:delText>Rationale</w:delText>
        </w:r>
        <w:bookmarkEnd w:id="3360"/>
      </w:del>
    </w:p>
    <w:p w14:paraId="77264C24" w14:textId="2C476CF6" w:rsidR="003507AA" w:rsidRPr="00841475" w:rsidDel="00550FCB" w:rsidRDefault="003507AA">
      <w:pPr>
        <w:pStyle w:val="BT1BodyTextI1"/>
        <w:jc w:val="left"/>
        <w:rPr>
          <w:del w:id="3363" w:author="Madhura Ramojwar" w:date="2021-04-20T13:17:00Z"/>
          <w:rFonts w:asciiTheme="minorHAnsi" w:eastAsiaTheme="majorEastAsia" w:hAnsiTheme="minorHAnsi" w:cstheme="minorHAnsi"/>
          <w:iCs/>
          <w:kern w:val="32"/>
          <w:rPrChange w:id="3364" w:author="Madhura Ramojwar" w:date="2021-04-20T12:37:00Z">
            <w:rPr>
              <w:del w:id="3365" w:author="Madhura Ramojwar" w:date="2021-04-20T13:17:00Z"/>
              <w:rFonts w:eastAsiaTheme="majorEastAsia" w:cs="Arial"/>
              <w:iCs/>
              <w:kern w:val="32"/>
              <w:szCs w:val="26"/>
            </w:rPr>
          </w:rPrChange>
        </w:rPr>
        <w:pPrChange w:id="3366" w:author="Madhura Ramojwar" w:date="2021-03-16T15:51:00Z">
          <w:pPr>
            <w:pStyle w:val="BT1BodyTextI1"/>
          </w:pPr>
        </w:pPrChange>
      </w:pPr>
    </w:p>
    <w:p w14:paraId="6CD6EEB9" w14:textId="1F352673" w:rsidR="009916B5" w:rsidRPr="00841475" w:rsidDel="00550FCB" w:rsidRDefault="009916B5" w:rsidP="00B570CF">
      <w:pPr>
        <w:pStyle w:val="Heading3"/>
        <w:rPr>
          <w:del w:id="3367" w:author="Madhura Ramojwar" w:date="2021-04-20T13:17:00Z"/>
          <w:rFonts w:asciiTheme="minorHAnsi" w:hAnsiTheme="minorHAnsi" w:cstheme="minorHAnsi"/>
          <w:rPrChange w:id="3368" w:author="Madhura Ramojwar" w:date="2021-04-20T12:37:00Z">
            <w:rPr>
              <w:del w:id="3369" w:author="Madhura Ramojwar" w:date="2021-04-20T13:17:00Z"/>
            </w:rPr>
          </w:rPrChange>
        </w:rPr>
      </w:pPr>
      <w:bookmarkStart w:id="3370" w:name="_Toc49160047"/>
      <w:del w:id="3371" w:author="Madhura Ramojwar" w:date="2021-04-20T13:17:00Z">
        <w:r w:rsidRPr="00841475" w:rsidDel="00550FCB">
          <w:rPr>
            <w:rFonts w:asciiTheme="minorHAnsi" w:hAnsiTheme="minorHAnsi" w:cstheme="minorHAnsi"/>
            <w:rPrChange w:id="3372" w:author="Madhura Ramojwar" w:date="2021-04-20T12:37:00Z">
              <w:rPr/>
            </w:rPrChange>
          </w:rPr>
          <w:delText>Known Limitations</w:delText>
        </w:r>
        <w:bookmarkEnd w:id="3370"/>
      </w:del>
    </w:p>
    <w:p w14:paraId="38E2B8C3" w14:textId="5510C8A4" w:rsidR="009916B5" w:rsidRPr="00841475" w:rsidDel="00550FCB" w:rsidRDefault="009916B5">
      <w:pPr>
        <w:pStyle w:val="BT1BodyTextI1"/>
        <w:jc w:val="left"/>
        <w:rPr>
          <w:del w:id="3373" w:author="Madhura Ramojwar" w:date="2021-04-20T13:17:00Z"/>
          <w:rFonts w:asciiTheme="minorHAnsi" w:eastAsiaTheme="majorEastAsia" w:hAnsiTheme="minorHAnsi" w:cstheme="minorHAnsi"/>
          <w:iCs/>
          <w:kern w:val="32"/>
          <w:rPrChange w:id="3374" w:author="Madhura Ramojwar" w:date="2021-04-20T12:37:00Z">
            <w:rPr>
              <w:del w:id="3375" w:author="Madhura Ramojwar" w:date="2021-04-20T13:17:00Z"/>
              <w:rFonts w:eastAsiaTheme="majorEastAsia" w:cs="Arial"/>
              <w:iCs/>
              <w:kern w:val="32"/>
              <w:szCs w:val="26"/>
            </w:rPr>
          </w:rPrChange>
        </w:rPr>
        <w:pPrChange w:id="3376" w:author="Madhura Ramojwar" w:date="2021-03-16T15:51:00Z">
          <w:pPr>
            <w:pStyle w:val="BT1BodyTextI1"/>
          </w:pPr>
        </w:pPrChange>
      </w:pPr>
    </w:p>
    <w:p w14:paraId="1343F91E" w14:textId="38E4252A" w:rsidR="003507AA" w:rsidRPr="00841475" w:rsidDel="00550FCB" w:rsidRDefault="003507AA" w:rsidP="00B570CF">
      <w:pPr>
        <w:pStyle w:val="Heading3"/>
        <w:rPr>
          <w:del w:id="3377" w:author="Madhura Ramojwar" w:date="2021-04-20T13:17:00Z"/>
          <w:rFonts w:asciiTheme="minorHAnsi" w:hAnsiTheme="minorHAnsi" w:cstheme="minorHAnsi"/>
          <w:rPrChange w:id="3378" w:author="Madhura Ramojwar" w:date="2021-04-20T12:37:00Z">
            <w:rPr>
              <w:del w:id="3379" w:author="Madhura Ramojwar" w:date="2021-04-20T13:17:00Z"/>
            </w:rPr>
          </w:rPrChange>
        </w:rPr>
      </w:pPr>
      <w:bookmarkStart w:id="3380" w:name="_Toc49160048"/>
      <w:del w:id="3381" w:author="Madhura Ramojwar" w:date="2021-04-20T13:17:00Z">
        <w:r w:rsidRPr="00841475" w:rsidDel="00550FCB">
          <w:rPr>
            <w:rFonts w:asciiTheme="minorHAnsi" w:hAnsiTheme="minorHAnsi" w:cstheme="minorHAnsi"/>
            <w:rPrChange w:id="3382" w:author="Madhura Ramojwar" w:date="2021-04-20T12:37:00Z">
              <w:rPr/>
            </w:rPrChange>
          </w:rPr>
          <w:delText>Timeline</w:delText>
        </w:r>
        <w:bookmarkEnd w:id="3380"/>
      </w:del>
    </w:p>
    <w:p w14:paraId="31B8A713" w14:textId="237296B3" w:rsidR="003507AA" w:rsidRPr="00841475" w:rsidDel="00550FCB" w:rsidRDefault="003507AA">
      <w:pPr>
        <w:pStyle w:val="BT1BodyTextI1"/>
        <w:jc w:val="left"/>
        <w:rPr>
          <w:del w:id="3383" w:author="Madhura Ramojwar" w:date="2021-04-20T13:17:00Z"/>
          <w:rFonts w:asciiTheme="minorHAnsi" w:eastAsiaTheme="majorEastAsia" w:hAnsiTheme="minorHAnsi" w:cstheme="minorHAnsi"/>
          <w:iCs/>
          <w:kern w:val="32"/>
          <w:rPrChange w:id="3384" w:author="Madhura Ramojwar" w:date="2021-04-20T12:37:00Z">
            <w:rPr>
              <w:del w:id="3385" w:author="Madhura Ramojwar" w:date="2021-04-20T13:17:00Z"/>
              <w:rFonts w:eastAsiaTheme="majorEastAsia" w:cs="Arial"/>
              <w:iCs/>
              <w:kern w:val="32"/>
              <w:szCs w:val="26"/>
            </w:rPr>
          </w:rPrChange>
        </w:rPr>
        <w:pPrChange w:id="3386" w:author="Madhura Ramojwar" w:date="2021-03-16T15:51:00Z">
          <w:pPr>
            <w:pStyle w:val="BT1BodyTextI1"/>
          </w:pPr>
        </w:pPrChange>
      </w:pPr>
    </w:p>
    <w:p w14:paraId="13EE6011" w14:textId="7EE7521F" w:rsidR="003507AA" w:rsidRPr="00841475" w:rsidDel="00550FCB" w:rsidRDefault="003507AA" w:rsidP="00B570CF">
      <w:pPr>
        <w:pStyle w:val="Heading2"/>
        <w:rPr>
          <w:del w:id="3387" w:author="Madhura Ramojwar" w:date="2021-04-20T13:17:00Z"/>
          <w:rFonts w:asciiTheme="minorHAnsi" w:hAnsiTheme="minorHAnsi" w:cstheme="minorHAnsi"/>
          <w:szCs w:val="24"/>
          <w:rPrChange w:id="3388" w:author="Madhura Ramojwar" w:date="2021-04-20T12:37:00Z">
            <w:rPr>
              <w:del w:id="3389" w:author="Madhura Ramojwar" w:date="2021-04-20T13:17:00Z"/>
            </w:rPr>
          </w:rPrChange>
        </w:rPr>
      </w:pPr>
      <w:bookmarkStart w:id="3390" w:name="_Toc49160049"/>
      <w:del w:id="3391" w:author="Madhura Ramojwar" w:date="2021-04-20T13:17:00Z">
        <w:r w:rsidRPr="00841475" w:rsidDel="00550FCB">
          <w:rPr>
            <w:rFonts w:asciiTheme="minorHAnsi" w:hAnsiTheme="minorHAnsi" w:cstheme="minorHAnsi"/>
            <w:szCs w:val="24"/>
            <w:rPrChange w:id="3392" w:author="Madhura Ramojwar" w:date="2021-04-20T12:37:00Z">
              <w:rPr/>
            </w:rPrChange>
          </w:rPr>
          <w:delText>Survey from Health Care Professional</w:delText>
        </w:r>
        <w:bookmarkEnd w:id="3390"/>
      </w:del>
    </w:p>
    <w:p w14:paraId="3AE82FB0" w14:textId="28BEB383" w:rsidR="003507AA" w:rsidRPr="00841475" w:rsidDel="00550FCB" w:rsidRDefault="003507AA">
      <w:pPr>
        <w:pStyle w:val="BT1BodyTextI1"/>
        <w:jc w:val="left"/>
        <w:rPr>
          <w:del w:id="3393" w:author="Madhura Ramojwar" w:date="2021-04-20T13:17:00Z"/>
          <w:rStyle w:val="BlueItalics"/>
          <w:rFonts w:asciiTheme="minorHAnsi" w:eastAsiaTheme="majorEastAsia" w:hAnsiTheme="minorHAnsi" w:cstheme="minorHAnsi"/>
          <w:b/>
          <w:iCs/>
          <w:kern w:val="32"/>
          <w:rPrChange w:id="3394" w:author="Madhura Ramojwar" w:date="2021-04-20T12:37:00Z">
            <w:rPr>
              <w:del w:id="3395" w:author="Madhura Ramojwar" w:date="2021-04-20T13:17:00Z"/>
              <w:rStyle w:val="BlueItalics"/>
              <w:rFonts w:ascii="Arial Bold" w:eastAsiaTheme="majorEastAsia" w:hAnsi="Arial Bold" w:cs="Arial"/>
              <w:b/>
              <w:iCs/>
              <w:kern w:val="32"/>
              <w:szCs w:val="26"/>
            </w:rPr>
          </w:rPrChange>
        </w:rPr>
        <w:pPrChange w:id="3396" w:author="Madhura Ramojwar" w:date="2021-03-16T15:51:00Z">
          <w:pPr>
            <w:pStyle w:val="BT1BodyTextI1"/>
          </w:pPr>
        </w:pPrChange>
      </w:pPr>
      <w:del w:id="3397" w:author="Madhura Ramojwar" w:date="2021-04-20T13:17:00Z">
        <w:r w:rsidRPr="00841475" w:rsidDel="00550FCB">
          <w:rPr>
            <w:rStyle w:val="BlueItalics"/>
            <w:rFonts w:asciiTheme="minorHAnsi" w:hAnsiTheme="minorHAnsi" w:cstheme="minorHAnsi"/>
            <w:rPrChange w:id="3398" w:author="Madhura Ramojwar" w:date="2021-04-20T12:37:00Z">
              <w:rPr>
                <w:rStyle w:val="BlueItalics"/>
              </w:rPr>
            </w:rPrChange>
          </w:rPr>
          <w:delText>Surveys planned to collect information about the use of the concerned medical device could be described.</w:delText>
        </w:r>
      </w:del>
    </w:p>
    <w:p w14:paraId="787A3FA9" w14:textId="71C19179" w:rsidR="003507AA" w:rsidRPr="00841475" w:rsidDel="00550FCB" w:rsidRDefault="003507AA" w:rsidP="00B570CF">
      <w:pPr>
        <w:pStyle w:val="Heading3"/>
        <w:rPr>
          <w:del w:id="3399" w:author="Madhura Ramojwar" w:date="2021-04-20T13:17:00Z"/>
          <w:rFonts w:asciiTheme="minorHAnsi" w:hAnsiTheme="minorHAnsi" w:cstheme="minorHAnsi"/>
          <w:rPrChange w:id="3400" w:author="Madhura Ramojwar" w:date="2021-04-20T12:37:00Z">
            <w:rPr>
              <w:del w:id="3401" w:author="Madhura Ramojwar" w:date="2021-04-20T13:17:00Z"/>
            </w:rPr>
          </w:rPrChange>
        </w:rPr>
      </w:pPr>
      <w:bookmarkStart w:id="3402" w:name="_Toc49160050"/>
      <w:del w:id="3403" w:author="Madhura Ramojwar" w:date="2021-04-20T13:17:00Z">
        <w:r w:rsidRPr="00841475" w:rsidDel="00550FCB">
          <w:rPr>
            <w:rFonts w:asciiTheme="minorHAnsi" w:hAnsiTheme="minorHAnsi" w:cstheme="minorHAnsi"/>
            <w:rPrChange w:id="3404" w:author="Madhura Ramojwar" w:date="2021-04-20T12:37:00Z">
              <w:rPr/>
            </w:rPrChange>
          </w:rPr>
          <w:delText>Basis/Need</w:delText>
        </w:r>
        <w:bookmarkEnd w:id="3402"/>
      </w:del>
    </w:p>
    <w:p w14:paraId="04E9369A" w14:textId="29F6D515" w:rsidR="003507AA" w:rsidRPr="00841475" w:rsidDel="00550FCB" w:rsidRDefault="003507AA">
      <w:pPr>
        <w:pStyle w:val="BT1BodyTextI1"/>
        <w:jc w:val="left"/>
        <w:rPr>
          <w:del w:id="3405" w:author="Madhura Ramojwar" w:date="2021-04-20T13:17:00Z"/>
          <w:rFonts w:asciiTheme="minorHAnsi" w:eastAsiaTheme="majorEastAsia" w:hAnsiTheme="minorHAnsi" w:cstheme="minorHAnsi"/>
          <w:iCs/>
          <w:kern w:val="32"/>
          <w:rPrChange w:id="3406" w:author="Madhura Ramojwar" w:date="2021-04-20T12:37:00Z">
            <w:rPr>
              <w:del w:id="3407" w:author="Madhura Ramojwar" w:date="2021-04-20T13:17:00Z"/>
              <w:rFonts w:eastAsiaTheme="majorEastAsia" w:cs="Arial"/>
              <w:iCs/>
              <w:kern w:val="32"/>
              <w:szCs w:val="26"/>
            </w:rPr>
          </w:rPrChange>
        </w:rPr>
        <w:pPrChange w:id="3408" w:author="Madhura Ramojwar" w:date="2021-03-16T15:51:00Z">
          <w:pPr>
            <w:pStyle w:val="BT1BodyTextI1"/>
          </w:pPr>
        </w:pPrChange>
      </w:pPr>
    </w:p>
    <w:p w14:paraId="01E05D55" w14:textId="2C5805AC" w:rsidR="003507AA" w:rsidRPr="00841475" w:rsidDel="00550FCB" w:rsidRDefault="003507AA" w:rsidP="00B570CF">
      <w:pPr>
        <w:pStyle w:val="Heading3"/>
        <w:rPr>
          <w:del w:id="3409" w:author="Madhura Ramojwar" w:date="2021-04-20T13:17:00Z"/>
          <w:rFonts w:asciiTheme="minorHAnsi" w:hAnsiTheme="minorHAnsi" w:cstheme="minorHAnsi"/>
          <w:rPrChange w:id="3410" w:author="Madhura Ramojwar" w:date="2021-04-20T12:37:00Z">
            <w:rPr>
              <w:del w:id="3411" w:author="Madhura Ramojwar" w:date="2021-04-20T13:17:00Z"/>
            </w:rPr>
          </w:rPrChange>
        </w:rPr>
      </w:pPr>
      <w:bookmarkStart w:id="3412" w:name="_Toc49160051"/>
      <w:del w:id="3413" w:author="Madhura Ramojwar" w:date="2021-04-20T13:17:00Z">
        <w:r w:rsidRPr="00841475" w:rsidDel="00550FCB">
          <w:rPr>
            <w:rFonts w:asciiTheme="minorHAnsi" w:hAnsiTheme="minorHAnsi" w:cstheme="minorHAnsi"/>
            <w:rPrChange w:id="3414" w:author="Madhura Ramojwar" w:date="2021-04-20T12:37:00Z">
              <w:rPr/>
            </w:rPrChange>
          </w:rPr>
          <w:lastRenderedPageBreak/>
          <w:delText>Description of the Activity</w:delText>
        </w:r>
        <w:bookmarkEnd w:id="3412"/>
      </w:del>
    </w:p>
    <w:p w14:paraId="17693FE0" w14:textId="47DE5EBE" w:rsidR="003507AA" w:rsidRPr="00841475" w:rsidDel="00550FCB" w:rsidRDefault="003507AA">
      <w:pPr>
        <w:pStyle w:val="BT1BodyTextI1"/>
        <w:jc w:val="left"/>
        <w:rPr>
          <w:del w:id="3415" w:author="Madhura Ramojwar" w:date="2021-04-20T13:17:00Z"/>
          <w:rFonts w:asciiTheme="minorHAnsi" w:eastAsiaTheme="majorEastAsia" w:hAnsiTheme="minorHAnsi" w:cstheme="minorHAnsi"/>
          <w:iCs/>
          <w:kern w:val="32"/>
          <w:rPrChange w:id="3416" w:author="Madhura Ramojwar" w:date="2021-04-20T12:37:00Z">
            <w:rPr>
              <w:del w:id="3417" w:author="Madhura Ramojwar" w:date="2021-04-20T13:17:00Z"/>
              <w:rFonts w:eastAsiaTheme="majorEastAsia" w:cs="Arial"/>
              <w:iCs/>
              <w:kern w:val="32"/>
              <w:szCs w:val="26"/>
            </w:rPr>
          </w:rPrChange>
        </w:rPr>
        <w:pPrChange w:id="3418" w:author="Madhura Ramojwar" w:date="2021-03-16T15:51:00Z">
          <w:pPr>
            <w:pStyle w:val="BT1BodyTextI1"/>
          </w:pPr>
        </w:pPrChange>
      </w:pPr>
    </w:p>
    <w:p w14:paraId="3BC43E7B" w14:textId="34A46332" w:rsidR="003507AA" w:rsidRPr="00841475" w:rsidDel="00550FCB" w:rsidRDefault="003507AA" w:rsidP="00B570CF">
      <w:pPr>
        <w:pStyle w:val="Heading3"/>
        <w:rPr>
          <w:del w:id="3419" w:author="Madhura Ramojwar" w:date="2021-04-20T13:17:00Z"/>
          <w:rFonts w:asciiTheme="minorHAnsi" w:hAnsiTheme="minorHAnsi" w:cstheme="minorHAnsi"/>
          <w:rPrChange w:id="3420" w:author="Madhura Ramojwar" w:date="2021-04-20T12:37:00Z">
            <w:rPr>
              <w:del w:id="3421" w:author="Madhura Ramojwar" w:date="2021-04-20T13:17:00Z"/>
            </w:rPr>
          </w:rPrChange>
        </w:rPr>
      </w:pPr>
      <w:bookmarkStart w:id="3422" w:name="_Toc49160052"/>
      <w:del w:id="3423" w:author="Madhura Ramojwar" w:date="2021-04-20T13:17:00Z">
        <w:r w:rsidRPr="00841475" w:rsidDel="00550FCB">
          <w:rPr>
            <w:rFonts w:asciiTheme="minorHAnsi" w:hAnsiTheme="minorHAnsi" w:cstheme="minorHAnsi"/>
            <w:rPrChange w:id="3424" w:author="Madhura Ramojwar" w:date="2021-04-20T12:37:00Z">
              <w:rPr/>
            </w:rPrChange>
          </w:rPr>
          <w:delText>Aim</w:delText>
        </w:r>
        <w:bookmarkEnd w:id="3422"/>
      </w:del>
    </w:p>
    <w:p w14:paraId="729DD7D0" w14:textId="217E5107" w:rsidR="003507AA" w:rsidRPr="00841475" w:rsidDel="00550FCB" w:rsidRDefault="003507AA">
      <w:pPr>
        <w:pStyle w:val="BT1BodyTextI1"/>
        <w:jc w:val="left"/>
        <w:rPr>
          <w:del w:id="3425" w:author="Madhura Ramojwar" w:date="2021-04-20T13:17:00Z"/>
          <w:rFonts w:asciiTheme="minorHAnsi" w:eastAsiaTheme="majorEastAsia" w:hAnsiTheme="minorHAnsi" w:cstheme="minorHAnsi"/>
          <w:iCs/>
          <w:kern w:val="32"/>
          <w:rPrChange w:id="3426" w:author="Madhura Ramojwar" w:date="2021-04-20T12:37:00Z">
            <w:rPr>
              <w:del w:id="3427" w:author="Madhura Ramojwar" w:date="2021-04-20T13:17:00Z"/>
              <w:rFonts w:eastAsiaTheme="majorEastAsia" w:cs="Arial"/>
              <w:iCs/>
              <w:kern w:val="32"/>
              <w:szCs w:val="26"/>
            </w:rPr>
          </w:rPrChange>
        </w:rPr>
        <w:pPrChange w:id="3428" w:author="Madhura Ramojwar" w:date="2021-03-16T15:51:00Z">
          <w:pPr>
            <w:pStyle w:val="BT1BodyTextI1"/>
          </w:pPr>
        </w:pPrChange>
      </w:pPr>
    </w:p>
    <w:p w14:paraId="2C6D2C51" w14:textId="52553D8E" w:rsidR="003507AA" w:rsidRPr="00841475" w:rsidDel="00550FCB" w:rsidRDefault="003507AA" w:rsidP="00B570CF">
      <w:pPr>
        <w:pStyle w:val="Heading3"/>
        <w:rPr>
          <w:del w:id="3429" w:author="Madhura Ramojwar" w:date="2021-04-20T13:17:00Z"/>
          <w:rFonts w:asciiTheme="minorHAnsi" w:hAnsiTheme="minorHAnsi" w:cstheme="minorHAnsi"/>
          <w:rPrChange w:id="3430" w:author="Madhura Ramojwar" w:date="2021-04-20T12:37:00Z">
            <w:rPr>
              <w:del w:id="3431" w:author="Madhura Ramojwar" w:date="2021-04-20T13:17:00Z"/>
            </w:rPr>
          </w:rPrChange>
        </w:rPr>
      </w:pPr>
      <w:bookmarkStart w:id="3432" w:name="_Toc49160053"/>
      <w:del w:id="3433" w:author="Madhura Ramojwar" w:date="2021-04-20T13:17:00Z">
        <w:r w:rsidRPr="00841475" w:rsidDel="00550FCB">
          <w:rPr>
            <w:rFonts w:asciiTheme="minorHAnsi" w:hAnsiTheme="minorHAnsi" w:cstheme="minorHAnsi"/>
            <w:rPrChange w:id="3434" w:author="Madhura Ramojwar" w:date="2021-04-20T12:37:00Z">
              <w:rPr/>
            </w:rPrChange>
          </w:rPr>
          <w:delText>Rationale</w:delText>
        </w:r>
        <w:bookmarkEnd w:id="3432"/>
      </w:del>
    </w:p>
    <w:p w14:paraId="36819B96" w14:textId="2B27445B" w:rsidR="009916B5" w:rsidRPr="00841475" w:rsidDel="00550FCB" w:rsidRDefault="009916B5">
      <w:pPr>
        <w:pStyle w:val="BT1BodyTextI1"/>
        <w:jc w:val="left"/>
        <w:rPr>
          <w:del w:id="3435" w:author="Madhura Ramojwar" w:date="2021-04-20T13:17:00Z"/>
          <w:rFonts w:asciiTheme="minorHAnsi" w:hAnsiTheme="minorHAnsi" w:cstheme="minorHAnsi"/>
          <w:rPrChange w:id="3436" w:author="Madhura Ramojwar" w:date="2021-04-20T12:37:00Z">
            <w:rPr>
              <w:del w:id="3437" w:author="Madhura Ramojwar" w:date="2021-04-20T13:17:00Z"/>
            </w:rPr>
          </w:rPrChange>
        </w:rPr>
        <w:pPrChange w:id="3438" w:author="Madhura Ramojwar" w:date="2021-03-16T15:51:00Z">
          <w:pPr>
            <w:pStyle w:val="BT1BodyTextI1"/>
          </w:pPr>
        </w:pPrChange>
      </w:pPr>
    </w:p>
    <w:p w14:paraId="7643DB93" w14:textId="52787A45" w:rsidR="009916B5" w:rsidRPr="00841475" w:rsidDel="00550FCB" w:rsidRDefault="009916B5" w:rsidP="00B570CF">
      <w:pPr>
        <w:pStyle w:val="Heading3"/>
        <w:rPr>
          <w:del w:id="3439" w:author="Madhura Ramojwar" w:date="2021-04-20T13:17:00Z"/>
          <w:rFonts w:asciiTheme="minorHAnsi" w:hAnsiTheme="minorHAnsi" w:cstheme="minorHAnsi"/>
          <w:rPrChange w:id="3440" w:author="Madhura Ramojwar" w:date="2021-04-20T12:37:00Z">
            <w:rPr>
              <w:del w:id="3441" w:author="Madhura Ramojwar" w:date="2021-04-20T13:17:00Z"/>
            </w:rPr>
          </w:rPrChange>
        </w:rPr>
      </w:pPr>
      <w:bookmarkStart w:id="3442" w:name="_Toc49160054"/>
      <w:del w:id="3443" w:author="Madhura Ramojwar" w:date="2021-04-20T13:17:00Z">
        <w:r w:rsidRPr="00841475" w:rsidDel="00550FCB">
          <w:rPr>
            <w:rFonts w:asciiTheme="minorHAnsi" w:hAnsiTheme="minorHAnsi" w:cstheme="minorHAnsi"/>
            <w:rPrChange w:id="3444" w:author="Madhura Ramojwar" w:date="2021-04-20T12:37:00Z">
              <w:rPr/>
            </w:rPrChange>
          </w:rPr>
          <w:delText>Known Limitations</w:delText>
        </w:r>
        <w:bookmarkEnd w:id="3442"/>
      </w:del>
    </w:p>
    <w:p w14:paraId="7349ECAD" w14:textId="72F784C7" w:rsidR="003507AA" w:rsidRPr="00841475" w:rsidDel="00550FCB" w:rsidRDefault="003507AA">
      <w:pPr>
        <w:pStyle w:val="BT1BodyTextI1"/>
        <w:jc w:val="left"/>
        <w:rPr>
          <w:del w:id="3445" w:author="Madhura Ramojwar" w:date="2021-04-20T13:17:00Z"/>
          <w:rFonts w:asciiTheme="minorHAnsi" w:eastAsiaTheme="majorEastAsia" w:hAnsiTheme="minorHAnsi" w:cstheme="minorHAnsi"/>
          <w:iCs/>
          <w:kern w:val="32"/>
          <w:rPrChange w:id="3446" w:author="Madhura Ramojwar" w:date="2021-04-20T12:37:00Z">
            <w:rPr>
              <w:del w:id="3447" w:author="Madhura Ramojwar" w:date="2021-04-20T13:17:00Z"/>
              <w:rFonts w:eastAsiaTheme="majorEastAsia" w:cs="Arial"/>
              <w:iCs/>
              <w:kern w:val="32"/>
              <w:szCs w:val="26"/>
            </w:rPr>
          </w:rPrChange>
        </w:rPr>
        <w:pPrChange w:id="3448" w:author="Madhura Ramojwar" w:date="2021-03-16T15:51:00Z">
          <w:pPr>
            <w:pStyle w:val="BT1BodyTextI1"/>
          </w:pPr>
        </w:pPrChange>
      </w:pPr>
    </w:p>
    <w:p w14:paraId="76098D19" w14:textId="6E8AEC21" w:rsidR="003507AA" w:rsidRPr="00841475" w:rsidDel="00550FCB" w:rsidRDefault="003507AA" w:rsidP="00B570CF">
      <w:pPr>
        <w:pStyle w:val="Heading3"/>
        <w:rPr>
          <w:del w:id="3449" w:author="Madhura Ramojwar" w:date="2021-04-20T13:17:00Z"/>
          <w:rFonts w:asciiTheme="minorHAnsi" w:hAnsiTheme="minorHAnsi" w:cstheme="minorHAnsi"/>
          <w:rPrChange w:id="3450" w:author="Madhura Ramojwar" w:date="2021-04-20T12:37:00Z">
            <w:rPr>
              <w:del w:id="3451" w:author="Madhura Ramojwar" w:date="2021-04-20T13:17:00Z"/>
            </w:rPr>
          </w:rPrChange>
        </w:rPr>
      </w:pPr>
      <w:bookmarkStart w:id="3452" w:name="_Toc49160055"/>
      <w:del w:id="3453" w:author="Madhura Ramojwar" w:date="2021-04-20T13:17:00Z">
        <w:r w:rsidRPr="00841475" w:rsidDel="00550FCB">
          <w:rPr>
            <w:rFonts w:asciiTheme="minorHAnsi" w:hAnsiTheme="minorHAnsi" w:cstheme="minorHAnsi"/>
            <w:rPrChange w:id="3454" w:author="Madhura Ramojwar" w:date="2021-04-20T12:37:00Z">
              <w:rPr/>
            </w:rPrChange>
          </w:rPr>
          <w:delText>Timeline</w:delText>
        </w:r>
        <w:bookmarkEnd w:id="3452"/>
      </w:del>
    </w:p>
    <w:p w14:paraId="6776F9C8" w14:textId="6291A86B" w:rsidR="003507AA" w:rsidRPr="00841475" w:rsidDel="00550FCB" w:rsidRDefault="003507AA">
      <w:pPr>
        <w:pStyle w:val="BT1BodyTextI1"/>
        <w:jc w:val="left"/>
        <w:rPr>
          <w:del w:id="3455" w:author="Madhura Ramojwar" w:date="2021-04-20T13:17:00Z"/>
          <w:rFonts w:asciiTheme="minorHAnsi" w:eastAsiaTheme="majorEastAsia" w:hAnsiTheme="minorHAnsi" w:cstheme="minorHAnsi"/>
          <w:iCs/>
          <w:kern w:val="32"/>
          <w:rPrChange w:id="3456" w:author="Madhura Ramojwar" w:date="2021-04-20T12:37:00Z">
            <w:rPr>
              <w:del w:id="3457" w:author="Madhura Ramojwar" w:date="2021-04-20T13:17:00Z"/>
              <w:rFonts w:eastAsiaTheme="majorEastAsia" w:cs="Arial"/>
              <w:iCs/>
              <w:kern w:val="32"/>
              <w:szCs w:val="26"/>
            </w:rPr>
          </w:rPrChange>
        </w:rPr>
        <w:pPrChange w:id="3458" w:author="Madhura Ramojwar" w:date="2021-03-16T15:51:00Z">
          <w:pPr>
            <w:pStyle w:val="BT1BodyTextI1"/>
          </w:pPr>
        </w:pPrChange>
      </w:pPr>
    </w:p>
    <w:p w14:paraId="5A5957AE" w14:textId="409894F3" w:rsidR="003507AA" w:rsidRPr="00841475" w:rsidDel="00550FCB" w:rsidRDefault="003507AA" w:rsidP="00B570CF">
      <w:pPr>
        <w:pStyle w:val="Heading2"/>
        <w:rPr>
          <w:del w:id="3459" w:author="Madhura Ramojwar" w:date="2021-04-20T13:17:00Z"/>
          <w:rFonts w:asciiTheme="minorHAnsi" w:hAnsiTheme="minorHAnsi" w:cstheme="minorHAnsi"/>
          <w:szCs w:val="24"/>
          <w:rPrChange w:id="3460" w:author="Madhura Ramojwar" w:date="2021-04-20T12:37:00Z">
            <w:rPr>
              <w:del w:id="3461" w:author="Madhura Ramojwar" w:date="2021-04-20T13:17:00Z"/>
            </w:rPr>
          </w:rPrChange>
        </w:rPr>
      </w:pPr>
      <w:bookmarkStart w:id="3462" w:name="_Toc49160056"/>
      <w:del w:id="3463" w:author="Madhura Ramojwar" w:date="2021-04-20T13:17:00Z">
        <w:r w:rsidRPr="00841475" w:rsidDel="00550FCB">
          <w:rPr>
            <w:rFonts w:asciiTheme="minorHAnsi" w:hAnsiTheme="minorHAnsi" w:cstheme="minorHAnsi"/>
            <w:szCs w:val="24"/>
            <w:rPrChange w:id="3464" w:author="Madhura Ramojwar" w:date="2021-04-20T12:37:00Z">
              <w:rPr/>
            </w:rPrChange>
          </w:rPr>
          <w:delText>Survey from Patients / Users</w:delText>
        </w:r>
        <w:bookmarkEnd w:id="3462"/>
      </w:del>
    </w:p>
    <w:p w14:paraId="308588E0" w14:textId="16D9E4A8" w:rsidR="003507AA" w:rsidRPr="00841475" w:rsidDel="00550FCB" w:rsidRDefault="003507AA">
      <w:pPr>
        <w:pStyle w:val="BT1BodyTextI1"/>
        <w:jc w:val="left"/>
        <w:rPr>
          <w:del w:id="3465" w:author="Madhura Ramojwar" w:date="2021-04-20T13:17:00Z"/>
          <w:rStyle w:val="BlueItalics"/>
          <w:rFonts w:asciiTheme="minorHAnsi" w:eastAsiaTheme="majorEastAsia" w:hAnsiTheme="minorHAnsi" w:cstheme="minorHAnsi"/>
          <w:b/>
          <w:iCs/>
          <w:kern w:val="32"/>
          <w:rPrChange w:id="3466" w:author="Madhura Ramojwar" w:date="2021-04-20T12:37:00Z">
            <w:rPr>
              <w:del w:id="3467" w:author="Madhura Ramojwar" w:date="2021-04-20T13:17:00Z"/>
              <w:rStyle w:val="BlueItalics"/>
              <w:rFonts w:ascii="Arial Bold" w:eastAsiaTheme="majorEastAsia" w:hAnsi="Arial Bold" w:cs="Arial"/>
              <w:b/>
              <w:iCs/>
              <w:kern w:val="32"/>
              <w:szCs w:val="26"/>
            </w:rPr>
          </w:rPrChange>
        </w:rPr>
        <w:pPrChange w:id="3468" w:author="Madhura Ramojwar" w:date="2021-03-16T15:51:00Z">
          <w:pPr>
            <w:pStyle w:val="BT1BodyTextI1"/>
          </w:pPr>
        </w:pPrChange>
      </w:pPr>
      <w:del w:id="3469" w:author="Madhura Ramojwar" w:date="2021-04-20T13:17:00Z">
        <w:r w:rsidRPr="00841475" w:rsidDel="00550FCB">
          <w:rPr>
            <w:rStyle w:val="BlueItalics"/>
            <w:rFonts w:asciiTheme="minorHAnsi" w:hAnsiTheme="minorHAnsi" w:cstheme="minorHAnsi"/>
            <w:rPrChange w:id="3470" w:author="Madhura Ramojwar" w:date="2021-04-20T12:37:00Z">
              <w:rPr>
                <w:rStyle w:val="BlueItalics"/>
              </w:rPr>
            </w:rPrChange>
          </w:rPr>
          <w:delText>Surveys planned to collect information about the use of the concerned medical device could be described.</w:delText>
        </w:r>
      </w:del>
    </w:p>
    <w:p w14:paraId="0DE0CAFA" w14:textId="4025C597" w:rsidR="003507AA" w:rsidRPr="00841475" w:rsidDel="00550FCB" w:rsidRDefault="003507AA">
      <w:pPr>
        <w:pStyle w:val="BT1BodyTextI1"/>
        <w:jc w:val="left"/>
        <w:rPr>
          <w:del w:id="3471" w:author="Madhura Ramojwar" w:date="2021-04-20T13:17:00Z"/>
          <w:rFonts w:asciiTheme="minorHAnsi" w:eastAsiaTheme="majorEastAsia" w:hAnsiTheme="minorHAnsi" w:cstheme="minorHAnsi"/>
          <w:iCs/>
          <w:kern w:val="32"/>
          <w:rPrChange w:id="3472" w:author="Madhura Ramojwar" w:date="2021-04-20T12:37:00Z">
            <w:rPr>
              <w:del w:id="3473" w:author="Madhura Ramojwar" w:date="2021-04-20T13:17:00Z"/>
              <w:rFonts w:eastAsiaTheme="majorEastAsia" w:cs="Arial"/>
              <w:iCs/>
              <w:kern w:val="32"/>
              <w:szCs w:val="26"/>
            </w:rPr>
          </w:rPrChange>
        </w:rPr>
        <w:pPrChange w:id="3474" w:author="Madhura Ramojwar" w:date="2021-03-16T15:51:00Z">
          <w:pPr>
            <w:pStyle w:val="BT1BodyTextI1"/>
          </w:pPr>
        </w:pPrChange>
      </w:pPr>
    </w:p>
    <w:p w14:paraId="03D784E2" w14:textId="10306C29" w:rsidR="003507AA" w:rsidRPr="00841475" w:rsidDel="00550FCB" w:rsidRDefault="003507AA" w:rsidP="00B570CF">
      <w:pPr>
        <w:pStyle w:val="Heading3"/>
        <w:rPr>
          <w:del w:id="3475" w:author="Madhura Ramojwar" w:date="2021-04-20T13:17:00Z"/>
          <w:rFonts w:asciiTheme="minorHAnsi" w:hAnsiTheme="minorHAnsi" w:cstheme="minorHAnsi"/>
          <w:rPrChange w:id="3476" w:author="Madhura Ramojwar" w:date="2021-04-20T12:37:00Z">
            <w:rPr>
              <w:del w:id="3477" w:author="Madhura Ramojwar" w:date="2021-04-20T13:17:00Z"/>
            </w:rPr>
          </w:rPrChange>
        </w:rPr>
      </w:pPr>
      <w:bookmarkStart w:id="3478" w:name="_Toc49160057"/>
      <w:del w:id="3479" w:author="Madhura Ramojwar" w:date="2021-04-20T13:17:00Z">
        <w:r w:rsidRPr="00841475" w:rsidDel="00550FCB">
          <w:rPr>
            <w:rFonts w:asciiTheme="minorHAnsi" w:hAnsiTheme="minorHAnsi" w:cstheme="minorHAnsi"/>
            <w:rPrChange w:id="3480" w:author="Madhura Ramojwar" w:date="2021-04-20T12:37:00Z">
              <w:rPr/>
            </w:rPrChange>
          </w:rPr>
          <w:delText>Basis/Need</w:delText>
        </w:r>
        <w:bookmarkEnd w:id="3478"/>
      </w:del>
    </w:p>
    <w:p w14:paraId="7E117E15" w14:textId="2CB21C8A" w:rsidR="003507AA" w:rsidRPr="00841475" w:rsidDel="00550FCB" w:rsidRDefault="003507AA">
      <w:pPr>
        <w:pStyle w:val="BT1BodyTextI1"/>
        <w:jc w:val="left"/>
        <w:rPr>
          <w:del w:id="3481" w:author="Madhura Ramojwar" w:date="2021-04-20T13:17:00Z"/>
          <w:rFonts w:asciiTheme="minorHAnsi" w:eastAsiaTheme="majorEastAsia" w:hAnsiTheme="minorHAnsi" w:cstheme="minorHAnsi"/>
          <w:iCs/>
          <w:kern w:val="32"/>
          <w:rPrChange w:id="3482" w:author="Madhura Ramojwar" w:date="2021-04-20T12:37:00Z">
            <w:rPr>
              <w:del w:id="3483" w:author="Madhura Ramojwar" w:date="2021-04-20T13:17:00Z"/>
              <w:rFonts w:eastAsiaTheme="majorEastAsia" w:cs="Arial"/>
              <w:iCs/>
              <w:kern w:val="32"/>
              <w:szCs w:val="26"/>
            </w:rPr>
          </w:rPrChange>
        </w:rPr>
        <w:pPrChange w:id="3484" w:author="Madhura Ramojwar" w:date="2021-03-16T15:51:00Z">
          <w:pPr>
            <w:pStyle w:val="BT1BodyTextI1"/>
          </w:pPr>
        </w:pPrChange>
      </w:pPr>
    </w:p>
    <w:p w14:paraId="001EDD60" w14:textId="5501CAD1" w:rsidR="003507AA" w:rsidRPr="00841475" w:rsidDel="00550FCB" w:rsidRDefault="003507AA" w:rsidP="00B570CF">
      <w:pPr>
        <w:pStyle w:val="Heading3"/>
        <w:rPr>
          <w:del w:id="3485" w:author="Madhura Ramojwar" w:date="2021-04-20T13:17:00Z"/>
          <w:rFonts w:asciiTheme="minorHAnsi" w:hAnsiTheme="minorHAnsi" w:cstheme="minorHAnsi"/>
          <w:rPrChange w:id="3486" w:author="Madhura Ramojwar" w:date="2021-04-20T12:37:00Z">
            <w:rPr>
              <w:del w:id="3487" w:author="Madhura Ramojwar" w:date="2021-04-20T13:17:00Z"/>
            </w:rPr>
          </w:rPrChange>
        </w:rPr>
      </w:pPr>
      <w:bookmarkStart w:id="3488" w:name="_Toc49160058"/>
      <w:del w:id="3489" w:author="Madhura Ramojwar" w:date="2021-04-20T13:17:00Z">
        <w:r w:rsidRPr="00841475" w:rsidDel="00550FCB">
          <w:rPr>
            <w:rFonts w:asciiTheme="minorHAnsi" w:hAnsiTheme="minorHAnsi" w:cstheme="minorHAnsi"/>
            <w:rPrChange w:id="3490" w:author="Madhura Ramojwar" w:date="2021-04-20T12:37:00Z">
              <w:rPr/>
            </w:rPrChange>
          </w:rPr>
          <w:lastRenderedPageBreak/>
          <w:delText>Description of the Activity</w:delText>
        </w:r>
        <w:bookmarkEnd w:id="3488"/>
      </w:del>
    </w:p>
    <w:p w14:paraId="3B1F5529" w14:textId="40CE9435" w:rsidR="003507AA" w:rsidRPr="00841475" w:rsidDel="00550FCB" w:rsidRDefault="003507AA">
      <w:pPr>
        <w:pStyle w:val="BT1BodyTextI1"/>
        <w:jc w:val="left"/>
        <w:rPr>
          <w:del w:id="3491" w:author="Madhura Ramojwar" w:date="2021-04-20T13:17:00Z"/>
          <w:rFonts w:asciiTheme="minorHAnsi" w:eastAsiaTheme="majorEastAsia" w:hAnsiTheme="minorHAnsi" w:cstheme="minorHAnsi"/>
          <w:iCs/>
          <w:kern w:val="32"/>
          <w:rPrChange w:id="3492" w:author="Madhura Ramojwar" w:date="2021-04-20T12:37:00Z">
            <w:rPr>
              <w:del w:id="3493" w:author="Madhura Ramojwar" w:date="2021-04-20T13:17:00Z"/>
              <w:rFonts w:eastAsiaTheme="majorEastAsia" w:cs="Arial"/>
              <w:iCs/>
              <w:kern w:val="32"/>
              <w:szCs w:val="26"/>
            </w:rPr>
          </w:rPrChange>
        </w:rPr>
        <w:pPrChange w:id="3494" w:author="Madhura Ramojwar" w:date="2021-03-16T15:51:00Z">
          <w:pPr>
            <w:pStyle w:val="BT1BodyTextI1"/>
          </w:pPr>
        </w:pPrChange>
      </w:pPr>
    </w:p>
    <w:p w14:paraId="3C12E2F5" w14:textId="02FAADAC" w:rsidR="003507AA" w:rsidRPr="00841475" w:rsidDel="00550FCB" w:rsidRDefault="003507AA" w:rsidP="00B570CF">
      <w:pPr>
        <w:pStyle w:val="Heading3"/>
        <w:rPr>
          <w:del w:id="3495" w:author="Madhura Ramojwar" w:date="2021-04-20T13:17:00Z"/>
          <w:rFonts w:asciiTheme="minorHAnsi" w:hAnsiTheme="minorHAnsi" w:cstheme="minorHAnsi"/>
          <w:rPrChange w:id="3496" w:author="Madhura Ramojwar" w:date="2021-04-20T12:37:00Z">
            <w:rPr>
              <w:del w:id="3497" w:author="Madhura Ramojwar" w:date="2021-04-20T13:17:00Z"/>
            </w:rPr>
          </w:rPrChange>
        </w:rPr>
      </w:pPr>
      <w:bookmarkStart w:id="3498" w:name="_Toc49160059"/>
      <w:del w:id="3499" w:author="Madhura Ramojwar" w:date="2021-04-20T13:17:00Z">
        <w:r w:rsidRPr="00841475" w:rsidDel="00550FCB">
          <w:rPr>
            <w:rFonts w:asciiTheme="minorHAnsi" w:hAnsiTheme="minorHAnsi" w:cstheme="minorHAnsi"/>
            <w:rPrChange w:id="3500" w:author="Madhura Ramojwar" w:date="2021-04-20T12:37:00Z">
              <w:rPr/>
            </w:rPrChange>
          </w:rPr>
          <w:delText>Aim</w:delText>
        </w:r>
        <w:bookmarkEnd w:id="3498"/>
      </w:del>
    </w:p>
    <w:p w14:paraId="3B99A9CB" w14:textId="65E561F2" w:rsidR="003507AA" w:rsidRPr="00841475" w:rsidDel="00550FCB" w:rsidRDefault="003507AA">
      <w:pPr>
        <w:pStyle w:val="BT1BodyTextI1"/>
        <w:jc w:val="left"/>
        <w:rPr>
          <w:del w:id="3501" w:author="Madhura Ramojwar" w:date="2021-04-20T13:17:00Z"/>
          <w:rFonts w:asciiTheme="minorHAnsi" w:eastAsiaTheme="majorEastAsia" w:hAnsiTheme="minorHAnsi" w:cstheme="minorHAnsi"/>
          <w:iCs/>
          <w:kern w:val="32"/>
          <w:rPrChange w:id="3502" w:author="Madhura Ramojwar" w:date="2021-04-20T12:37:00Z">
            <w:rPr>
              <w:del w:id="3503" w:author="Madhura Ramojwar" w:date="2021-04-20T13:17:00Z"/>
              <w:rFonts w:eastAsiaTheme="majorEastAsia" w:cs="Arial"/>
              <w:iCs/>
              <w:kern w:val="32"/>
              <w:szCs w:val="26"/>
            </w:rPr>
          </w:rPrChange>
        </w:rPr>
        <w:pPrChange w:id="3504" w:author="Madhura Ramojwar" w:date="2021-03-16T15:51:00Z">
          <w:pPr>
            <w:pStyle w:val="BT1BodyTextI1"/>
          </w:pPr>
        </w:pPrChange>
      </w:pPr>
    </w:p>
    <w:p w14:paraId="1113B3F4" w14:textId="1DCFB148" w:rsidR="003507AA" w:rsidRPr="00841475" w:rsidDel="00550FCB" w:rsidRDefault="003507AA" w:rsidP="00B570CF">
      <w:pPr>
        <w:pStyle w:val="Heading3"/>
        <w:rPr>
          <w:del w:id="3505" w:author="Madhura Ramojwar" w:date="2021-04-20T13:17:00Z"/>
          <w:rFonts w:asciiTheme="minorHAnsi" w:hAnsiTheme="minorHAnsi" w:cstheme="minorHAnsi"/>
          <w:rPrChange w:id="3506" w:author="Madhura Ramojwar" w:date="2021-04-20T12:37:00Z">
            <w:rPr>
              <w:del w:id="3507" w:author="Madhura Ramojwar" w:date="2021-04-20T13:17:00Z"/>
            </w:rPr>
          </w:rPrChange>
        </w:rPr>
      </w:pPr>
      <w:bookmarkStart w:id="3508" w:name="_Toc49160060"/>
      <w:del w:id="3509" w:author="Madhura Ramojwar" w:date="2021-04-20T13:17:00Z">
        <w:r w:rsidRPr="00841475" w:rsidDel="00550FCB">
          <w:rPr>
            <w:rFonts w:asciiTheme="minorHAnsi" w:hAnsiTheme="minorHAnsi" w:cstheme="minorHAnsi"/>
            <w:rPrChange w:id="3510" w:author="Madhura Ramojwar" w:date="2021-04-20T12:37:00Z">
              <w:rPr/>
            </w:rPrChange>
          </w:rPr>
          <w:delText>Rationale</w:delText>
        </w:r>
        <w:bookmarkEnd w:id="3508"/>
      </w:del>
    </w:p>
    <w:p w14:paraId="3BEB5E00" w14:textId="43D0D486" w:rsidR="003507AA" w:rsidRPr="00841475" w:rsidDel="00550FCB" w:rsidRDefault="003507AA">
      <w:pPr>
        <w:pStyle w:val="BT1BodyTextI1"/>
        <w:jc w:val="left"/>
        <w:rPr>
          <w:del w:id="3511" w:author="Madhura Ramojwar" w:date="2021-04-20T13:17:00Z"/>
          <w:rFonts w:asciiTheme="minorHAnsi" w:eastAsiaTheme="majorEastAsia" w:hAnsiTheme="minorHAnsi" w:cstheme="minorHAnsi"/>
          <w:iCs/>
          <w:kern w:val="32"/>
          <w:rPrChange w:id="3512" w:author="Madhura Ramojwar" w:date="2021-04-20T12:37:00Z">
            <w:rPr>
              <w:del w:id="3513" w:author="Madhura Ramojwar" w:date="2021-04-20T13:17:00Z"/>
              <w:rFonts w:eastAsiaTheme="majorEastAsia" w:cs="Arial"/>
              <w:iCs/>
              <w:kern w:val="32"/>
              <w:szCs w:val="26"/>
            </w:rPr>
          </w:rPrChange>
        </w:rPr>
        <w:pPrChange w:id="3514" w:author="Madhura Ramojwar" w:date="2021-03-16T15:51:00Z">
          <w:pPr>
            <w:pStyle w:val="BT1BodyTextI1"/>
          </w:pPr>
        </w:pPrChange>
      </w:pPr>
    </w:p>
    <w:p w14:paraId="54C31D0D" w14:textId="44B78674" w:rsidR="009916B5" w:rsidRPr="00841475" w:rsidDel="00550FCB" w:rsidRDefault="009916B5" w:rsidP="00B570CF">
      <w:pPr>
        <w:pStyle w:val="Heading3"/>
        <w:rPr>
          <w:del w:id="3515" w:author="Madhura Ramojwar" w:date="2021-04-20T13:17:00Z"/>
          <w:rFonts w:asciiTheme="minorHAnsi" w:hAnsiTheme="minorHAnsi" w:cstheme="minorHAnsi"/>
          <w:rPrChange w:id="3516" w:author="Madhura Ramojwar" w:date="2021-04-20T12:37:00Z">
            <w:rPr>
              <w:del w:id="3517" w:author="Madhura Ramojwar" w:date="2021-04-20T13:17:00Z"/>
            </w:rPr>
          </w:rPrChange>
        </w:rPr>
      </w:pPr>
      <w:bookmarkStart w:id="3518" w:name="_Toc49160061"/>
      <w:del w:id="3519" w:author="Madhura Ramojwar" w:date="2021-04-20T13:17:00Z">
        <w:r w:rsidRPr="00841475" w:rsidDel="00550FCB">
          <w:rPr>
            <w:rFonts w:asciiTheme="minorHAnsi" w:hAnsiTheme="minorHAnsi" w:cstheme="minorHAnsi"/>
            <w:rPrChange w:id="3520" w:author="Madhura Ramojwar" w:date="2021-04-20T12:37:00Z">
              <w:rPr/>
            </w:rPrChange>
          </w:rPr>
          <w:delText>Known Limitations</w:delText>
        </w:r>
        <w:bookmarkEnd w:id="3518"/>
      </w:del>
    </w:p>
    <w:p w14:paraId="034DA517" w14:textId="4FADF48B" w:rsidR="009916B5" w:rsidRPr="00841475" w:rsidDel="00550FCB" w:rsidRDefault="009916B5">
      <w:pPr>
        <w:pStyle w:val="BT1BodyTextI1"/>
        <w:jc w:val="left"/>
        <w:rPr>
          <w:del w:id="3521" w:author="Madhura Ramojwar" w:date="2021-04-20T13:17:00Z"/>
          <w:rFonts w:asciiTheme="minorHAnsi" w:eastAsiaTheme="majorEastAsia" w:hAnsiTheme="minorHAnsi" w:cstheme="minorHAnsi"/>
          <w:iCs/>
          <w:kern w:val="32"/>
          <w:rPrChange w:id="3522" w:author="Madhura Ramojwar" w:date="2021-04-20T12:37:00Z">
            <w:rPr>
              <w:del w:id="3523" w:author="Madhura Ramojwar" w:date="2021-04-20T13:17:00Z"/>
              <w:rFonts w:eastAsiaTheme="majorEastAsia" w:cs="Arial"/>
              <w:iCs/>
              <w:kern w:val="32"/>
              <w:szCs w:val="26"/>
            </w:rPr>
          </w:rPrChange>
        </w:rPr>
        <w:pPrChange w:id="3524" w:author="Madhura Ramojwar" w:date="2021-03-16T15:51:00Z">
          <w:pPr>
            <w:pStyle w:val="BT1BodyTextI1"/>
          </w:pPr>
        </w:pPrChange>
      </w:pPr>
    </w:p>
    <w:p w14:paraId="4F81EEFB" w14:textId="2178E3B0" w:rsidR="003507AA" w:rsidRPr="00841475" w:rsidDel="00550FCB" w:rsidRDefault="003507AA" w:rsidP="00B570CF">
      <w:pPr>
        <w:pStyle w:val="Heading3"/>
        <w:rPr>
          <w:del w:id="3525" w:author="Madhura Ramojwar" w:date="2021-04-20T13:17:00Z"/>
          <w:rFonts w:asciiTheme="minorHAnsi" w:hAnsiTheme="minorHAnsi" w:cstheme="minorHAnsi"/>
          <w:rPrChange w:id="3526" w:author="Madhura Ramojwar" w:date="2021-04-20T12:37:00Z">
            <w:rPr>
              <w:del w:id="3527" w:author="Madhura Ramojwar" w:date="2021-04-20T13:17:00Z"/>
            </w:rPr>
          </w:rPrChange>
        </w:rPr>
      </w:pPr>
      <w:bookmarkStart w:id="3528" w:name="_Toc49160062"/>
      <w:del w:id="3529" w:author="Madhura Ramojwar" w:date="2021-04-20T13:17:00Z">
        <w:r w:rsidRPr="00841475" w:rsidDel="00550FCB">
          <w:rPr>
            <w:rFonts w:asciiTheme="minorHAnsi" w:hAnsiTheme="minorHAnsi" w:cstheme="minorHAnsi"/>
            <w:rPrChange w:id="3530" w:author="Madhura Ramojwar" w:date="2021-04-20T12:37:00Z">
              <w:rPr/>
            </w:rPrChange>
          </w:rPr>
          <w:delText>Timeline</w:delText>
        </w:r>
        <w:bookmarkEnd w:id="3528"/>
      </w:del>
    </w:p>
    <w:p w14:paraId="46B9E9E0" w14:textId="35C39069" w:rsidR="003507AA" w:rsidRPr="00841475" w:rsidDel="00550FCB" w:rsidRDefault="003507AA">
      <w:pPr>
        <w:pStyle w:val="BT1BodyTextI1"/>
        <w:jc w:val="left"/>
        <w:rPr>
          <w:del w:id="3531" w:author="Madhura Ramojwar" w:date="2021-04-20T13:17:00Z"/>
          <w:rFonts w:asciiTheme="minorHAnsi" w:eastAsiaTheme="majorEastAsia" w:hAnsiTheme="minorHAnsi" w:cstheme="minorHAnsi"/>
          <w:iCs/>
          <w:kern w:val="32"/>
          <w:rPrChange w:id="3532" w:author="Madhura Ramojwar" w:date="2021-04-20T12:37:00Z">
            <w:rPr>
              <w:del w:id="3533" w:author="Madhura Ramojwar" w:date="2021-04-20T13:17:00Z"/>
              <w:rFonts w:eastAsiaTheme="majorEastAsia" w:cs="Arial"/>
              <w:iCs/>
              <w:kern w:val="32"/>
              <w:szCs w:val="26"/>
            </w:rPr>
          </w:rPrChange>
        </w:rPr>
        <w:pPrChange w:id="3534" w:author="Madhura Ramojwar" w:date="2021-03-16T15:51:00Z">
          <w:pPr>
            <w:pStyle w:val="BT1BodyTextI1"/>
          </w:pPr>
        </w:pPrChange>
      </w:pPr>
    </w:p>
    <w:p w14:paraId="654E1648" w14:textId="1985C078" w:rsidR="003507AA" w:rsidRPr="00841475" w:rsidDel="00550FCB" w:rsidRDefault="003507AA" w:rsidP="00B570CF">
      <w:pPr>
        <w:pStyle w:val="Heading2"/>
        <w:rPr>
          <w:del w:id="3535" w:author="Madhura Ramojwar" w:date="2021-04-20T13:17:00Z"/>
          <w:rFonts w:asciiTheme="minorHAnsi" w:hAnsiTheme="minorHAnsi" w:cstheme="minorHAnsi"/>
          <w:szCs w:val="24"/>
          <w:rPrChange w:id="3536" w:author="Madhura Ramojwar" w:date="2021-04-20T12:37:00Z">
            <w:rPr>
              <w:del w:id="3537" w:author="Madhura Ramojwar" w:date="2021-04-20T13:17:00Z"/>
            </w:rPr>
          </w:rPrChange>
        </w:rPr>
      </w:pPr>
      <w:bookmarkStart w:id="3538" w:name="_Toc49160063"/>
      <w:del w:id="3539" w:author="Madhura Ramojwar" w:date="2021-04-20T13:17:00Z">
        <w:r w:rsidRPr="00841475" w:rsidDel="00550FCB">
          <w:rPr>
            <w:rFonts w:asciiTheme="minorHAnsi" w:hAnsiTheme="minorHAnsi" w:cstheme="minorHAnsi"/>
            <w:szCs w:val="24"/>
            <w:rPrChange w:id="3540" w:author="Madhura Ramojwar" w:date="2021-04-20T12:37:00Z">
              <w:rPr/>
            </w:rPrChange>
          </w:rPr>
          <w:delText>Case Report</w:delText>
        </w:r>
        <w:r w:rsidR="00496E0B" w:rsidRPr="00841475" w:rsidDel="00550FCB">
          <w:rPr>
            <w:rFonts w:asciiTheme="minorHAnsi" w:hAnsiTheme="minorHAnsi" w:cstheme="minorHAnsi"/>
            <w:szCs w:val="24"/>
            <w:rPrChange w:id="3541" w:author="Madhura Ramojwar" w:date="2021-04-20T12:37:00Z">
              <w:rPr/>
            </w:rPrChange>
          </w:rPr>
          <w:delText>s</w:delText>
        </w:r>
        <w:r w:rsidRPr="00841475" w:rsidDel="00550FCB">
          <w:rPr>
            <w:rFonts w:asciiTheme="minorHAnsi" w:hAnsiTheme="minorHAnsi" w:cstheme="minorHAnsi"/>
            <w:szCs w:val="24"/>
            <w:rPrChange w:id="3542" w:author="Madhura Ramojwar" w:date="2021-04-20T12:37:00Z">
              <w:rPr/>
            </w:rPrChange>
          </w:rPr>
          <w:delText xml:space="preserve"> Review</w:delText>
        </w:r>
        <w:bookmarkEnd w:id="3538"/>
      </w:del>
    </w:p>
    <w:p w14:paraId="7FB9B52C" w14:textId="0E4E7C0E" w:rsidR="003507AA" w:rsidRPr="00841475" w:rsidDel="00550FCB" w:rsidRDefault="003507AA">
      <w:pPr>
        <w:pStyle w:val="BT1BodyTextI1"/>
        <w:jc w:val="left"/>
        <w:rPr>
          <w:del w:id="3543" w:author="Madhura Ramojwar" w:date="2021-04-20T13:17:00Z"/>
          <w:rStyle w:val="BlueItalics"/>
          <w:rFonts w:asciiTheme="minorHAnsi" w:eastAsiaTheme="majorEastAsia" w:hAnsiTheme="minorHAnsi" w:cstheme="minorHAnsi"/>
          <w:b/>
          <w:iCs/>
          <w:kern w:val="32"/>
          <w:rPrChange w:id="3544" w:author="Madhura Ramojwar" w:date="2021-04-20T12:37:00Z">
            <w:rPr>
              <w:del w:id="3545" w:author="Madhura Ramojwar" w:date="2021-04-20T13:17:00Z"/>
              <w:rStyle w:val="BlueItalics"/>
              <w:rFonts w:ascii="Arial Bold" w:eastAsiaTheme="majorEastAsia" w:hAnsi="Arial Bold" w:cs="Arial"/>
              <w:b/>
              <w:iCs/>
              <w:kern w:val="32"/>
              <w:szCs w:val="26"/>
            </w:rPr>
          </w:rPrChange>
        </w:rPr>
        <w:pPrChange w:id="3546" w:author="Madhura Ramojwar" w:date="2021-03-16T15:51:00Z">
          <w:pPr>
            <w:pStyle w:val="BT1BodyTextI1"/>
          </w:pPr>
        </w:pPrChange>
      </w:pPr>
      <w:del w:id="3547" w:author="Madhura Ramojwar" w:date="2021-04-20T13:17:00Z">
        <w:r w:rsidRPr="00841475" w:rsidDel="00550FCB">
          <w:rPr>
            <w:rStyle w:val="BlueItalics"/>
            <w:rFonts w:asciiTheme="minorHAnsi" w:eastAsiaTheme="majorEastAsia" w:hAnsiTheme="minorHAnsi" w:cstheme="minorHAnsi"/>
            <w:rPrChange w:id="3548" w:author="Madhura Ramojwar" w:date="2021-04-20T12:37:00Z">
              <w:rPr>
                <w:rStyle w:val="BlueItalics"/>
                <w:rFonts w:eastAsiaTheme="majorEastAsia"/>
              </w:rPr>
            </w:rPrChange>
          </w:rPr>
          <w:delText>Surveys planned to collect information about the use of the concerned medical device could be described.</w:delText>
        </w:r>
      </w:del>
    </w:p>
    <w:p w14:paraId="12686434" w14:textId="370D6925" w:rsidR="003507AA" w:rsidRPr="00841475" w:rsidDel="00550FCB" w:rsidRDefault="003507AA" w:rsidP="00B570CF">
      <w:pPr>
        <w:pStyle w:val="Heading3"/>
        <w:rPr>
          <w:del w:id="3549" w:author="Madhura Ramojwar" w:date="2021-04-20T13:17:00Z"/>
          <w:rFonts w:asciiTheme="minorHAnsi" w:hAnsiTheme="minorHAnsi" w:cstheme="minorHAnsi"/>
          <w:rPrChange w:id="3550" w:author="Madhura Ramojwar" w:date="2021-04-20T12:37:00Z">
            <w:rPr>
              <w:del w:id="3551" w:author="Madhura Ramojwar" w:date="2021-04-20T13:17:00Z"/>
            </w:rPr>
          </w:rPrChange>
        </w:rPr>
      </w:pPr>
      <w:bookmarkStart w:id="3552" w:name="_Toc49160064"/>
      <w:del w:id="3553" w:author="Madhura Ramojwar" w:date="2021-04-20T13:17:00Z">
        <w:r w:rsidRPr="00841475" w:rsidDel="00550FCB">
          <w:rPr>
            <w:rFonts w:asciiTheme="minorHAnsi" w:hAnsiTheme="minorHAnsi" w:cstheme="minorHAnsi"/>
            <w:rPrChange w:id="3554" w:author="Madhura Ramojwar" w:date="2021-04-20T12:37:00Z">
              <w:rPr/>
            </w:rPrChange>
          </w:rPr>
          <w:delText>Basis/Need</w:delText>
        </w:r>
        <w:bookmarkEnd w:id="3552"/>
      </w:del>
    </w:p>
    <w:p w14:paraId="49D8E53F" w14:textId="18877754" w:rsidR="003507AA" w:rsidRPr="00841475" w:rsidDel="00550FCB" w:rsidRDefault="003507AA">
      <w:pPr>
        <w:pStyle w:val="BT1BodyTextI1"/>
        <w:jc w:val="left"/>
        <w:rPr>
          <w:del w:id="3555" w:author="Madhura Ramojwar" w:date="2021-04-20T13:17:00Z"/>
          <w:rFonts w:asciiTheme="minorHAnsi" w:eastAsiaTheme="majorEastAsia" w:hAnsiTheme="minorHAnsi" w:cstheme="minorHAnsi"/>
          <w:iCs/>
          <w:kern w:val="32"/>
          <w:rPrChange w:id="3556" w:author="Madhura Ramojwar" w:date="2021-04-20T12:37:00Z">
            <w:rPr>
              <w:del w:id="3557" w:author="Madhura Ramojwar" w:date="2021-04-20T13:17:00Z"/>
              <w:rFonts w:eastAsiaTheme="majorEastAsia" w:cs="Arial"/>
              <w:iCs/>
              <w:kern w:val="32"/>
              <w:szCs w:val="26"/>
            </w:rPr>
          </w:rPrChange>
        </w:rPr>
        <w:pPrChange w:id="3558" w:author="Madhura Ramojwar" w:date="2021-03-16T15:51:00Z">
          <w:pPr>
            <w:pStyle w:val="BT1BodyTextI1"/>
          </w:pPr>
        </w:pPrChange>
      </w:pPr>
    </w:p>
    <w:p w14:paraId="20DF913B" w14:textId="45502233" w:rsidR="003507AA" w:rsidRPr="00841475" w:rsidDel="00550FCB" w:rsidRDefault="003507AA" w:rsidP="00B570CF">
      <w:pPr>
        <w:pStyle w:val="Heading3"/>
        <w:rPr>
          <w:del w:id="3559" w:author="Madhura Ramojwar" w:date="2021-04-20T13:17:00Z"/>
          <w:rFonts w:asciiTheme="minorHAnsi" w:hAnsiTheme="minorHAnsi" w:cstheme="minorHAnsi"/>
          <w:rPrChange w:id="3560" w:author="Madhura Ramojwar" w:date="2021-04-20T12:37:00Z">
            <w:rPr>
              <w:del w:id="3561" w:author="Madhura Ramojwar" w:date="2021-04-20T13:17:00Z"/>
            </w:rPr>
          </w:rPrChange>
        </w:rPr>
      </w:pPr>
      <w:bookmarkStart w:id="3562" w:name="_Toc49160065"/>
      <w:del w:id="3563" w:author="Madhura Ramojwar" w:date="2021-04-20T13:17:00Z">
        <w:r w:rsidRPr="00841475" w:rsidDel="00550FCB">
          <w:rPr>
            <w:rFonts w:asciiTheme="minorHAnsi" w:hAnsiTheme="minorHAnsi" w:cstheme="minorHAnsi"/>
            <w:rPrChange w:id="3564" w:author="Madhura Ramojwar" w:date="2021-04-20T12:37:00Z">
              <w:rPr/>
            </w:rPrChange>
          </w:rPr>
          <w:lastRenderedPageBreak/>
          <w:delText>Description of the Activity</w:delText>
        </w:r>
        <w:bookmarkEnd w:id="3562"/>
      </w:del>
    </w:p>
    <w:p w14:paraId="3BD35B20" w14:textId="2E3CD7C5" w:rsidR="003507AA" w:rsidRPr="00841475" w:rsidDel="00550FCB" w:rsidRDefault="003507AA">
      <w:pPr>
        <w:pStyle w:val="BT1BodyTextI1"/>
        <w:jc w:val="left"/>
        <w:rPr>
          <w:del w:id="3565" w:author="Madhura Ramojwar" w:date="2021-04-20T13:17:00Z"/>
          <w:rFonts w:asciiTheme="minorHAnsi" w:eastAsiaTheme="majorEastAsia" w:hAnsiTheme="minorHAnsi" w:cstheme="minorHAnsi"/>
          <w:iCs/>
          <w:kern w:val="32"/>
          <w:rPrChange w:id="3566" w:author="Madhura Ramojwar" w:date="2021-04-20T12:37:00Z">
            <w:rPr>
              <w:del w:id="3567" w:author="Madhura Ramojwar" w:date="2021-04-20T13:17:00Z"/>
              <w:rFonts w:eastAsiaTheme="majorEastAsia" w:cs="Arial"/>
              <w:iCs/>
              <w:kern w:val="32"/>
              <w:szCs w:val="26"/>
            </w:rPr>
          </w:rPrChange>
        </w:rPr>
        <w:pPrChange w:id="3568" w:author="Madhura Ramojwar" w:date="2021-03-16T15:51:00Z">
          <w:pPr>
            <w:pStyle w:val="BT1BodyTextI1"/>
          </w:pPr>
        </w:pPrChange>
      </w:pPr>
    </w:p>
    <w:p w14:paraId="365BBA89" w14:textId="1B0CD865" w:rsidR="003507AA" w:rsidRPr="00841475" w:rsidDel="00550FCB" w:rsidRDefault="003507AA" w:rsidP="00B570CF">
      <w:pPr>
        <w:pStyle w:val="Heading3"/>
        <w:rPr>
          <w:del w:id="3569" w:author="Madhura Ramojwar" w:date="2021-04-20T13:17:00Z"/>
          <w:rFonts w:asciiTheme="minorHAnsi" w:hAnsiTheme="minorHAnsi" w:cstheme="minorHAnsi"/>
          <w:rPrChange w:id="3570" w:author="Madhura Ramojwar" w:date="2021-04-20T12:37:00Z">
            <w:rPr>
              <w:del w:id="3571" w:author="Madhura Ramojwar" w:date="2021-04-20T13:17:00Z"/>
            </w:rPr>
          </w:rPrChange>
        </w:rPr>
      </w:pPr>
      <w:bookmarkStart w:id="3572" w:name="_Toc49160066"/>
      <w:del w:id="3573" w:author="Madhura Ramojwar" w:date="2021-04-20T13:17:00Z">
        <w:r w:rsidRPr="00841475" w:rsidDel="00550FCB">
          <w:rPr>
            <w:rFonts w:asciiTheme="minorHAnsi" w:hAnsiTheme="minorHAnsi" w:cstheme="minorHAnsi"/>
            <w:rPrChange w:id="3574" w:author="Madhura Ramojwar" w:date="2021-04-20T12:37:00Z">
              <w:rPr/>
            </w:rPrChange>
          </w:rPr>
          <w:delText>Aim</w:delText>
        </w:r>
        <w:bookmarkEnd w:id="3572"/>
      </w:del>
    </w:p>
    <w:p w14:paraId="780FE06C" w14:textId="56D65F40" w:rsidR="003507AA" w:rsidRPr="00841475" w:rsidDel="00550FCB" w:rsidRDefault="003507AA">
      <w:pPr>
        <w:pStyle w:val="BT1BodyTextI1"/>
        <w:jc w:val="left"/>
        <w:rPr>
          <w:del w:id="3575" w:author="Madhura Ramojwar" w:date="2021-04-20T13:17:00Z"/>
          <w:rFonts w:asciiTheme="minorHAnsi" w:eastAsiaTheme="majorEastAsia" w:hAnsiTheme="minorHAnsi" w:cstheme="minorHAnsi"/>
          <w:iCs/>
          <w:kern w:val="32"/>
          <w:rPrChange w:id="3576" w:author="Madhura Ramojwar" w:date="2021-04-20T12:37:00Z">
            <w:rPr>
              <w:del w:id="3577" w:author="Madhura Ramojwar" w:date="2021-04-20T13:17:00Z"/>
              <w:rFonts w:eastAsiaTheme="majorEastAsia" w:cs="Arial"/>
              <w:iCs/>
              <w:kern w:val="32"/>
              <w:szCs w:val="26"/>
            </w:rPr>
          </w:rPrChange>
        </w:rPr>
        <w:pPrChange w:id="3578" w:author="Madhura Ramojwar" w:date="2021-03-16T15:51:00Z">
          <w:pPr>
            <w:pStyle w:val="BT1BodyTextI1"/>
          </w:pPr>
        </w:pPrChange>
      </w:pPr>
    </w:p>
    <w:p w14:paraId="14219A74" w14:textId="48620DDD" w:rsidR="003507AA" w:rsidRPr="00841475" w:rsidDel="00550FCB" w:rsidRDefault="003507AA" w:rsidP="00B570CF">
      <w:pPr>
        <w:pStyle w:val="Heading3"/>
        <w:rPr>
          <w:del w:id="3579" w:author="Madhura Ramojwar" w:date="2021-04-20T13:17:00Z"/>
          <w:rFonts w:asciiTheme="minorHAnsi" w:hAnsiTheme="minorHAnsi" w:cstheme="minorHAnsi"/>
          <w:rPrChange w:id="3580" w:author="Madhura Ramojwar" w:date="2021-04-20T12:37:00Z">
            <w:rPr>
              <w:del w:id="3581" w:author="Madhura Ramojwar" w:date="2021-04-20T13:17:00Z"/>
            </w:rPr>
          </w:rPrChange>
        </w:rPr>
      </w:pPr>
      <w:bookmarkStart w:id="3582" w:name="_Toc49160067"/>
      <w:del w:id="3583" w:author="Madhura Ramojwar" w:date="2021-04-20T13:17:00Z">
        <w:r w:rsidRPr="00841475" w:rsidDel="00550FCB">
          <w:rPr>
            <w:rFonts w:asciiTheme="minorHAnsi" w:hAnsiTheme="minorHAnsi" w:cstheme="minorHAnsi"/>
            <w:rPrChange w:id="3584" w:author="Madhura Ramojwar" w:date="2021-04-20T12:37:00Z">
              <w:rPr/>
            </w:rPrChange>
          </w:rPr>
          <w:delText>Rationale</w:delText>
        </w:r>
        <w:bookmarkEnd w:id="3582"/>
      </w:del>
    </w:p>
    <w:p w14:paraId="5D9C270A" w14:textId="74BAB5C4" w:rsidR="009916B5" w:rsidRPr="00841475" w:rsidDel="00550FCB" w:rsidRDefault="009916B5">
      <w:pPr>
        <w:pStyle w:val="BT1BodyTextI1"/>
        <w:jc w:val="left"/>
        <w:rPr>
          <w:del w:id="3585" w:author="Madhura Ramojwar" w:date="2021-04-20T13:17:00Z"/>
          <w:rFonts w:asciiTheme="minorHAnsi" w:hAnsiTheme="minorHAnsi" w:cstheme="minorHAnsi"/>
          <w:rPrChange w:id="3586" w:author="Madhura Ramojwar" w:date="2021-04-20T12:37:00Z">
            <w:rPr>
              <w:del w:id="3587" w:author="Madhura Ramojwar" w:date="2021-04-20T13:17:00Z"/>
            </w:rPr>
          </w:rPrChange>
        </w:rPr>
        <w:pPrChange w:id="3588" w:author="Madhura Ramojwar" w:date="2021-03-16T15:51:00Z">
          <w:pPr>
            <w:pStyle w:val="BT1BodyTextI1"/>
          </w:pPr>
        </w:pPrChange>
      </w:pPr>
    </w:p>
    <w:p w14:paraId="68B2E625" w14:textId="169EDDF3" w:rsidR="009916B5" w:rsidRPr="00841475" w:rsidDel="00550FCB" w:rsidRDefault="009916B5" w:rsidP="00B570CF">
      <w:pPr>
        <w:pStyle w:val="Heading3"/>
        <w:rPr>
          <w:del w:id="3589" w:author="Madhura Ramojwar" w:date="2021-04-20T13:17:00Z"/>
          <w:rFonts w:asciiTheme="minorHAnsi" w:hAnsiTheme="minorHAnsi" w:cstheme="minorHAnsi"/>
          <w:rPrChange w:id="3590" w:author="Madhura Ramojwar" w:date="2021-04-20T12:37:00Z">
            <w:rPr>
              <w:del w:id="3591" w:author="Madhura Ramojwar" w:date="2021-04-20T13:17:00Z"/>
            </w:rPr>
          </w:rPrChange>
        </w:rPr>
      </w:pPr>
      <w:bookmarkStart w:id="3592" w:name="_Toc49160068"/>
      <w:del w:id="3593" w:author="Madhura Ramojwar" w:date="2021-04-20T13:17:00Z">
        <w:r w:rsidRPr="00841475" w:rsidDel="00550FCB">
          <w:rPr>
            <w:rFonts w:asciiTheme="minorHAnsi" w:hAnsiTheme="minorHAnsi" w:cstheme="minorHAnsi"/>
            <w:rPrChange w:id="3594" w:author="Madhura Ramojwar" w:date="2021-04-20T12:37:00Z">
              <w:rPr/>
            </w:rPrChange>
          </w:rPr>
          <w:delText>Known Limitations</w:delText>
        </w:r>
        <w:bookmarkEnd w:id="3592"/>
      </w:del>
    </w:p>
    <w:p w14:paraId="682F1A7F" w14:textId="67B57643" w:rsidR="003507AA" w:rsidRPr="00841475" w:rsidDel="00550FCB" w:rsidRDefault="003507AA">
      <w:pPr>
        <w:pStyle w:val="BT1BodyTextI1"/>
        <w:jc w:val="left"/>
        <w:rPr>
          <w:del w:id="3595" w:author="Madhura Ramojwar" w:date="2021-04-20T13:17:00Z"/>
          <w:rFonts w:asciiTheme="minorHAnsi" w:eastAsiaTheme="majorEastAsia" w:hAnsiTheme="minorHAnsi" w:cstheme="minorHAnsi"/>
          <w:iCs/>
          <w:kern w:val="32"/>
          <w:rPrChange w:id="3596" w:author="Madhura Ramojwar" w:date="2021-04-20T12:37:00Z">
            <w:rPr>
              <w:del w:id="3597" w:author="Madhura Ramojwar" w:date="2021-04-20T13:17:00Z"/>
              <w:rFonts w:eastAsiaTheme="majorEastAsia" w:cs="Arial"/>
              <w:iCs/>
              <w:kern w:val="32"/>
              <w:szCs w:val="26"/>
            </w:rPr>
          </w:rPrChange>
        </w:rPr>
        <w:pPrChange w:id="3598" w:author="Madhura Ramojwar" w:date="2021-03-16T15:51:00Z">
          <w:pPr>
            <w:pStyle w:val="BT1BodyTextI1"/>
          </w:pPr>
        </w:pPrChange>
      </w:pPr>
    </w:p>
    <w:p w14:paraId="7218697A" w14:textId="2E43B10C" w:rsidR="003507AA" w:rsidRPr="00841475" w:rsidDel="00550FCB" w:rsidRDefault="003507AA" w:rsidP="00B570CF">
      <w:pPr>
        <w:pStyle w:val="Heading3"/>
        <w:rPr>
          <w:del w:id="3599" w:author="Madhura Ramojwar" w:date="2021-04-20T13:17:00Z"/>
          <w:rFonts w:asciiTheme="minorHAnsi" w:hAnsiTheme="minorHAnsi" w:cstheme="minorHAnsi"/>
          <w:rPrChange w:id="3600" w:author="Madhura Ramojwar" w:date="2021-04-20T12:37:00Z">
            <w:rPr>
              <w:del w:id="3601" w:author="Madhura Ramojwar" w:date="2021-04-20T13:17:00Z"/>
            </w:rPr>
          </w:rPrChange>
        </w:rPr>
      </w:pPr>
      <w:bookmarkStart w:id="3602" w:name="_Toc49160069"/>
      <w:del w:id="3603" w:author="Madhura Ramojwar" w:date="2021-04-20T13:17:00Z">
        <w:r w:rsidRPr="00841475" w:rsidDel="00550FCB">
          <w:rPr>
            <w:rFonts w:asciiTheme="minorHAnsi" w:hAnsiTheme="minorHAnsi" w:cstheme="minorHAnsi"/>
            <w:rPrChange w:id="3604" w:author="Madhura Ramojwar" w:date="2021-04-20T12:37:00Z">
              <w:rPr/>
            </w:rPrChange>
          </w:rPr>
          <w:delText>Timeline</w:delText>
        </w:r>
        <w:bookmarkEnd w:id="3602"/>
      </w:del>
    </w:p>
    <w:p w14:paraId="2D936A61" w14:textId="75EBF61E" w:rsidR="003507AA" w:rsidRPr="00841475" w:rsidDel="00550FCB" w:rsidRDefault="003507AA">
      <w:pPr>
        <w:pStyle w:val="BT1BodyTextI1"/>
        <w:jc w:val="left"/>
        <w:rPr>
          <w:del w:id="3605" w:author="Madhura Ramojwar" w:date="2021-04-20T13:17:00Z"/>
          <w:rFonts w:asciiTheme="minorHAnsi" w:eastAsiaTheme="majorEastAsia" w:hAnsiTheme="minorHAnsi" w:cstheme="minorHAnsi"/>
          <w:iCs/>
          <w:kern w:val="32"/>
          <w:rPrChange w:id="3606" w:author="Madhura Ramojwar" w:date="2021-04-20T12:37:00Z">
            <w:rPr>
              <w:del w:id="3607" w:author="Madhura Ramojwar" w:date="2021-04-20T13:17:00Z"/>
              <w:rFonts w:eastAsiaTheme="majorEastAsia" w:cs="Arial"/>
              <w:iCs/>
              <w:kern w:val="32"/>
              <w:szCs w:val="26"/>
            </w:rPr>
          </w:rPrChange>
        </w:rPr>
        <w:pPrChange w:id="3608" w:author="Madhura Ramojwar" w:date="2021-03-16T15:51:00Z">
          <w:pPr>
            <w:pStyle w:val="BT1BodyTextI1"/>
          </w:pPr>
        </w:pPrChange>
      </w:pPr>
    </w:p>
    <w:p w14:paraId="0B64C4DD" w14:textId="2D0CA5D3" w:rsidR="003507AA" w:rsidRPr="00841475" w:rsidDel="00550FCB" w:rsidRDefault="003507AA" w:rsidP="00B570CF">
      <w:pPr>
        <w:pStyle w:val="Heading2"/>
        <w:rPr>
          <w:del w:id="3609" w:author="Madhura Ramojwar" w:date="2021-04-20T13:17:00Z"/>
          <w:rFonts w:asciiTheme="minorHAnsi" w:hAnsiTheme="minorHAnsi" w:cstheme="minorHAnsi"/>
          <w:szCs w:val="24"/>
          <w:rPrChange w:id="3610" w:author="Madhura Ramojwar" w:date="2021-04-20T12:37:00Z">
            <w:rPr>
              <w:del w:id="3611" w:author="Madhura Ramojwar" w:date="2021-04-20T13:17:00Z"/>
            </w:rPr>
          </w:rPrChange>
        </w:rPr>
      </w:pPr>
      <w:bookmarkStart w:id="3612" w:name="_Toc49160070"/>
      <w:del w:id="3613" w:author="Madhura Ramojwar" w:date="2021-04-20T13:17:00Z">
        <w:r w:rsidRPr="00841475" w:rsidDel="00550FCB">
          <w:rPr>
            <w:rFonts w:asciiTheme="minorHAnsi" w:hAnsiTheme="minorHAnsi" w:cstheme="minorHAnsi"/>
            <w:szCs w:val="24"/>
            <w:rPrChange w:id="3614" w:author="Madhura Ramojwar" w:date="2021-04-20T12:37:00Z">
              <w:rPr/>
            </w:rPrChange>
          </w:rPr>
          <w:delText>Scientific Literature Screening</w:delText>
        </w:r>
        <w:bookmarkEnd w:id="3612"/>
      </w:del>
    </w:p>
    <w:p w14:paraId="33E0F98C" w14:textId="3E56C4A7" w:rsidR="003507AA" w:rsidRPr="00841475" w:rsidDel="00550FCB" w:rsidRDefault="003507AA" w:rsidP="00B570CF">
      <w:pPr>
        <w:pStyle w:val="Heading3"/>
        <w:rPr>
          <w:del w:id="3615" w:author="Madhura Ramojwar" w:date="2021-04-20T13:17:00Z"/>
          <w:rFonts w:asciiTheme="minorHAnsi" w:hAnsiTheme="minorHAnsi" w:cstheme="minorHAnsi"/>
          <w:rPrChange w:id="3616" w:author="Madhura Ramojwar" w:date="2021-04-20T12:37:00Z">
            <w:rPr>
              <w:del w:id="3617" w:author="Madhura Ramojwar" w:date="2021-04-20T13:17:00Z"/>
            </w:rPr>
          </w:rPrChange>
        </w:rPr>
      </w:pPr>
      <w:bookmarkStart w:id="3618" w:name="_Toc49160071"/>
      <w:del w:id="3619" w:author="Madhura Ramojwar" w:date="2021-04-20T13:17:00Z">
        <w:r w:rsidRPr="00841475" w:rsidDel="00550FCB">
          <w:rPr>
            <w:rFonts w:asciiTheme="minorHAnsi" w:hAnsiTheme="minorHAnsi" w:cstheme="minorHAnsi"/>
            <w:rPrChange w:id="3620" w:author="Madhura Ramojwar" w:date="2021-04-20T12:37:00Z">
              <w:rPr/>
            </w:rPrChange>
          </w:rPr>
          <w:delText>Basis/Need</w:delText>
        </w:r>
        <w:bookmarkEnd w:id="3618"/>
      </w:del>
    </w:p>
    <w:p w14:paraId="58D25097" w14:textId="21C300BA" w:rsidR="003507AA" w:rsidRPr="00841475" w:rsidDel="00550FCB" w:rsidRDefault="003507AA">
      <w:pPr>
        <w:pStyle w:val="BT1BodyTextI1"/>
        <w:jc w:val="left"/>
        <w:rPr>
          <w:del w:id="3621" w:author="Madhura Ramojwar" w:date="2021-04-20T13:17:00Z"/>
          <w:rFonts w:asciiTheme="minorHAnsi" w:eastAsiaTheme="majorEastAsia" w:hAnsiTheme="minorHAnsi" w:cstheme="minorHAnsi"/>
          <w:iCs/>
          <w:kern w:val="32"/>
          <w:rPrChange w:id="3622" w:author="Madhura Ramojwar" w:date="2021-04-20T12:37:00Z">
            <w:rPr>
              <w:del w:id="3623" w:author="Madhura Ramojwar" w:date="2021-04-20T13:17:00Z"/>
              <w:rFonts w:eastAsiaTheme="majorEastAsia" w:cs="Arial"/>
              <w:iCs/>
              <w:kern w:val="32"/>
              <w:szCs w:val="26"/>
            </w:rPr>
          </w:rPrChange>
        </w:rPr>
        <w:pPrChange w:id="3624" w:author="Madhura Ramojwar" w:date="2021-03-16T15:51:00Z">
          <w:pPr>
            <w:pStyle w:val="BT1BodyTextI1"/>
          </w:pPr>
        </w:pPrChange>
      </w:pPr>
    </w:p>
    <w:p w14:paraId="176A9DCE" w14:textId="6B611042" w:rsidR="003507AA" w:rsidRPr="00841475" w:rsidDel="00550FCB" w:rsidRDefault="003507AA" w:rsidP="00B570CF">
      <w:pPr>
        <w:pStyle w:val="Heading3"/>
        <w:rPr>
          <w:del w:id="3625" w:author="Madhura Ramojwar" w:date="2021-04-20T13:17:00Z"/>
          <w:rFonts w:asciiTheme="minorHAnsi" w:hAnsiTheme="minorHAnsi" w:cstheme="minorHAnsi"/>
          <w:rPrChange w:id="3626" w:author="Madhura Ramojwar" w:date="2021-04-20T12:37:00Z">
            <w:rPr>
              <w:del w:id="3627" w:author="Madhura Ramojwar" w:date="2021-04-20T13:17:00Z"/>
            </w:rPr>
          </w:rPrChange>
        </w:rPr>
      </w:pPr>
      <w:bookmarkStart w:id="3628" w:name="_Toc49160072"/>
      <w:del w:id="3629" w:author="Madhura Ramojwar" w:date="2021-04-20T13:17:00Z">
        <w:r w:rsidRPr="00841475" w:rsidDel="00550FCB">
          <w:rPr>
            <w:rFonts w:asciiTheme="minorHAnsi" w:hAnsiTheme="minorHAnsi" w:cstheme="minorHAnsi"/>
            <w:rPrChange w:id="3630" w:author="Madhura Ramojwar" w:date="2021-04-20T12:37:00Z">
              <w:rPr/>
            </w:rPrChange>
          </w:rPr>
          <w:delText>Description of the Activity</w:delText>
        </w:r>
        <w:bookmarkEnd w:id="3628"/>
      </w:del>
    </w:p>
    <w:p w14:paraId="70349F5B" w14:textId="05B9AFC3" w:rsidR="003507AA" w:rsidRPr="00841475" w:rsidDel="00550FCB" w:rsidRDefault="003507AA">
      <w:pPr>
        <w:pStyle w:val="BT1BodyTextI1"/>
        <w:jc w:val="left"/>
        <w:rPr>
          <w:del w:id="3631" w:author="Madhura Ramojwar" w:date="2021-04-20T13:17:00Z"/>
          <w:rFonts w:asciiTheme="minorHAnsi" w:eastAsiaTheme="majorEastAsia" w:hAnsiTheme="minorHAnsi" w:cstheme="minorHAnsi"/>
          <w:iCs/>
          <w:kern w:val="32"/>
          <w:rPrChange w:id="3632" w:author="Madhura Ramojwar" w:date="2021-04-20T12:37:00Z">
            <w:rPr>
              <w:del w:id="3633" w:author="Madhura Ramojwar" w:date="2021-04-20T13:17:00Z"/>
              <w:rFonts w:eastAsiaTheme="majorEastAsia" w:cs="Arial"/>
              <w:iCs/>
              <w:kern w:val="32"/>
              <w:szCs w:val="26"/>
            </w:rPr>
          </w:rPrChange>
        </w:rPr>
        <w:pPrChange w:id="3634" w:author="Madhura Ramojwar" w:date="2021-03-16T15:51:00Z">
          <w:pPr>
            <w:pStyle w:val="BT1BodyTextI1"/>
          </w:pPr>
        </w:pPrChange>
      </w:pPr>
    </w:p>
    <w:p w14:paraId="2DD256C1" w14:textId="0378B7A1" w:rsidR="003507AA" w:rsidRPr="00841475" w:rsidDel="00550FCB" w:rsidRDefault="003507AA" w:rsidP="00B570CF">
      <w:pPr>
        <w:pStyle w:val="Heading3"/>
        <w:rPr>
          <w:del w:id="3635" w:author="Madhura Ramojwar" w:date="2021-04-20T13:17:00Z"/>
          <w:rFonts w:asciiTheme="minorHAnsi" w:hAnsiTheme="minorHAnsi" w:cstheme="minorHAnsi"/>
          <w:rPrChange w:id="3636" w:author="Madhura Ramojwar" w:date="2021-04-20T12:37:00Z">
            <w:rPr>
              <w:del w:id="3637" w:author="Madhura Ramojwar" w:date="2021-04-20T13:17:00Z"/>
            </w:rPr>
          </w:rPrChange>
        </w:rPr>
      </w:pPr>
      <w:bookmarkStart w:id="3638" w:name="_Toc49160073"/>
      <w:del w:id="3639" w:author="Madhura Ramojwar" w:date="2021-04-20T13:17:00Z">
        <w:r w:rsidRPr="00841475" w:rsidDel="00550FCB">
          <w:rPr>
            <w:rFonts w:asciiTheme="minorHAnsi" w:hAnsiTheme="minorHAnsi" w:cstheme="minorHAnsi"/>
            <w:rPrChange w:id="3640" w:author="Madhura Ramojwar" w:date="2021-04-20T12:37:00Z">
              <w:rPr/>
            </w:rPrChange>
          </w:rPr>
          <w:lastRenderedPageBreak/>
          <w:delText>Aim</w:delText>
        </w:r>
        <w:bookmarkEnd w:id="3638"/>
      </w:del>
    </w:p>
    <w:p w14:paraId="7956E4C7" w14:textId="49294CB8" w:rsidR="003507AA" w:rsidRPr="00841475" w:rsidDel="00550FCB" w:rsidRDefault="003507AA">
      <w:pPr>
        <w:pStyle w:val="BT1BodyTextI1"/>
        <w:jc w:val="left"/>
        <w:rPr>
          <w:del w:id="3641" w:author="Madhura Ramojwar" w:date="2021-04-20T13:17:00Z"/>
          <w:rFonts w:asciiTheme="minorHAnsi" w:eastAsiaTheme="majorEastAsia" w:hAnsiTheme="minorHAnsi" w:cstheme="minorHAnsi"/>
          <w:iCs/>
          <w:kern w:val="32"/>
          <w:rPrChange w:id="3642" w:author="Madhura Ramojwar" w:date="2021-04-20T12:37:00Z">
            <w:rPr>
              <w:del w:id="3643" w:author="Madhura Ramojwar" w:date="2021-04-20T13:17:00Z"/>
              <w:rFonts w:eastAsiaTheme="majorEastAsia" w:cs="Arial"/>
              <w:iCs/>
              <w:kern w:val="32"/>
              <w:szCs w:val="26"/>
            </w:rPr>
          </w:rPrChange>
        </w:rPr>
        <w:pPrChange w:id="3644" w:author="Madhura Ramojwar" w:date="2021-03-16T15:51:00Z">
          <w:pPr>
            <w:pStyle w:val="BT1BodyTextI1"/>
          </w:pPr>
        </w:pPrChange>
      </w:pPr>
    </w:p>
    <w:p w14:paraId="1593AF1D" w14:textId="70EE4972" w:rsidR="003507AA" w:rsidRPr="00841475" w:rsidDel="00550FCB" w:rsidRDefault="003507AA" w:rsidP="00B570CF">
      <w:pPr>
        <w:pStyle w:val="Heading3"/>
        <w:rPr>
          <w:del w:id="3645" w:author="Madhura Ramojwar" w:date="2021-04-20T13:17:00Z"/>
          <w:rFonts w:asciiTheme="minorHAnsi" w:hAnsiTheme="minorHAnsi" w:cstheme="minorHAnsi"/>
          <w:rPrChange w:id="3646" w:author="Madhura Ramojwar" w:date="2021-04-20T12:37:00Z">
            <w:rPr>
              <w:del w:id="3647" w:author="Madhura Ramojwar" w:date="2021-04-20T13:17:00Z"/>
            </w:rPr>
          </w:rPrChange>
        </w:rPr>
      </w:pPr>
      <w:bookmarkStart w:id="3648" w:name="_Toc49160074"/>
      <w:del w:id="3649" w:author="Madhura Ramojwar" w:date="2021-04-20T13:17:00Z">
        <w:r w:rsidRPr="00841475" w:rsidDel="00550FCB">
          <w:rPr>
            <w:rFonts w:asciiTheme="minorHAnsi" w:hAnsiTheme="minorHAnsi" w:cstheme="minorHAnsi"/>
            <w:rPrChange w:id="3650" w:author="Madhura Ramojwar" w:date="2021-04-20T12:37:00Z">
              <w:rPr/>
            </w:rPrChange>
          </w:rPr>
          <w:delText>Rationale</w:delText>
        </w:r>
        <w:bookmarkEnd w:id="3648"/>
      </w:del>
    </w:p>
    <w:p w14:paraId="0DD946A5" w14:textId="008493E1" w:rsidR="009916B5" w:rsidRPr="00841475" w:rsidDel="00550FCB" w:rsidRDefault="009916B5">
      <w:pPr>
        <w:pStyle w:val="BT1BodyTextI1"/>
        <w:jc w:val="left"/>
        <w:rPr>
          <w:del w:id="3651" w:author="Madhura Ramojwar" w:date="2021-04-20T13:17:00Z"/>
          <w:rFonts w:asciiTheme="minorHAnsi" w:hAnsiTheme="minorHAnsi" w:cstheme="minorHAnsi"/>
          <w:rPrChange w:id="3652" w:author="Madhura Ramojwar" w:date="2021-04-20T12:37:00Z">
            <w:rPr>
              <w:del w:id="3653" w:author="Madhura Ramojwar" w:date="2021-04-20T13:17:00Z"/>
            </w:rPr>
          </w:rPrChange>
        </w:rPr>
        <w:pPrChange w:id="3654" w:author="Madhura Ramojwar" w:date="2021-03-16T15:51:00Z">
          <w:pPr>
            <w:pStyle w:val="BT1BodyTextI1"/>
          </w:pPr>
        </w:pPrChange>
      </w:pPr>
    </w:p>
    <w:p w14:paraId="6377F26B" w14:textId="317F75E8" w:rsidR="009916B5" w:rsidRPr="00841475" w:rsidDel="00550FCB" w:rsidRDefault="009916B5" w:rsidP="00B570CF">
      <w:pPr>
        <w:pStyle w:val="Heading3"/>
        <w:rPr>
          <w:del w:id="3655" w:author="Madhura Ramojwar" w:date="2021-04-20T13:17:00Z"/>
          <w:rFonts w:asciiTheme="minorHAnsi" w:hAnsiTheme="minorHAnsi" w:cstheme="minorHAnsi"/>
          <w:rPrChange w:id="3656" w:author="Madhura Ramojwar" w:date="2021-04-20T12:37:00Z">
            <w:rPr>
              <w:del w:id="3657" w:author="Madhura Ramojwar" w:date="2021-04-20T13:17:00Z"/>
            </w:rPr>
          </w:rPrChange>
        </w:rPr>
      </w:pPr>
      <w:bookmarkStart w:id="3658" w:name="_Toc49160075"/>
      <w:del w:id="3659" w:author="Madhura Ramojwar" w:date="2021-04-20T13:17:00Z">
        <w:r w:rsidRPr="00841475" w:rsidDel="00550FCB">
          <w:rPr>
            <w:rFonts w:asciiTheme="minorHAnsi" w:hAnsiTheme="minorHAnsi" w:cstheme="minorHAnsi"/>
            <w:rPrChange w:id="3660" w:author="Madhura Ramojwar" w:date="2021-04-20T12:37:00Z">
              <w:rPr/>
            </w:rPrChange>
          </w:rPr>
          <w:delText>Known Limitations</w:delText>
        </w:r>
        <w:bookmarkEnd w:id="3658"/>
      </w:del>
    </w:p>
    <w:p w14:paraId="5DB1B916" w14:textId="01DB2245" w:rsidR="003507AA" w:rsidRPr="00841475" w:rsidDel="00550FCB" w:rsidRDefault="003507AA">
      <w:pPr>
        <w:pStyle w:val="BT1BodyTextI1"/>
        <w:jc w:val="left"/>
        <w:rPr>
          <w:del w:id="3661" w:author="Madhura Ramojwar" w:date="2021-04-20T13:17:00Z"/>
          <w:rFonts w:asciiTheme="minorHAnsi" w:eastAsiaTheme="majorEastAsia" w:hAnsiTheme="minorHAnsi" w:cstheme="minorHAnsi"/>
          <w:iCs/>
          <w:kern w:val="32"/>
          <w:rPrChange w:id="3662" w:author="Madhura Ramojwar" w:date="2021-04-20T12:37:00Z">
            <w:rPr>
              <w:del w:id="3663" w:author="Madhura Ramojwar" w:date="2021-04-20T13:17:00Z"/>
              <w:rFonts w:eastAsiaTheme="majorEastAsia" w:cs="Arial"/>
              <w:iCs/>
              <w:kern w:val="32"/>
              <w:szCs w:val="26"/>
            </w:rPr>
          </w:rPrChange>
        </w:rPr>
        <w:pPrChange w:id="3664" w:author="Madhura Ramojwar" w:date="2021-03-16T15:51:00Z">
          <w:pPr>
            <w:pStyle w:val="BT1BodyTextI1"/>
          </w:pPr>
        </w:pPrChange>
      </w:pPr>
    </w:p>
    <w:p w14:paraId="06165AC3" w14:textId="56CF60E6" w:rsidR="003507AA" w:rsidRPr="00841475" w:rsidDel="00550FCB" w:rsidRDefault="003507AA" w:rsidP="00B570CF">
      <w:pPr>
        <w:pStyle w:val="Heading3"/>
        <w:rPr>
          <w:del w:id="3665" w:author="Madhura Ramojwar" w:date="2021-04-20T13:17:00Z"/>
          <w:rFonts w:asciiTheme="minorHAnsi" w:hAnsiTheme="minorHAnsi" w:cstheme="minorHAnsi"/>
          <w:rPrChange w:id="3666" w:author="Madhura Ramojwar" w:date="2021-04-20T12:37:00Z">
            <w:rPr>
              <w:del w:id="3667" w:author="Madhura Ramojwar" w:date="2021-04-20T13:17:00Z"/>
            </w:rPr>
          </w:rPrChange>
        </w:rPr>
      </w:pPr>
      <w:bookmarkStart w:id="3668" w:name="_Toc49160076"/>
      <w:del w:id="3669" w:author="Madhura Ramojwar" w:date="2021-04-20T13:17:00Z">
        <w:r w:rsidRPr="00841475" w:rsidDel="00550FCB">
          <w:rPr>
            <w:rFonts w:asciiTheme="minorHAnsi" w:hAnsiTheme="minorHAnsi" w:cstheme="minorHAnsi"/>
            <w:rPrChange w:id="3670" w:author="Madhura Ramojwar" w:date="2021-04-20T12:37:00Z">
              <w:rPr/>
            </w:rPrChange>
          </w:rPr>
          <w:delText>Timeline</w:delText>
        </w:r>
        <w:bookmarkEnd w:id="3668"/>
      </w:del>
    </w:p>
    <w:p w14:paraId="22A48F2F" w14:textId="6CC54133" w:rsidR="003507AA" w:rsidRPr="00841475" w:rsidDel="00550FCB" w:rsidRDefault="003507AA">
      <w:pPr>
        <w:pStyle w:val="BT1BodyTextI1"/>
        <w:jc w:val="left"/>
        <w:rPr>
          <w:del w:id="3671" w:author="Madhura Ramojwar" w:date="2021-04-20T13:17:00Z"/>
          <w:rFonts w:asciiTheme="minorHAnsi" w:eastAsiaTheme="majorEastAsia" w:hAnsiTheme="minorHAnsi" w:cstheme="minorHAnsi"/>
          <w:iCs/>
          <w:kern w:val="32"/>
          <w:rPrChange w:id="3672" w:author="Madhura Ramojwar" w:date="2021-04-20T12:37:00Z">
            <w:rPr>
              <w:del w:id="3673" w:author="Madhura Ramojwar" w:date="2021-04-20T13:17:00Z"/>
              <w:rFonts w:eastAsiaTheme="majorEastAsia" w:cs="Arial"/>
              <w:iCs/>
              <w:kern w:val="32"/>
              <w:szCs w:val="26"/>
            </w:rPr>
          </w:rPrChange>
        </w:rPr>
        <w:pPrChange w:id="3674" w:author="Madhura Ramojwar" w:date="2021-03-16T15:51:00Z">
          <w:pPr>
            <w:pStyle w:val="BT1BodyTextI1"/>
          </w:pPr>
        </w:pPrChange>
      </w:pPr>
    </w:p>
    <w:p w14:paraId="1E15B539" w14:textId="216B2312" w:rsidR="003507AA" w:rsidRPr="00841475" w:rsidDel="00550FCB" w:rsidRDefault="003507AA" w:rsidP="00B570CF">
      <w:pPr>
        <w:pStyle w:val="Heading2"/>
        <w:rPr>
          <w:del w:id="3675" w:author="Madhura Ramojwar" w:date="2021-04-20T13:17:00Z"/>
          <w:rFonts w:asciiTheme="minorHAnsi" w:hAnsiTheme="minorHAnsi" w:cstheme="minorHAnsi"/>
          <w:szCs w:val="24"/>
          <w:rPrChange w:id="3676" w:author="Madhura Ramojwar" w:date="2021-04-20T12:37:00Z">
            <w:rPr>
              <w:del w:id="3677" w:author="Madhura Ramojwar" w:date="2021-04-20T13:17:00Z"/>
            </w:rPr>
          </w:rPrChange>
        </w:rPr>
      </w:pPr>
      <w:bookmarkStart w:id="3678" w:name="_Toc49160077"/>
      <w:del w:id="3679" w:author="Madhura Ramojwar" w:date="2021-04-20T13:17:00Z">
        <w:r w:rsidRPr="00841475" w:rsidDel="00550FCB">
          <w:rPr>
            <w:rFonts w:asciiTheme="minorHAnsi" w:hAnsiTheme="minorHAnsi" w:cstheme="minorHAnsi"/>
            <w:szCs w:val="24"/>
            <w:rPrChange w:id="3680" w:author="Madhura Ramojwar" w:date="2021-04-20T12:37:00Z">
              <w:rPr/>
            </w:rPrChange>
          </w:rPr>
          <w:delText>Other Sources of Clinical Data</w:delText>
        </w:r>
        <w:bookmarkEnd w:id="3678"/>
      </w:del>
    </w:p>
    <w:p w14:paraId="41D6198F" w14:textId="29B6F7D3" w:rsidR="003507AA" w:rsidRPr="00841475" w:rsidDel="00550FCB" w:rsidRDefault="003507AA" w:rsidP="00B570CF">
      <w:pPr>
        <w:pStyle w:val="Heading3"/>
        <w:rPr>
          <w:del w:id="3681" w:author="Madhura Ramojwar" w:date="2021-04-20T13:17:00Z"/>
          <w:rFonts w:asciiTheme="minorHAnsi" w:hAnsiTheme="minorHAnsi" w:cstheme="minorHAnsi"/>
          <w:rPrChange w:id="3682" w:author="Madhura Ramojwar" w:date="2021-04-20T12:37:00Z">
            <w:rPr>
              <w:del w:id="3683" w:author="Madhura Ramojwar" w:date="2021-04-20T13:17:00Z"/>
            </w:rPr>
          </w:rPrChange>
        </w:rPr>
      </w:pPr>
      <w:bookmarkStart w:id="3684" w:name="_Toc49160078"/>
      <w:del w:id="3685" w:author="Madhura Ramojwar" w:date="2021-04-20T13:17:00Z">
        <w:r w:rsidRPr="00841475" w:rsidDel="00550FCB">
          <w:rPr>
            <w:rFonts w:asciiTheme="minorHAnsi" w:hAnsiTheme="minorHAnsi" w:cstheme="minorHAnsi"/>
            <w:rPrChange w:id="3686" w:author="Madhura Ramojwar" w:date="2021-04-20T12:37:00Z">
              <w:rPr/>
            </w:rPrChange>
          </w:rPr>
          <w:delText>Basis/Need</w:delText>
        </w:r>
        <w:bookmarkEnd w:id="3684"/>
      </w:del>
    </w:p>
    <w:p w14:paraId="4D9F5239" w14:textId="6B4E2122" w:rsidR="003507AA" w:rsidRPr="00841475" w:rsidDel="00550FCB" w:rsidRDefault="003507AA">
      <w:pPr>
        <w:pStyle w:val="BT1BodyTextI1"/>
        <w:jc w:val="left"/>
        <w:rPr>
          <w:del w:id="3687" w:author="Madhura Ramojwar" w:date="2021-04-20T13:17:00Z"/>
          <w:rFonts w:asciiTheme="minorHAnsi" w:eastAsiaTheme="majorEastAsia" w:hAnsiTheme="minorHAnsi" w:cstheme="minorHAnsi"/>
          <w:iCs/>
          <w:kern w:val="32"/>
          <w:rPrChange w:id="3688" w:author="Madhura Ramojwar" w:date="2021-04-20T12:37:00Z">
            <w:rPr>
              <w:del w:id="3689" w:author="Madhura Ramojwar" w:date="2021-04-20T13:17:00Z"/>
              <w:rFonts w:eastAsiaTheme="majorEastAsia" w:cs="Arial"/>
              <w:iCs/>
              <w:kern w:val="32"/>
              <w:szCs w:val="26"/>
            </w:rPr>
          </w:rPrChange>
        </w:rPr>
        <w:pPrChange w:id="3690" w:author="Madhura Ramojwar" w:date="2021-03-16T15:51:00Z">
          <w:pPr>
            <w:pStyle w:val="BT1BodyTextI1"/>
          </w:pPr>
        </w:pPrChange>
      </w:pPr>
    </w:p>
    <w:p w14:paraId="74223549" w14:textId="14876115" w:rsidR="003507AA" w:rsidRPr="00841475" w:rsidDel="00550FCB" w:rsidRDefault="003507AA" w:rsidP="00B570CF">
      <w:pPr>
        <w:pStyle w:val="Heading3"/>
        <w:rPr>
          <w:del w:id="3691" w:author="Madhura Ramojwar" w:date="2021-04-20T13:17:00Z"/>
          <w:rFonts w:asciiTheme="minorHAnsi" w:hAnsiTheme="minorHAnsi" w:cstheme="minorHAnsi"/>
          <w:rPrChange w:id="3692" w:author="Madhura Ramojwar" w:date="2021-04-20T12:37:00Z">
            <w:rPr>
              <w:del w:id="3693" w:author="Madhura Ramojwar" w:date="2021-04-20T13:17:00Z"/>
            </w:rPr>
          </w:rPrChange>
        </w:rPr>
      </w:pPr>
      <w:bookmarkStart w:id="3694" w:name="_Toc49160079"/>
      <w:del w:id="3695" w:author="Madhura Ramojwar" w:date="2021-04-20T13:17:00Z">
        <w:r w:rsidRPr="00841475" w:rsidDel="00550FCB">
          <w:rPr>
            <w:rFonts w:asciiTheme="minorHAnsi" w:hAnsiTheme="minorHAnsi" w:cstheme="minorHAnsi"/>
            <w:rPrChange w:id="3696" w:author="Madhura Ramojwar" w:date="2021-04-20T12:37:00Z">
              <w:rPr/>
            </w:rPrChange>
          </w:rPr>
          <w:delText>Description of the Activity</w:delText>
        </w:r>
        <w:bookmarkEnd w:id="3694"/>
      </w:del>
    </w:p>
    <w:p w14:paraId="5F6336E4" w14:textId="28A40D7D" w:rsidR="003507AA" w:rsidRPr="00841475" w:rsidDel="00550FCB" w:rsidRDefault="003507AA">
      <w:pPr>
        <w:pStyle w:val="BT1BodyTextI1"/>
        <w:jc w:val="left"/>
        <w:rPr>
          <w:del w:id="3697" w:author="Madhura Ramojwar" w:date="2021-04-20T13:17:00Z"/>
          <w:rFonts w:asciiTheme="minorHAnsi" w:eastAsiaTheme="majorEastAsia" w:hAnsiTheme="minorHAnsi" w:cstheme="minorHAnsi"/>
          <w:iCs/>
          <w:kern w:val="32"/>
          <w:rPrChange w:id="3698" w:author="Madhura Ramojwar" w:date="2021-04-20T12:37:00Z">
            <w:rPr>
              <w:del w:id="3699" w:author="Madhura Ramojwar" w:date="2021-04-20T13:17:00Z"/>
              <w:rFonts w:eastAsiaTheme="majorEastAsia" w:cs="Arial"/>
              <w:iCs/>
              <w:kern w:val="32"/>
              <w:szCs w:val="26"/>
            </w:rPr>
          </w:rPrChange>
        </w:rPr>
        <w:pPrChange w:id="3700" w:author="Madhura Ramojwar" w:date="2021-03-16T15:51:00Z">
          <w:pPr>
            <w:pStyle w:val="BT1BodyTextI1"/>
          </w:pPr>
        </w:pPrChange>
      </w:pPr>
    </w:p>
    <w:p w14:paraId="7C3DAEF4" w14:textId="2B83CF1F" w:rsidR="003507AA" w:rsidRPr="00841475" w:rsidDel="00550FCB" w:rsidRDefault="003507AA" w:rsidP="00B570CF">
      <w:pPr>
        <w:pStyle w:val="Heading3"/>
        <w:rPr>
          <w:del w:id="3701" w:author="Madhura Ramojwar" w:date="2021-04-20T13:17:00Z"/>
          <w:rFonts w:asciiTheme="minorHAnsi" w:hAnsiTheme="minorHAnsi" w:cstheme="minorHAnsi"/>
          <w:rPrChange w:id="3702" w:author="Madhura Ramojwar" w:date="2021-04-20T12:37:00Z">
            <w:rPr>
              <w:del w:id="3703" w:author="Madhura Ramojwar" w:date="2021-04-20T13:17:00Z"/>
            </w:rPr>
          </w:rPrChange>
        </w:rPr>
      </w:pPr>
      <w:bookmarkStart w:id="3704" w:name="_Toc49160080"/>
      <w:del w:id="3705" w:author="Madhura Ramojwar" w:date="2021-04-20T13:17:00Z">
        <w:r w:rsidRPr="00841475" w:rsidDel="00550FCB">
          <w:rPr>
            <w:rFonts w:asciiTheme="minorHAnsi" w:hAnsiTheme="minorHAnsi" w:cstheme="minorHAnsi"/>
            <w:rPrChange w:id="3706" w:author="Madhura Ramojwar" w:date="2021-04-20T12:37:00Z">
              <w:rPr/>
            </w:rPrChange>
          </w:rPr>
          <w:delText>Aim</w:delText>
        </w:r>
        <w:bookmarkEnd w:id="3704"/>
      </w:del>
    </w:p>
    <w:p w14:paraId="656DB695" w14:textId="7AADA476" w:rsidR="003507AA" w:rsidRPr="00841475" w:rsidDel="00550FCB" w:rsidRDefault="003507AA">
      <w:pPr>
        <w:pStyle w:val="BT1BodyTextI1"/>
        <w:jc w:val="left"/>
        <w:rPr>
          <w:del w:id="3707" w:author="Madhura Ramojwar" w:date="2021-04-20T13:17:00Z"/>
          <w:rFonts w:asciiTheme="minorHAnsi" w:eastAsiaTheme="majorEastAsia" w:hAnsiTheme="minorHAnsi" w:cstheme="minorHAnsi"/>
          <w:iCs/>
          <w:kern w:val="32"/>
          <w:rPrChange w:id="3708" w:author="Madhura Ramojwar" w:date="2021-04-20T12:37:00Z">
            <w:rPr>
              <w:del w:id="3709" w:author="Madhura Ramojwar" w:date="2021-04-20T13:17:00Z"/>
              <w:rFonts w:eastAsiaTheme="majorEastAsia" w:cs="Arial"/>
              <w:iCs/>
              <w:kern w:val="32"/>
              <w:szCs w:val="26"/>
            </w:rPr>
          </w:rPrChange>
        </w:rPr>
        <w:pPrChange w:id="3710" w:author="Madhura Ramojwar" w:date="2021-03-16T15:51:00Z">
          <w:pPr>
            <w:pStyle w:val="BT1BodyTextI1"/>
          </w:pPr>
        </w:pPrChange>
      </w:pPr>
    </w:p>
    <w:p w14:paraId="3D025A5B" w14:textId="098C40E1" w:rsidR="003507AA" w:rsidRPr="00841475" w:rsidDel="00550FCB" w:rsidRDefault="003507AA" w:rsidP="00B570CF">
      <w:pPr>
        <w:pStyle w:val="Heading3"/>
        <w:rPr>
          <w:del w:id="3711" w:author="Madhura Ramojwar" w:date="2021-04-20T13:17:00Z"/>
          <w:rFonts w:asciiTheme="minorHAnsi" w:hAnsiTheme="minorHAnsi" w:cstheme="minorHAnsi"/>
          <w:rPrChange w:id="3712" w:author="Madhura Ramojwar" w:date="2021-04-20T12:37:00Z">
            <w:rPr>
              <w:del w:id="3713" w:author="Madhura Ramojwar" w:date="2021-04-20T13:17:00Z"/>
            </w:rPr>
          </w:rPrChange>
        </w:rPr>
      </w:pPr>
      <w:bookmarkStart w:id="3714" w:name="_Toc49160081"/>
      <w:del w:id="3715" w:author="Madhura Ramojwar" w:date="2021-04-20T13:17:00Z">
        <w:r w:rsidRPr="00841475" w:rsidDel="00550FCB">
          <w:rPr>
            <w:rFonts w:asciiTheme="minorHAnsi" w:hAnsiTheme="minorHAnsi" w:cstheme="minorHAnsi"/>
            <w:rPrChange w:id="3716" w:author="Madhura Ramojwar" w:date="2021-04-20T12:37:00Z">
              <w:rPr/>
            </w:rPrChange>
          </w:rPr>
          <w:lastRenderedPageBreak/>
          <w:delText>Rationale</w:delText>
        </w:r>
        <w:bookmarkEnd w:id="3714"/>
      </w:del>
    </w:p>
    <w:p w14:paraId="1E5121F0" w14:textId="64A1B6E7" w:rsidR="003507AA" w:rsidRPr="00841475" w:rsidDel="00550FCB" w:rsidRDefault="003507AA">
      <w:pPr>
        <w:pStyle w:val="BT1BodyTextI1"/>
        <w:jc w:val="left"/>
        <w:rPr>
          <w:del w:id="3717" w:author="Madhura Ramojwar" w:date="2021-04-20T13:17:00Z"/>
          <w:rFonts w:asciiTheme="minorHAnsi" w:eastAsiaTheme="majorEastAsia" w:hAnsiTheme="minorHAnsi" w:cstheme="minorHAnsi"/>
          <w:iCs/>
          <w:kern w:val="32"/>
          <w:rPrChange w:id="3718" w:author="Madhura Ramojwar" w:date="2021-04-20T12:37:00Z">
            <w:rPr>
              <w:del w:id="3719" w:author="Madhura Ramojwar" w:date="2021-04-20T13:17:00Z"/>
              <w:rFonts w:eastAsiaTheme="majorEastAsia" w:cs="Arial"/>
              <w:iCs/>
              <w:kern w:val="32"/>
              <w:szCs w:val="26"/>
            </w:rPr>
          </w:rPrChange>
        </w:rPr>
        <w:pPrChange w:id="3720" w:author="Madhura Ramojwar" w:date="2021-03-16T15:51:00Z">
          <w:pPr>
            <w:pStyle w:val="BT1BodyTextI1"/>
          </w:pPr>
        </w:pPrChange>
      </w:pPr>
    </w:p>
    <w:p w14:paraId="3CA54AF1" w14:textId="22F188B7" w:rsidR="009916B5" w:rsidRPr="00841475" w:rsidDel="00550FCB" w:rsidRDefault="009916B5" w:rsidP="00B570CF">
      <w:pPr>
        <w:pStyle w:val="Heading3"/>
        <w:rPr>
          <w:del w:id="3721" w:author="Madhura Ramojwar" w:date="2021-04-20T13:17:00Z"/>
          <w:rFonts w:asciiTheme="minorHAnsi" w:hAnsiTheme="minorHAnsi" w:cstheme="minorHAnsi"/>
          <w:rPrChange w:id="3722" w:author="Madhura Ramojwar" w:date="2021-04-20T12:37:00Z">
            <w:rPr>
              <w:del w:id="3723" w:author="Madhura Ramojwar" w:date="2021-04-20T13:17:00Z"/>
            </w:rPr>
          </w:rPrChange>
        </w:rPr>
      </w:pPr>
      <w:bookmarkStart w:id="3724" w:name="_Toc49160082"/>
      <w:del w:id="3725" w:author="Madhura Ramojwar" w:date="2021-04-20T13:17:00Z">
        <w:r w:rsidRPr="00841475" w:rsidDel="00550FCB">
          <w:rPr>
            <w:rFonts w:asciiTheme="minorHAnsi" w:hAnsiTheme="minorHAnsi" w:cstheme="minorHAnsi"/>
            <w:rPrChange w:id="3726" w:author="Madhura Ramojwar" w:date="2021-04-20T12:37:00Z">
              <w:rPr/>
            </w:rPrChange>
          </w:rPr>
          <w:delText>Known Limitations</w:delText>
        </w:r>
        <w:bookmarkEnd w:id="3724"/>
      </w:del>
    </w:p>
    <w:p w14:paraId="7633CF51" w14:textId="271691EC" w:rsidR="009916B5" w:rsidRPr="00841475" w:rsidDel="00550FCB" w:rsidRDefault="009916B5">
      <w:pPr>
        <w:pStyle w:val="BT1BodyTextI1"/>
        <w:jc w:val="left"/>
        <w:rPr>
          <w:del w:id="3727" w:author="Madhura Ramojwar" w:date="2021-04-20T13:17:00Z"/>
          <w:rFonts w:asciiTheme="minorHAnsi" w:eastAsiaTheme="majorEastAsia" w:hAnsiTheme="minorHAnsi" w:cstheme="minorHAnsi"/>
          <w:iCs/>
          <w:kern w:val="32"/>
          <w:rPrChange w:id="3728" w:author="Madhura Ramojwar" w:date="2021-04-20T12:37:00Z">
            <w:rPr>
              <w:del w:id="3729" w:author="Madhura Ramojwar" w:date="2021-04-20T13:17:00Z"/>
              <w:rFonts w:eastAsiaTheme="majorEastAsia" w:cs="Arial"/>
              <w:iCs/>
              <w:kern w:val="32"/>
              <w:szCs w:val="26"/>
            </w:rPr>
          </w:rPrChange>
        </w:rPr>
        <w:pPrChange w:id="3730" w:author="Madhura Ramojwar" w:date="2021-03-16T15:51:00Z">
          <w:pPr>
            <w:pStyle w:val="BT1BodyTextI1"/>
          </w:pPr>
        </w:pPrChange>
      </w:pPr>
    </w:p>
    <w:p w14:paraId="298FB59A" w14:textId="1B8E33CB" w:rsidR="003507AA" w:rsidRPr="00841475" w:rsidDel="00550FCB" w:rsidRDefault="003507AA" w:rsidP="00B570CF">
      <w:pPr>
        <w:pStyle w:val="Heading3"/>
        <w:rPr>
          <w:del w:id="3731" w:author="Madhura Ramojwar" w:date="2021-04-20T13:17:00Z"/>
          <w:rFonts w:asciiTheme="minorHAnsi" w:hAnsiTheme="minorHAnsi" w:cstheme="minorHAnsi"/>
          <w:rPrChange w:id="3732" w:author="Madhura Ramojwar" w:date="2021-04-20T12:37:00Z">
            <w:rPr>
              <w:del w:id="3733" w:author="Madhura Ramojwar" w:date="2021-04-20T13:17:00Z"/>
            </w:rPr>
          </w:rPrChange>
        </w:rPr>
      </w:pPr>
      <w:bookmarkStart w:id="3734" w:name="_Toc49160083"/>
      <w:del w:id="3735" w:author="Madhura Ramojwar" w:date="2021-04-20T13:17:00Z">
        <w:r w:rsidRPr="00841475" w:rsidDel="00550FCB">
          <w:rPr>
            <w:rFonts w:asciiTheme="minorHAnsi" w:hAnsiTheme="minorHAnsi" w:cstheme="minorHAnsi"/>
            <w:rPrChange w:id="3736" w:author="Madhura Ramojwar" w:date="2021-04-20T12:37:00Z">
              <w:rPr/>
            </w:rPrChange>
          </w:rPr>
          <w:delText>Timeline</w:delText>
        </w:r>
        <w:bookmarkEnd w:id="3734"/>
      </w:del>
    </w:p>
    <w:p w14:paraId="76E36A4C" w14:textId="3965A626" w:rsidR="0078358C" w:rsidRPr="00841475" w:rsidDel="00550FCB" w:rsidRDefault="0078358C">
      <w:pPr>
        <w:pStyle w:val="BT1BodyTextI1"/>
        <w:jc w:val="left"/>
        <w:rPr>
          <w:del w:id="3737" w:author="Madhura Ramojwar" w:date="2021-04-20T13:17:00Z"/>
          <w:rFonts w:asciiTheme="minorHAnsi" w:hAnsiTheme="minorHAnsi" w:cstheme="minorHAnsi"/>
          <w:rPrChange w:id="3738" w:author="Madhura Ramojwar" w:date="2021-04-20T12:37:00Z">
            <w:rPr>
              <w:del w:id="3739" w:author="Madhura Ramojwar" w:date="2021-04-20T13:17:00Z"/>
              <w:rFonts w:cs="Arial"/>
            </w:rPr>
          </w:rPrChange>
        </w:rPr>
        <w:pPrChange w:id="3740" w:author="Madhura Ramojwar" w:date="2021-03-16T15:51:00Z">
          <w:pPr>
            <w:pStyle w:val="BT1BodyTextI1"/>
          </w:pPr>
        </w:pPrChange>
      </w:pPr>
    </w:p>
    <w:p w14:paraId="539C305D" w14:textId="63AC8079" w:rsidR="001B49E2" w:rsidRPr="00841475" w:rsidDel="00550FCB" w:rsidRDefault="001B49E2" w:rsidP="00B570CF">
      <w:pPr>
        <w:pStyle w:val="Heading1"/>
        <w:numPr>
          <w:ilvl w:val="0"/>
          <w:numId w:val="33"/>
        </w:numPr>
        <w:pBdr>
          <w:top w:val="single" w:sz="4" w:space="10" w:color="auto"/>
          <w:left w:val="single" w:sz="4" w:space="6" w:color="auto"/>
          <w:bottom w:val="single" w:sz="4" w:space="10" w:color="auto"/>
          <w:right w:val="single" w:sz="4" w:space="6" w:color="auto"/>
        </w:pBdr>
        <w:shd w:val="solid" w:color="auto" w:fill="auto"/>
        <w:ind w:left="720" w:right="135" w:hanging="630"/>
        <w:rPr>
          <w:del w:id="3741" w:author="Madhura Ramojwar" w:date="2021-04-20T13:17:00Z"/>
          <w:rFonts w:asciiTheme="minorHAnsi" w:eastAsiaTheme="majorEastAsia" w:hAnsiTheme="minorHAnsi" w:cstheme="minorHAnsi"/>
          <w:szCs w:val="24"/>
          <w:rPrChange w:id="3742" w:author="Madhura Ramojwar" w:date="2021-04-20T12:37:00Z">
            <w:rPr>
              <w:del w:id="3743" w:author="Madhura Ramojwar" w:date="2021-04-20T13:17:00Z"/>
              <w:rFonts w:eastAsiaTheme="majorEastAsia"/>
            </w:rPr>
          </w:rPrChange>
        </w:rPr>
      </w:pPr>
      <w:bookmarkStart w:id="3744" w:name="_Toc49160084"/>
      <w:del w:id="3745" w:author="Madhura Ramojwar" w:date="2021-04-20T13:17:00Z">
        <w:r w:rsidRPr="00841475" w:rsidDel="00550FCB">
          <w:rPr>
            <w:rFonts w:asciiTheme="minorHAnsi" w:eastAsiaTheme="majorEastAsia" w:hAnsiTheme="minorHAnsi" w:cstheme="minorHAnsi"/>
            <w:szCs w:val="24"/>
            <w:rPrChange w:id="3746" w:author="Madhura Ramojwar" w:date="2021-04-20T12:37:00Z">
              <w:rPr>
                <w:rFonts w:eastAsiaTheme="majorEastAsia"/>
              </w:rPr>
            </w:rPrChange>
          </w:rPr>
          <w:delText>Evaluation of Clinical Data Relating Equivalent or Similar Devices</w:delText>
        </w:r>
        <w:bookmarkEnd w:id="3744"/>
      </w:del>
    </w:p>
    <w:p w14:paraId="30CE96A5" w14:textId="68E2F345" w:rsidR="00E8421A" w:rsidRPr="00841475" w:rsidDel="00550FCB" w:rsidRDefault="00E8421A">
      <w:pPr>
        <w:pStyle w:val="BT1BodyTextI1"/>
        <w:jc w:val="left"/>
        <w:rPr>
          <w:del w:id="3747" w:author="Madhura Ramojwar" w:date="2021-04-20T13:17:00Z"/>
          <w:rStyle w:val="BlueItalics"/>
          <w:rFonts w:asciiTheme="minorHAnsi" w:hAnsiTheme="minorHAnsi" w:cstheme="minorHAnsi"/>
          <w:b/>
          <w:bCs/>
          <w:caps/>
          <w:kern w:val="32"/>
          <w:rPrChange w:id="3748" w:author="Madhura Ramojwar" w:date="2021-04-20T12:37:00Z">
            <w:rPr>
              <w:del w:id="3749" w:author="Madhura Ramojwar" w:date="2021-04-20T13:17:00Z"/>
              <w:rStyle w:val="BlueItalics"/>
              <w:rFonts w:ascii="Arial Bold" w:hAnsi="Arial Bold" w:cs="Arial"/>
              <w:b/>
              <w:bCs/>
              <w:caps/>
              <w:kern w:val="32"/>
              <w:szCs w:val="26"/>
            </w:rPr>
          </w:rPrChange>
        </w:rPr>
        <w:pPrChange w:id="3750" w:author="Madhura Ramojwar" w:date="2021-03-16T15:51:00Z">
          <w:pPr>
            <w:pStyle w:val="BT1BodyTextI1"/>
          </w:pPr>
        </w:pPrChange>
      </w:pPr>
      <w:del w:id="3751" w:author="Madhura Ramojwar" w:date="2021-04-20T13:17:00Z">
        <w:r w:rsidRPr="00841475" w:rsidDel="00550FCB">
          <w:rPr>
            <w:rStyle w:val="BlueItalics"/>
            <w:rFonts w:asciiTheme="minorHAnsi" w:hAnsiTheme="minorHAnsi" w:cstheme="minorHAnsi"/>
            <w:rPrChange w:id="3752" w:author="Madhura Ramojwar" w:date="2021-04-20T12:37:00Z">
              <w:rPr>
                <w:rStyle w:val="BlueItalics"/>
              </w:rPr>
            </w:rPrChange>
          </w:rPr>
          <w:delText>In this section, gather information regarding equivalent / similar devices for which clinical data will be further evaluated (e.g., in during a clinical evaluation) and presented in the PMCF report.</w:delText>
        </w:r>
      </w:del>
    </w:p>
    <w:p w14:paraId="00760007" w14:textId="264DA088" w:rsidR="00E8421A" w:rsidRPr="00841475" w:rsidDel="00550FCB" w:rsidRDefault="00E8421A">
      <w:pPr>
        <w:pStyle w:val="BT1BodyTextI1"/>
        <w:jc w:val="left"/>
        <w:rPr>
          <w:del w:id="3753" w:author="Madhura Ramojwar" w:date="2021-04-20T13:17:00Z"/>
          <w:rStyle w:val="BlueItalics"/>
          <w:rFonts w:asciiTheme="minorHAnsi" w:hAnsiTheme="minorHAnsi" w:cstheme="minorHAnsi"/>
          <w:rPrChange w:id="3754" w:author="Madhura Ramojwar" w:date="2021-04-20T12:37:00Z">
            <w:rPr>
              <w:del w:id="3755" w:author="Madhura Ramojwar" w:date="2021-04-20T13:17:00Z"/>
              <w:rStyle w:val="BlueItalics"/>
            </w:rPr>
          </w:rPrChange>
        </w:rPr>
        <w:pPrChange w:id="3756" w:author="Madhura Ramojwar" w:date="2021-03-16T15:51:00Z">
          <w:pPr>
            <w:pStyle w:val="BT1BodyTextI1"/>
          </w:pPr>
        </w:pPrChange>
      </w:pPr>
      <w:del w:id="3757" w:author="Madhura Ramojwar" w:date="2021-04-20T13:17:00Z">
        <w:r w:rsidRPr="00841475" w:rsidDel="00550FCB">
          <w:rPr>
            <w:rStyle w:val="BlueItalics"/>
            <w:rFonts w:asciiTheme="minorHAnsi" w:hAnsiTheme="minorHAnsi" w:cstheme="minorHAnsi"/>
            <w:rPrChange w:id="3758" w:author="Madhura Ramojwar" w:date="2021-04-20T12:37:00Z">
              <w:rPr>
                <w:rStyle w:val="BlueItalics"/>
              </w:rPr>
            </w:rPrChange>
          </w:rPr>
          <w:delText>Note that PMCF data intended to demonstrate continuing safety and performance should be sourced from the device under evaluation.</w:delText>
        </w:r>
      </w:del>
    </w:p>
    <w:p w14:paraId="49EBB5FA" w14:textId="3856F61E" w:rsidR="00E8421A" w:rsidRPr="00841475" w:rsidDel="00550FCB" w:rsidRDefault="00E8421A">
      <w:pPr>
        <w:pStyle w:val="BT1BodyTextI1"/>
        <w:jc w:val="left"/>
        <w:rPr>
          <w:del w:id="3759" w:author="Madhura Ramojwar" w:date="2021-04-20T13:17:00Z"/>
          <w:rStyle w:val="BlueItalics"/>
          <w:rFonts w:asciiTheme="minorHAnsi" w:hAnsiTheme="minorHAnsi" w:cstheme="minorHAnsi"/>
          <w:rPrChange w:id="3760" w:author="Madhura Ramojwar" w:date="2021-04-20T12:37:00Z">
            <w:rPr>
              <w:del w:id="3761" w:author="Madhura Ramojwar" w:date="2021-04-20T13:17:00Z"/>
              <w:rStyle w:val="BlueItalics"/>
            </w:rPr>
          </w:rPrChange>
        </w:rPr>
        <w:pPrChange w:id="3762" w:author="Madhura Ramojwar" w:date="2021-03-16T15:51:00Z">
          <w:pPr>
            <w:pStyle w:val="BT1BodyTextI1"/>
          </w:pPr>
        </w:pPrChange>
      </w:pPr>
      <w:del w:id="3763" w:author="Madhura Ramojwar" w:date="2021-04-20T13:17:00Z">
        <w:r w:rsidRPr="00841475" w:rsidDel="00550FCB">
          <w:rPr>
            <w:rStyle w:val="BlueItalics"/>
            <w:rFonts w:asciiTheme="minorHAnsi" w:hAnsiTheme="minorHAnsi" w:cstheme="minorHAnsi"/>
            <w:rPrChange w:id="3764" w:author="Madhura Ramojwar" w:date="2021-04-20T12:37:00Z">
              <w:rPr>
                <w:rStyle w:val="BlueItalics"/>
              </w:rPr>
            </w:rPrChange>
          </w:rPr>
          <w:delText>Data from equivalent or similar devices may be used, for example to update the information relating to the state of the art, to identify and further assess relevant safety outcomes etc.</w:delText>
        </w:r>
      </w:del>
    </w:p>
    <w:p w14:paraId="72B122D1" w14:textId="6FC803C5" w:rsidR="00E8421A" w:rsidRPr="00841475" w:rsidDel="00550FCB" w:rsidRDefault="00E8421A">
      <w:pPr>
        <w:pStyle w:val="BT1BodyTextI1"/>
        <w:jc w:val="left"/>
        <w:rPr>
          <w:del w:id="3765" w:author="Madhura Ramojwar" w:date="2021-04-20T13:17:00Z"/>
          <w:rStyle w:val="BlueItalics"/>
          <w:rFonts w:asciiTheme="minorHAnsi" w:hAnsiTheme="minorHAnsi" w:cstheme="minorHAnsi"/>
          <w:rPrChange w:id="3766" w:author="Madhura Ramojwar" w:date="2021-04-20T12:37:00Z">
            <w:rPr>
              <w:del w:id="3767" w:author="Madhura Ramojwar" w:date="2021-04-20T13:17:00Z"/>
              <w:rStyle w:val="BlueItalics"/>
            </w:rPr>
          </w:rPrChange>
        </w:rPr>
        <w:pPrChange w:id="3768" w:author="Madhura Ramojwar" w:date="2021-03-16T15:51:00Z">
          <w:pPr>
            <w:pStyle w:val="BT1BodyTextI1"/>
          </w:pPr>
        </w:pPrChange>
      </w:pPr>
      <w:del w:id="3769" w:author="Madhura Ramojwar" w:date="2021-04-20T13:17:00Z">
        <w:r w:rsidRPr="00841475" w:rsidDel="00550FCB">
          <w:rPr>
            <w:rStyle w:val="BlueItalics"/>
            <w:rFonts w:asciiTheme="minorHAnsi" w:hAnsiTheme="minorHAnsi" w:cstheme="minorHAnsi"/>
            <w:rPrChange w:id="3770" w:author="Madhura Ramojwar" w:date="2021-04-20T12:37:00Z">
              <w:rPr>
                <w:rStyle w:val="BlueItalics"/>
              </w:rPr>
            </w:rPrChange>
          </w:rPr>
          <w:delText>The selected devices shall be consistent throughout the technical documentation. Indicate whether the selected device is demonstrated to be equivalent or is a similar device. For each device listed, a clear reference to the pertinent parts of the CER can be made.</w:delText>
        </w:r>
      </w:del>
    </w:p>
    <w:p w14:paraId="10919FEB" w14:textId="6660C80C" w:rsidR="00E8421A" w:rsidRPr="00841475" w:rsidDel="00550FCB" w:rsidRDefault="00E8421A">
      <w:pPr>
        <w:pStyle w:val="BT1BodyTextI1"/>
        <w:jc w:val="left"/>
        <w:rPr>
          <w:del w:id="3771" w:author="Madhura Ramojwar" w:date="2021-04-20T13:17:00Z"/>
          <w:rStyle w:val="BlueItalics"/>
          <w:rFonts w:asciiTheme="minorHAnsi" w:hAnsiTheme="minorHAnsi" w:cstheme="minorHAnsi"/>
          <w:rPrChange w:id="3772" w:author="Madhura Ramojwar" w:date="2021-04-20T12:37:00Z">
            <w:rPr>
              <w:del w:id="3773" w:author="Madhura Ramojwar" w:date="2021-04-20T13:17:00Z"/>
              <w:rStyle w:val="BlueItalics"/>
            </w:rPr>
          </w:rPrChange>
        </w:rPr>
        <w:pPrChange w:id="3774" w:author="Madhura Ramojwar" w:date="2021-03-16T15:51:00Z">
          <w:pPr>
            <w:pStyle w:val="BT1BodyTextI1"/>
          </w:pPr>
        </w:pPrChange>
      </w:pPr>
      <w:del w:id="3775" w:author="Madhura Ramojwar" w:date="2021-04-20T13:17:00Z">
        <w:r w:rsidRPr="00841475" w:rsidDel="00550FCB">
          <w:rPr>
            <w:rStyle w:val="BlueItalics"/>
            <w:rFonts w:asciiTheme="minorHAnsi" w:hAnsiTheme="minorHAnsi" w:cstheme="minorHAnsi"/>
            <w:rPrChange w:id="3776" w:author="Madhura Ramojwar" w:date="2021-04-20T12:37:00Z">
              <w:rPr>
                <w:rStyle w:val="BlueItalics"/>
              </w:rPr>
            </w:rPrChange>
          </w:rPr>
          <w:lastRenderedPageBreak/>
          <w:delText>The following items of each equivalent and/or similar devices would be at least provided, in a table format</w:delText>
        </w:r>
        <w:r w:rsidR="000601F7" w:rsidRPr="00841475" w:rsidDel="00550FCB">
          <w:rPr>
            <w:rStyle w:val="BlueItalics"/>
            <w:rFonts w:asciiTheme="minorHAnsi" w:hAnsiTheme="minorHAnsi" w:cstheme="minorHAnsi"/>
            <w:rPrChange w:id="3777" w:author="Madhura Ramojwar" w:date="2021-04-20T12:37:00Z">
              <w:rPr>
                <w:rStyle w:val="BlueItalics"/>
              </w:rPr>
            </w:rPrChange>
          </w:rPr>
          <w:delText xml:space="preserve"> (</w:delText>
        </w:r>
        <w:r w:rsidR="00FC6370" w:rsidRPr="00841475" w:rsidDel="00550FCB">
          <w:rPr>
            <w:rStyle w:val="BlueItalics"/>
            <w:rFonts w:asciiTheme="minorHAnsi" w:hAnsiTheme="minorHAnsi" w:cstheme="minorHAnsi"/>
            <w:rPrChange w:id="3778" w:author="Madhura Ramojwar" w:date="2021-04-20T12:37:00Z">
              <w:rPr>
                <w:rStyle w:val="BlueItalics"/>
              </w:rPr>
            </w:rPrChange>
          </w:rPr>
          <w:delText>The example table shows</w:delText>
        </w:r>
        <w:r w:rsidR="000601F7" w:rsidRPr="00841475" w:rsidDel="00550FCB">
          <w:rPr>
            <w:rStyle w:val="BlueItalics"/>
            <w:rFonts w:asciiTheme="minorHAnsi" w:hAnsiTheme="minorHAnsi" w:cstheme="minorHAnsi"/>
            <w:rPrChange w:id="3779" w:author="Madhura Ramojwar" w:date="2021-04-20T12:37:00Z">
              <w:rPr>
                <w:rStyle w:val="BlueItalics"/>
              </w:rPr>
            </w:rPrChange>
          </w:rPr>
          <w:delText xml:space="preserve"> items </w:delText>
        </w:r>
        <w:r w:rsidR="00FC6370" w:rsidRPr="00841475" w:rsidDel="00550FCB">
          <w:rPr>
            <w:rStyle w:val="BlueItalics"/>
            <w:rFonts w:asciiTheme="minorHAnsi" w:hAnsiTheme="minorHAnsi" w:cstheme="minorHAnsi"/>
            <w:rPrChange w:id="3780" w:author="Madhura Ramojwar" w:date="2021-04-20T12:37:00Z">
              <w:rPr>
                <w:rStyle w:val="BlueItalics"/>
              </w:rPr>
            </w:rPrChange>
          </w:rPr>
          <w:delText>listed along a column</w:delText>
        </w:r>
        <w:r w:rsidR="000601F7" w:rsidRPr="00841475" w:rsidDel="00550FCB">
          <w:rPr>
            <w:rStyle w:val="BlueItalics"/>
            <w:rFonts w:asciiTheme="minorHAnsi" w:hAnsiTheme="minorHAnsi" w:cstheme="minorHAnsi"/>
            <w:rPrChange w:id="3781" w:author="Madhura Ramojwar" w:date="2021-04-20T12:37:00Z">
              <w:rPr>
                <w:rStyle w:val="BlueItalics"/>
              </w:rPr>
            </w:rPrChange>
          </w:rPr>
          <w:delText>, compared to the MDCG Guidance 2020-7</w:delText>
        </w:r>
        <w:r w:rsidR="00300918" w:rsidRPr="00841475" w:rsidDel="00550FCB">
          <w:rPr>
            <w:rStyle w:val="BlueItalics"/>
            <w:rFonts w:asciiTheme="minorHAnsi" w:hAnsiTheme="minorHAnsi" w:cstheme="minorHAnsi"/>
            <w:rPrChange w:id="3782" w:author="Madhura Ramojwar" w:date="2021-04-20T12:37:00Z">
              <w:rPr>
                <w:rStyle w:val="BlueItalics"/>
              </w:rPr>
            </w:rPrChange>
          </w:rPr>
          <w:delText xml:space="preserve"> (see page 10-11 of Guidance)</w:delText>
        </w:r>
        <w:r w:rsidR="000601F7" w:rsidRPr="00841475" w:rsidDel="00550FCB">
          <w:rPr>
            <w:rStyle w:val="BlueItalics"/>
            <w:rFonts w:asciiTheme="minorHAnsi" w:hAnsiTheme="minorHAnsi" w:cstheme="minorHAnsi"/>
            <w:rPrChange w:id="3783" w:author="Madhura Ramojwar" w:date="2021-04-20T12:37:00Z">
              <w:rPr>
                <w:rStyle w:val="BlueItalics"/>
              </w:rPr>
            </w:rPrChange>
          </w:rPr>
          <w:delText xml:space="preserve"> where the items are </w:delText>
        </w:r>
        <w:r w:rsidR="00FC6370" w:rsidRPr="00841475" w:rsidDel="00550FCB">
          <w:rPr>
            <w:rStyle w:val="BlueItalics"/>
            <w:rFonts w:asciiTheme="minorHAnsi" w:hAnsiTheme="minorHAnsi" w:cstheme="minorHAnsi"/>
            <w:rPrChange w:id="3784" w:author="Madhura Ramojwar" w:date="2021-04-20T12:37:00Z">
              <w:rPr>
                <w:rStyle w:val="BlueItalics"/>
              </w:rPr>
            </w:rPrChange>
          </w:rPr>
          <w:delText>listed along a row)</w:delText>
        </w:r>
        <w:r w:rsidRPr="00841475" w:rsidDel="00550FCB">
          <w:rPr>
            <w:rStyle w:val="BlueItalics"/>
            <w:rFonts w:asciiTheme="minorHAnsi" w:hAnsiTheme="minorHAnsi" w:cstheme="minorHAnsi"/>
            <w:rPrChange w:id="3785" w:author="Madhura Ramojwar" w:date="2021-04-20T12:37:00Z">
              <w:rPr>
                <w:rStyle w:val="BlueItalics"/>
              </w:rPr>
            </w:rPrChange>
          </w:rPr>
          <w:delText>:</w:delText>
        </w:r>
      </w:del>
    </w:p>
    <w:p w14:paraId="3DB0B4BE" w14:textId="29E76D98" w:rsidR="00E8421A" w:rsidRPr="00841475" w:rsidDel="00550FCB" w:rsidRDefault="00E8421A">
      <w:pPr>
        <w:pStyle w:val="BT1BodyTextI1"/>
        <w:jc w:val="left"/>
        <w:rPr>
          <w:del w:id="3786" w:author="Madhura Ramojwar" w:date="2021-04-20T13:17:00Z"/>
          <w:rFonts w:asciiTheme="minorHAnsi" w:hAnsiTheme="minorHAnsi" w:cstheme="minorHAnsi"/>
          <w:rPrChange w:id="3787" w:author="Madhura Ramojwar" w:date="2021-04-20T12:37:00Z">
            <w:rPr>
              <w:del w:id="3788" w:author="Madhura Ramojwar" w:date="2021-04-20T13:17:00Z"/>
            </w:rPr>
          </w:rPrChange>
        </w:rPr>
        <w:pPrChange w:id="3789" w:author="Madhura Ramojwar" w:date="2021-03-16T15:51:00Z">
          <w:pPr>
            <w:pStyle w:val="BT1BodyTextI1"/>
          </w:pPr>
        </w:pPrChange>
      </w:pPr>
    </w:p>
    <w:tbl>
      <w:tblPr>
        <w:tblStyle w:val="TableGrid"/>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2"/>
        <w:gridCol w:w="3452"/>
        <w:gridCol w:w="3453"/>
        <w:gridCol w:w="3453"/>
      </w:tblGrid>
      <w:tr w:rsidR="00E8421A" w:rsidRPr="00841475" w:rsidDel="00550FCB" w14:paraId="00D64E4C" w14:textId="08AE76C7" w:rsidTr="005A58CF">
        <w:trPr>
          <w:del w:id="3790" w:author="Madhura Ramojwar" w:date="2021-04-20T13:17:00Z"/>
        </w:trPr>
        <w:tc>
          <w:tcPr>
            <w:tcW w:w="2602" w:type="dxa"/>
            <w:shd w:val="clear" w:color="auto" w:fill="D9D9D9" w:themeFill="background1" w:themeFillShade="D9"/>
          </w:tcPr>
          <w:p w14:paraId="3F12A39B" w14:textId="5578EA1B" w:rsidR="00E8421A" w:rsidRPr="00841475" w:rsidDel="00550FCB" w:rsidRDefault="00E8421A">
            <w:pPr>
              <w:pStyle w:val="TableEntry"/>
              <w:rPr>
                <w:del w:id="3791" w:author="Madhura Ramojwar" w:date="2021-04-20T13:17:00Z"/>
                <w:rStyle w:val="BlueItalics"/>
                <w:rFonts w:asciiTheme="minorHAnsi" w:hAnsiTheme="minorHAnsi" w:cstheme="minorHAnsi"/>
                <w:b/>
                <w:i w:val="0"/>
                <w:color w:val="auto"/>
                <w:sz w:val="24"/>
                <w:szCs w:val="24"/>
                <w:rPrChange w:id="3792" w:author="Madhura Ramojwar" w:date="2021-04-20T12:37:00Z">
                  <w:rPr>
                    <w:del w:id="3793" w:author="Madhura Ramojwar" w:date="2021-04-20T13:17:00Z"/>
                    <w:rStyle w:val="BlueItalics"/>
                    <w:b/>
                    <w:i w:val="0"/>
                    <w:color w:val="auto"/>
                    <w:sz w:val="24"/>
                    <w:szCs w:val="24"/>
                  </w:rPr>
                </w:rPrChange>
              </w:rPr>
              <w:pPrChange w:id="3794" w:author="Madhura Ramojwar" w:date="2021-03-16T15:51:00Z">
                <w:pPr>
                  <w:pStyle w:val="TableEntry"/>
                  <w:jc w:val="center"/>
                </w:pPr>
              </w:pPrChange>
            </w:pPr>
            <w:del w:id="3795" w:author="Madhura Ramojwar" w:date="2021-04-20T13:17:00Z">
              <w:r w:rsidRPr="00841475" w:rsidDel="00550FCB">
                <w:rPr>
                  <w:rStyle w:val="BlueItalics"/>
                  <w:rFonts w:asciiTheme="minorHAnsi" w:hAnsiTheme="minorHAnsi" w:cstheme="minorHAnsi"/>
                  <w:b/>
                  <w:i w:val="0"/>
                  <w:color w:val="auto"/>
                  <w:sz w:val="24"/>
                  <w:szCs w:val="24"/>
                  <w:rPrChange w:id="3796" w:author="Madhura Ramojwar" w:date="2021-04-20T12:37:00Z">
                    <w:rPr>
                      <w:rStyle w:val="BlueItalics"/>
                      <w:b/>
                      <w:i w:val="0"/>
                      <w:color w:val="auto"/>
                    </w:rPr>
                  </w:rPrChange>
                </w:rPr>
                <w:delText>Product name of equivalent/similar device</w:delText>
              </w:r>
            </w:del>
          </w:p>
        </w:tc>
        <w:tc>
          <w:tcPr>
            <w:tcW w:w="3452" w:type="dxa"/>
            <w:shd w:val="clear" w:color="auto" w:fill="D9D9D9" w:themeFill="background1" w:themeFillShade="D9"/>
            <w:vAlign w:val="center"/>
          </w:tcPr>
          <w:p w14:paraId="491B4F32" w14:textId="67C22AF1" w:rsidR="00E8421A" w:rsidRPr="00841475" w:rsidDel="00550FCB" w:rsidRDefault="00E8421A">
            <w:pPr>
              <w:pStyle w:val="TableEntry"/>
              <w:rPr>
                <w:del w:id="3797" w:author="Madhura Ramojwar" w:date="2021-04-20T13:17:00Z"/>
                <w:rStyle w:val="BlueItalics"/>
                <w:rFonts w:asciiTheme="minorHAnsi" w:hAnsiTheme="minorHAnsi" w:cstheme="minorHAnsi"/>
                <w:b/>
                <w:i w:val="0"/>
                <w:color w:val="auto"/>
                <w:sz w:val="24"/>
                <w:szCs w:val="24"/>
                <w:rPrChange w:id="3798" w:author="Madhura Ramojwar" w:date="2021-04-20T12:37:00Z">
                  <w:rPr>
                    <w:del w:id="3799" w:author="Madhura Ramojwar" w:date="2021-04-20T13:17:00Z"/>
                    <w:rStyle w:val="BlueItalics"/>
                    <w:b/>
                    <w:i w:val="0"/>
                    <w:color w:val="auto"/>
                  </w:rPr>
                </w:rPrChange>
              </w:rPr>
              <w:pPrChange w:id="3800" w:author="Madhura Ramojwar" w:date="2021-03-16T15:51:00Z">
                <w:pPr>
                  <w:pStyle w:val="TableEntry"/>
                  <w:jc w:val="center"/>
                </w:pPr>
              </w:pPrChange>
            </w:pPr>
            <w:del w:id="3801" w:author="Madhura Ramojwar" w:date="2021-04-20T13:17:00Z">
              <w:r w:rsidRPr="00841475" w:rsidDel="00550FCB">
                <w:rPr>
                  <w:rStyle w:val="BlueItalics"/>
                  <w:rFonts w:asciiTheme="minorHAnsi" w:hAnsiTheme="minorHAnsi" w:cstheme="minorHAnsi"/>
                  <w:b/>
                  <w:i w:val="0"/>
                  <w:color w:val="auto"/>
                  <w:sz w:val="24"/>
                  <w:szCs w:val="24"/>
                  <w:rPrChange w:id="3802" w:author="Madhura Ramojwar" w:date="2021-04-20T12:37:00Z">
                    <w:rPr>
                      <w:rStyle w:val="BlueItalics"/>
                      <w:b/>
                      <w:i w:val="0"/>
                      <w:color w:val="auto"/>
                    </w:rPr>
                  </w:rPrChange>
                </w:rPr>
                <w:delText>Product Name</w:delText>
              </w:r>
            </w:del>
          </w:p>
        </w:tc>
        <w:tc>
          <w:tcPr>
            <w:tcW w:w="3453" w:type="dxa"/>
            <w:shd w:val="clear" w:color="auto" w:fill="D9D9D9" w:themeFill="background1" w:themeFillShade="D9"/>
            <w:vAlign w:val="center"/>
          </w:tcPr>
          <w:p w14:paraId="37B9FB7E" w14:textId="6A689BF1" w:rsidR="00E8421A" w:rsidRPr="00841475" w:rsidDel="00550FCB" w:rsidRDefault="00E8421A">
            <w:pPr>
              <w:pStyle w:val="TableEntry"/>
              <w:rPr>
                <w:del w:id="3803" w:author="Madhura Ramojwar" w:date="2021-04-20T13:17:00Z"/>
                <w:rStyle w:val="BlueItalics"/>
                <w:rFonts w:asciiTheme="minorHAnsi" w:hAnsiTheme="minorHAnsi" w:cstheme="minorHAnsi"/>
                <w:b/>
                <w:i w:val="0"/>
                <w:color w:val="auto"/>
                <w:sz w:val="24"/>
                <w:szCs w:val="24"/>
                <w:rPrChange w:id="3804" w:author="Madhura Ramojwar" w:date="2021-04-20T12:37:00Z">
                  <w:rPr>
                    <w:del w:id="3805" w:author="Madhura Ramojwar" w:date="2021-04-20T13:17:00Z"/>
                    <w:rStyle w:val="BlueItalics"/>
                    <w:b/>
                    <w:i w:val="0"/>
                    <w:color w:val="auto"/>
                  </w:rPr>
                </w:rPrChange>
              </w:rPr>
              <w:pPrChange w:id="3806" w:author="Madhura Ramojwar" w:date="2021-03-16T15:51:00Z">
                <w:pPr>
                  <w:pStyle w:val="TableEntry"/>
                  <w:jc w:val="center"/>
                </w:pPr>
              </w:pPrChange>
            </w:pPr>
            <w:del w:id="3807" w:author="Madhura Ramojwar" w:date="2021-04-20T13:17:00Z">
              <w:r w:rsidRPr="00841475" w:rsidDel="00550FCB">
                <w:rPr>
                  <w:rStyle w:val="BlueItalics"/>
                  <w:rFonts w:asciiTheme="minorHAnsi" w:hAnsiTheme="minorHAnsi" w:cstheme="minorHAnsi"/>
                  <w:b/>
                  <w:i w:val="0"/>
                  <w:color w:val="auto"/>
                  <w:sz w:val="24"/>
                  <w:szCs w:val="24"/>
                  <w:rPrChange w:id="3808" w:author="Madhura Ramojwar" w:date="2021-04-20T12:37:00Z">
                    <w:rPr>
                      <w:rStyle w:val="BlueItalics"/>
                      <w:b/>
                      <w:i w:val="0"/>
                      <w:color w:val="auto"/>
                    </w:rPr>
                  </w:rPrChange>
                </w:rPr>
                <w:delText>Product Name</w:delText>
              </w:r>
            </w:del>
          </w:p>
        </w:tc>
        <w:tc>
          <w:tcPr>
            <w:tcW w:w="3453" w:type="dxa"/>
            <w:shd w:val="clear" w:color="auto" w:fill="D9D9D9" w:themeFill="background1" w:themeFillShade="D9"/>
            <w:vAlign w:val="center"/>
          </w:tcPr>
          <w:p w14:paraId="74F1F1CD" w14:textId="2F4517CA" w:rsidR="00E8421A" w:rsidRPr="00841475" w:rsidDel="00550FCB" w:rsidRDefault="00E8421A">
            <w:pPr>
              <w:pStyle w:val="TableEntry"/>
              <w:rPr>
                <w:del w:id="3809" w:author="Madhura Ramojwar" w:date="2021-04-20T13:17:00Z"/>
                <w:rStyle w:val="BlueItalics"/>
                <w:rFonts w:asciiTheme="minorHAnsi" w:hAnsiTheme="minorHAnsi" w:cstheme="minorHAnsi"/>
                <w:b/>
                <w:i w:val="0"/>
                <w:color w:val="auto"/>
                <w:sz w:val="24"/>
                <w:szCs w:val="24"/>
                <w:rPrChange w:id="3810" w:author="Madhura Ramojwar" w:date="2021-04-20T12:37:00Z">
                  <w:rPr>
                    <w:del w:id="3811" w:author="Madhura Ramojwar" w:date="2021-04-20T13:17:00Z"/>
                    <w:rStyle w:val="BlueItalics"/>
                    <w:b/>
                    <w:i w:val="0"/>
                    <w:color w:val="auto"/>
                  </w:rPr>
                </w:rPrChange>
              </w:rPr>
              <w:pPrChange w:id="3812" w:author="Madhura Ramojwar" w:date="2021-03-16T15:51:00Z">
                <w:pPr>
                  <w:pStyle w:val="TableEntry"/>
                  <w:jc w:val="center"/>
                </w:pPr>
              </w:pPrChange>
            </w:pPr>
            <w:del w:id="3813" w:author="Madhura Ramojwar" w:date="2021-04-20T13:17:00Z">
              <w:r w:rsidRPr="00841475" w:rsidDel="00550FCB">
                <w:rPr>
                  <w:rStyle w:val="BlueItalics"/>
                  <w:rFonts w:asciiTheme="minorHAnsi" w:hAnsiTheme="minorHAnsi" w:cstheme="minorHAnsi"/>
                  <w:b/>
                  <w:i w:val="0"/>
                  <w:color w:val="auto"/>
                  <w:sz w:val="24"/>
                  <w:szCs w:val="24"/>
                  <w:rPrChange w:id="3814" w:author="Madhura Ramojwar" w:date="2021-04-20T12:37:00Z">
                    <w:rPr>
                      <w:rStyle w:val="BlueItalics"/>
                      <w:b/>
                      <w:i w:val="0"/>
                      <w:color w:val="auto"/>
                    </w:rPr>
                  </w:rPrChange>
                </w:rPr>
                <w:delText>Product Name</w:delText>
              </w:r>
            </w:del>
          </w:p>
        </w:tc>
      </w:tr>
      <w:tr w:rsidR="00E8421A" w:rsidRPr="00841475" w:rsidDel="00550FCB" w14:paraId="42C2886A" w14:textId="729A94A3" w:rsidTr="005A58CF">
        <w:trPr>
          <w:del w:id="3815" w:author="Madhura Ramojwar" w:date="2021-04-20T13:17:00Z"/>
        </w:trPr>
        <w:tc>
          <w:tcPr>
            <w:tcW w:w="2602" w:type="dxa"/>
            <w:shd w:val="clear" w:color="auto" w:fill="D9D9D9" w:themeFill="background1" w:themeFillShade="D9"/>
          </w:tcPr>
          <w:p w14:paraId="388660CC" w14:textId="73EE91A8" w:rsidR="00E8421A" w:rsidRPr="00841475" w:rsidDel="00550FCB" w:rsidRDefault="00E8421A" w:rsidP="00B570CF">
            <w:pPr>
              <w:pStyle w:val="TableEntry"/>
              <w:rPr>
                <w:del w:id="3816" w:author="Madhura Ramojwar" w:date="2021-04-20T13:17:00Z"/>
                <w:rStyle w:val="BlueItalics"/>
                <w:rFonts w:asciiTheme="minorHAnsi" w:hAnsiTheme="minorHAnsi" w:cstheme="minorHAnsi"/>
                <w:b/>
                <w:i w:val="0"/>
                <w:color w:val="auto"/>
                <w:sz w:val="24"/>
                <w:szCs w:val="24"/>
                <w:rPrChange w:id="3817" w:author="Madhura Ramojwar" w:date="2021-04-20T12:37:00Z">
                  <w:rPr>
                    <w:del w:id="3818" w:author="Madhura Ramojwar" w:date="2021-04-20T13:17:00Z"/>
                    <w:rStyle w:val="BlueItalics"/>
                    <w:b/>
                    <w:i w:val="0"/>
                    <w:color w:val="auto"/>
                  </w:rPr>
                </w:rPrChange>
              </w:rPr>
            </w:pPr>
            <w:del w:id="3819" w:author="Madhura Ramojwar" w:date="2021-04-20T13:17:00Z">
              <w:r w:rsidRPr="00841475" w:rsidDel="00550FCB">
                <w:rPr>
                  <w:rStyle w:val="BlueItalics"/>
                  <w:rFonts w:asciiTheme="minorHAnsi" w:hAnsiTheme="minorHAnsi" w:cstheme="minorHAnsi"/>
                  <w:b/>
                  <w:i w:val="0"/>
                  <w:color w:val="auto"/>
                  <w:sz w:val="24"/>
                  <w:szCs w:val="24"/>
                  <w:rPrChange w:id="3820" w:author="Madhura Ramojwar" w:date="2021-04-20T12:37:00Z">
                    <w:rPr>
                      <w:rStyle w:val="BlueItalics"/>
                      <w:b/>
                      <w:i w:val="0"/>
                      <w:color w:val="auto"/>
                    </w:rPr>
                  </w:rPrChange>
                </w:rPr>
                <w:delText>Intended purpose</w:delText>
              </w:r>
            </w:del>
          </w:p>
        </w:tc>
        <w:tc>
          <w:tcPr>
            <w:tcW w:w="3452" w:type="dxa"/>
          </w:tcPr>
          <w:p w14:paraId="163C4BE1" w14:textId="2256BD63" w:rsidR="00E8421A" w:rsidRPr="00841475" w:rsidDel="00550FCB" w:rsidRDefault="00E8421A" w:rsidP="001F5737">
            <w:pPr>
              <w:pStyle w:val="TableEntry"/>
              <w:rPr>
                <w:del w:id="3821" w:author="Madhura Ramojwar" w:date="2021-04-20T13:17:00Z"/>
                <w:rStyle w:val="BlueItalics"/>
                <w:rFonts w:asciiTheme="minorHAnsi" w:hAnsiTheme="minorHAnsi" w:cstheme="minorHAnsi"/>
                <w:i w:val="0"/>
                <w:color w:val="auto"/>
                <w:sz w:val="24"/>
                <w:szCs w:val="24"/>
                <w:rPrChange w:id="3822" w:author="Madhura Ramojwar" w:date="2021-04-20T12:37:00Z">
                  <w:rPr>
                    <w:del w:id="3823" w:author="Madhura Ramojwar" w:date="2021-04-20T13:17:00Z"/>
                    <w:rStyle w:val="BlueItalics"/>
                    <w:i w:val="0"/>
                    <w:color w:val="auto"/>
                  </w:rPr>
                </w:rPrChange>
              </w:rPr>
            </w:pPr>
          </w:p>
        </w:tc>
        <w:tc>
          <w:tcPr>
            <w:tcW w:w="3453" w:type="dxa"/>
          </w:tcPr>
          <w:p w14:paraId="2237A68B" w14:textId="74AC5368" w:rsidR="00E8421A" w:rsidRPr="00841475" w:rsidDel="00550FCB" w:rsidRDefault="00E8421A">
            <w:pPr>
              <w:pStyle w:val="TableEntry"/>
              <w:rPr>
                <w:del w:id="3824" w:author="Madhura Ramojwar" w:date="2021-04-20T13:17:00Z"/>
                <w:rStyle w:val="BlueItalics"/>
                <w:rFonts w:asciiTheme="minorHAnsi" w:hAnsiTheme="minorHAnsi" w:cstheme="minorHAnsi"/>
                <w:i w:val="0"/>
                <w:color w:val="auto"/>
                <w:sz w:val="24"/>
                <w:szCs w:val="24"/>
                <w:rPrChange w:id="3825" w:author="Madhura Ramojwar" w:date="2021-04-20T12:37:00Z">
                  <w:rPr>
                    <w:del w:id="3826" w:author="Madhura Ramojwar" w:date="2021-04-20T13:17:00Z"/>
                    <w:rStyle w:val="BlueItalics"/>
                    <w:i w:val="0"/>
                    <w:color w:val="auto"/>
                  </w:rPr>
                </w:rPrChange>
              </w:rPr>
            </w:pPr>
          </w:p>
        </w:tc>
        <w:tc>
          <w:tcPr>
            <w:tcW w:w="3453" w:type="dxa"/>
          </w:tcPr>
          <w:p w14:paraId="4BFCF7FD" w14:textId="1208B1D3" w:rsidR="00E8421A" w:rsidRPr="00841475" w:rsidDel="00550FCB" w:rsidRDefault="00E8421A">
            <w:pPr>
              <w:pStyle w:val="TableEntry"/>
              <w:rPr>
                <w:del w:id="3827" w:author="Madhura Ramojwar" w:date="2021-04-20T13:17:00Z"/>
                <w:rStyle w:val="BlueItalics"/>
                <w:rFonts w:asciiTheme="minorHAnsi" w:hAnsiTheme="minorHAnsi" w:cstheme="minorHAnsi"/>
                <w:i w:val="0"/>
                <w:color w:val="auto"/>
                <w:sz w:val="24"/>
                <w:szCs w:val="24"/>
                <w:rPrChange w:id="3828" w:author="Madhura Ramojwar" w:date="2021-04-20T12:37:00Z">
                  <w:rPr>
                    <w:del w:id="3829" w:author="Madhura Ramojwar" w:date="2021-04-20T13:17:00Z"/>
                    <w:rStyle w:val="BlueItalics"/>
                    <w:i w:val="0"/>
                    <w:color w:val="auto"/>
                  </w:rPr>
                </w:rPrChange>
              </w:rPr>
            </w:pPr>
          </w:p>
        </w:tc>
      </w:tr>
      <w:tr w:rsidR="00E8421A" w:rsidRPr="00841475" w:rsidDel="00550FCB" w14:paraId="628803AF" w14:textId="3444FB95" w:rsidTr="005A58CF">
        <w:trPr>
          <w:del w:id="3830" w:author="Madhura Ramojwar" w:date="2021-04-20T13:17:00Z"/>
        </w:trPr>
        <w:tc>
          <w:tcPr>
            <w:tcW w:w="2602" w:type="dxa"/>
            <w:shd w:val="clear" w:color="auto" w:fill="D9D9D9" w:themeFill="background1" w:themeFillShade="D9"/>
          </w:tcPr>
          <w:p w14:paraId="3BF82CBD" w14:textId="08D3F23F" w:rsidR="00E8421A" w:rsidRPr="00841475" w:rsidDel="00550FCB" w:rsidRDefault="00E8421A" w:rsidP="00B570CF">
            <w:pPr>
              <w:pStyle w:val="TableEntry"/>
              <w:rPr>
                <w:del w:id="3831" w:author="Madhura Ramojwar" w:date="2021-04-20T13:17:00Z"/>
                <w:rStyle w:val="BlueItalics"/>
                <w:rFonts w:asciiTheme="minorHAnsi" w:hAnsiTheme="minorHAnsi" w:cstheme="minorHAnsi"/>
                <w:b/>
                <w:i w:val="0"/>
                <w:color w:val="auto"/>
                <w:sz w:val="24"/>
                <w:szCs w:val="24"/>
                <w:rPrChange w:id="3832" w:author="Madhura Ramojwar" w:date="2021-04-20T12:37:00Z">
                  <w:rPr>
                    <w:del w:id="3833" w:author="Madhura Ramojwar" w:date="2021-04-20T13:17:00Z"/>
                    <w:rStyle w:val="BlueItalics"/>
                    <w:b/>
                    <w:i w:val="0"/>
                    <w:color w:val="auto"/>
                  </w:rPr>
                </w:rPrChange>
              </w:rPr>
            </w:pPr>
            <w:del w:id="3834" w:author="Madhura Ramojwar" w:date="2021-04-20T13:17:00Z">
              <w:r w:rsidRPr="00841475" w:rsidDel="00550FCB">
                <w:rPr>
                  <w:rStyle w:val="BlueItalics"/>
                  <w:rFonts w:asciiTheme="minorHAnsi" w:hAnsiTheme="minorHAnsi" w:cstheme="minorHAnsi"/>
                  <w:b/>
                  <w:i w:val="0"/>
                  <w:color w:val="auto"/>
                  <w:sz w:val="24"/>
                  <w:szCs w:val="24"/>
                  <w:rPrChange w:id="3835" w:author="Madhura Ramojwar" w:date="2021-04-20T12:37:00Z">
                    <w:rPr>
                      <w:rStyle w:val="BlueItalics"/>
                      <w:b/>
                      <w:i w:val="0"/>
                      <w:color w:val="auto"/>
                    </w:rPr>
                  </w:rPrChange>
                </w:rPr>
                <w:delText>Intended users</w:delText>
              </w:r>
            </w:del>
          </w:p>
        </w:tc>
        <w:tc>
          <w:tcPr>
            <w:tcW w:w="3452" w:type="dxa"/>
          </w:tcPr>
          <w:p w14:paraId="3AD92D85" w14:textId="46010299" w:rsidR="00E8421A" w:rsidRPr="00841475" w:rsidDel="00550FCB" w:rsidRDefault="00E8421A" w:rsidP="001F5737">
            <w:pPr>
              <w:pStyle w:val="TableEntry"/>
              <w:rPr>
                <w:del w:id="3836" w:author="Madhura Ramojwar" w:date="2021-04-20T13:17:00Z"/>
                <w:rStyle w:val="BlueItalics"/>
                <w:rFonts w:asciiTheme="minorHAnsi" w:hAnsiTheme="minorHAnsi" w:cstheme="minorHAnsi"/>
                <w:i w:val="0"/>
                <w:color w:val="auto"/>
                <w:sz w:val="24"/>
                <w:szCs w:val="24"/>
                <w:rPrChange w:id="3837" w:author="Madhura Ramojwar" w:date="2021-04-20T12:37:00Z">
                  <w:rPr>
                    <w:del w:id="3838" w:author="Madhura Ramojwar" w:date="2021-04-20T13:17:00Z"/>
                    <w:rStyle w:val="BlueItalics"/>
                    <w:i w:val="0"/>
                    <w:color w:val="auto"/>
                  </w:rPr>
                </w:rPrChange>
              </w:rPr>
            </w:pPr>
          </w:p>
        </w:tc>
        <w:tc>
          <w:tcPr>
            <w:tcW w:w="3453" w:type="dxa"/>
          </w:tcPr>
          <w:p w14:paraId="38B41F82" w14:textId="2FCD8BC3" w:rsidR="00E8421A" w:rsidRPr="00841475" w:rsidDel="00550FCB" w:rsidRDefault="00E8421A">
            <w:pPr>
              <w:pStyle w:val="TableEntry"/>
              <w:rPr>
                <w:del w:id="3839" w:author="Madhura Ramojwar" w:date="2021-04-20T13:17:00Z"/>
                <w:rStyle w:val="BlueItalics"/>
                <w:rFonts w:asciiTheme="minorHAnsi" w:hAnsiTheme="minorHAnsi" w:cstheme="minorHAnsi"/>
                <w:i w:val="0"/>
                <w:color w:val="auto"/>
                <w:sz w:val="24"/>
                <w:szCs w:val="24"/>
                <w:rPrChange w:id="3840" w:author="Madhura Ramojwar" w:date="2021-04-20T12:37:00Z">
                  <w:rPr>
                    <w:del w:id="3841" w:author="Madhura Ramojwar" w:date="2021-04-20T13:17:00Z"/>
                    <w:rStyle w:val="BlueItalics"/>
                    <w:i w:val="0"/>
                    <w:color w:val="auto"/>
                  </w:rPr>
                </w:rPrChange>
              </w:rPr>
            </w:pPr>
          </w:p>
        </w:tc>
        <w:tc>
          <w:tcPr>
            <w:tcW w:w="3453" w:type="dxa"/>
          </w:tcPr>
          <w:p w14:paraId="7129900C" w14:textId="7B778C0E" w:rsidR="00E8421A" w:rsidRPr="00841475" w:rsidDel="00550FCB" w:rsidRDefault="00E8421A">
            <w:pPr>
              <w:pStyle w:val="TableEntry"/>
              <w:rPr>
                <w:del w:id="3842" w:author="Madhura Ramojwar" w:date="2021-04-20T13:17:00Z"/>
                <w:rStyle w:val="BlueItalics"/>
                <w:rFonts w:asciiTheme="minorHAnsi" w:hAnsiTheme="minorHAnsi" w:cstheme="minorHAnsi"/>
                <w:i w:val="0"/>
                <w:color w:val="auto"/>
                <w:sz w:val="24"/>
                <w:szCs w:val="24"/>
                <w:rPrChange w:id="3843" w:author="Madhura Ramojwar" w:date="2021-04-20T12:37:00Z">
                  <w:rPr>
                    <w:del w:id="3844" w:author="Madhura Ramojwar" w:date="2021-04-20T13:17:00Z"/>
                    <w:rStyle w:val="BlueItalics"/>
                    <w:i w:val="0"/>
                    <w:color w:val="auto"/>
                  </w:rPr>
                </w:rPrChange>
              </w:rPr>
            </w:pPr>
          </w:p>
        </w:tc>
      </w:tr>
      <w:tr w:rsidR="00E8421A" w:rsidRPr="00841475" w:rsidDel="00550FCB" w14:paraId="263A38C0" w14:textId="4EC8D63E" w:rsidTr="005A58CF">
        <w:trPr>
          <w:del w:id="3845" w:author="Madhura Ramojwar" w:date="2021-04-20T13:17:00Z"/>
        </w:trPr>
        <w:tc>
          <w:tcPr>
            <w:tcW w:w="2602" w:type="dxa"/>
            <w:shd w:val="clear" w:color="auto" w:fill="D9D9D9" w:themeFill="background1" w:themeFillShade="D9"/>
          </w:tcPr>
          <w:p w14:paraId="17023D00" w14:textId="6C6464A9" w:rsidR="00E8421A" w:rsidRPr="00841475" w:rsidDel="00550FCB" w:rsidRDefault="00E8421A" w:rsidP="00B570CF">
            <w:pPr>
              <w:pStyle w:val="TableEntry"/>
              <w:rPr>
                <w:del w:id="3846" w:author="Madhura Ramojwar" w:date="2021-04-20T13:17:00Z"/>
                <w:rStyle w:val="BlueItalics"/>
                <w:rFonts w:asciiTheme="minorHAnsi" w:hAnsiTheme="minorHAnsi" w:cstheme="minorHAnsi"/>
                <w:b/>
                <w:i w:val="0"/>
                <w:color w:val="auto"/>
                <w:sz w:val="24"/>
                <w:szCs w:val="24"/>
                <w:rPrChange w:id="3847" w:author="Madhura Ramojwar" w:date="2021-04-20T12:37:00Z">
                  <w:rPr>
                    <w:del w:id="3848" w:author="Madhura Ramojwar" w:date="2021-04-20T13:17:00Z"/>
                    <w:rStyle w:val="BlueItalics"/>
                    <w:b/>
                    <w:i w:val="0"/>
                    <w:color w:val="auto"/>
                  </w:rPr>
                </w:rPrChange>
              </w:rPr>
            </w:pPr>
            <w:del w:id="3849" w:author="Madhura Ramojwar" w:date="2021-04-20T13:17:00Z">
              <w:r w:rsidRPr="00841475" w:rsidDel="00550FCB">
                <w:rPr>
                  <w:rStyle w:val="BlueItalics"/>
                  <w:rFonts w:asciiTheme="minorHAnsi" w:hAnsiTheme="minorHAnsi" w:cstheme="minorHAnsi"/>
                  <w:b/>
                  <w:i w:val="0"/>
                  <w:color w:val="auto"/>
                  <w:sz w:val="24"/>
                  <w:szCs w:val="24"/>
                  <w:rPrChange w:id="3850" w:author="Madhura Ramojwar" w:date="2021-04-20T12:37:00Z">
                    <w:rPr>
                      <w:rStyle w:val="BlueItalics"/>
                      <w:b/>
                      <w:i w:val="0"/>
                      <w:color w:val="auto"/>
                    </w:rPr>
                  </w:rPrChange>
                </w:rPr>
                <w:delText>Intended patient population</w:delText>
              </w:r>
            </w:del>
          </w:p>
        </w:tc>
        <w:tc>
          <w:tcPr>
            <w:tcW w:w="3452" w:type="dxa"/>
          </w:tcPr>
          <w:p w14:paraId="4BEAD61B" w14:textId="627690F7" w:rsidR="00E8421A" w:rsidRPr="00841475" w:rsidDel="00550FCB" w:rsidRDefault="00E8421A" w:rsidP="001F5737">
            <w:pPr>
              <w:pStyle w:val="TableEntry"/>
              <w:rPr>
                <w:del w:id="3851" w:author="Madhura Ramojwar" w:date="2021-04-20T13:17:00Z"/>
                <w:rStyle w:val="BlueItalics"/>
                <w:rFonts w:asciiTheme="minorHAnsi" w:hAnsiTheme="minorHAnsi" w:cstheme="minorHAnsi"/>
                <w:i w:val="0"/>
                <w:color w:val="auto"/>
                <w:sz w:val="24"/>
                <w:szCs w:val="24"/>
                <w:rPrChange w:id="3852" w:author="Madhura Ramojwar" w:date="2021-04-20T12:37:00Z">
                  <w:rPr>
                    <w:del w:id="3853" w:author="Madhura Ramojwar" w:date="2021-04-20T13:17:00Z"/>
                    <w:rStyle w:val="BlueItalics"/>
                    <w:i w:val="0"/>
                    <w:color w:val="auto"/>
                  </w:rPr>
                </w:rPrChange>
              </w:rPr>
            </w:pPr>
          </w:p>
        </w:tc>
        <w:tc>
          <w:tcPr>
            <w:tcW w:w="3453" w:type="dxa"/>
          </w:tcPr>
          <w:p w14:paraId="0B24B0FD" w14:textId="79A45162" w:rsidR="00E8421A" w:rsidRPr="00841475" w:rsidDel="00550FCB" w:rsidRDefault="00E8421A">
            <w:pPr>
              <w:pStyle w:val="TableEntry"/>
              <w:rPr>
                <w:del w:id="3854" w:author="Madhura Ramojwar" w:date="2021-04-20T13:17:00Z"/>
                <w:rStyle w:val="BlueItalics"/>
                <w:rFonts w:asciiTheme="minorHAnsi" w:hAnsiTheme="minorHAnsi" w:cstheme="minorHAnsi"/>
                <w:i w:val="0"/>
                <w:color w:val="auto"/>
                <w:sz w:val="24"/>
                <w:szCs w:val="24"/>
                <w:rPrChange w:id="3855" w:author="Madhura Ramojwar" w:date="2021-04-20T12:37:00Z">
                  <w:rPr>
                    <w:del w:id="3856" w:author="Madhura Ramojwar" w:date="2021-04-20T13:17:00Z"/>
                    <w:rStyle w:val="BlueItalics"/>
                    <w:i w:val="0"/>
                    <w:color w:val="auto"/>
                  </w:rPr>
                </w:rPrChange>
              </w:rPr>
            </w:pPr>
          </w:p>
        </w:tc>
        <w:tc>
          <w:tcPr>
            <w:tcW w:w="3453" w:type="dxa"/>
          </w:tcPr>
          <w:p w14:paraId="19A691F6" w14:textId="2FD30DE5" w:rsidR="00E8421A" w:rsidRPr="00841475" w:rsidDel="00550FCB" w:rsidRDefault="00E8421A">
            <w:pPr>
              <w:pStyle w:val="TableEntry"/>
              <w:rPr>
                <w:del w:id="3857" w:author="Madhura Ramojwar" w:date="2021-04-20T13:17:00Z"/>
                <w:rStyle w:val="BlueItalics"/>
                <w:rFonts w:asciiTheme="minorHAnsi" w:hAnsiTheme="minorHAnsi" w:cstheme="minorHAnsi"/>
                <w:i w:val="0"/>
                <w:color w:val="auto"/>
                <w:sz w:val="24"/>
                <w:szCs w:val="24"/>
                <w:rPrChange w:id="3858" w:author="Madhura Ramojwar" w:date="2021-04-20T12:37:00Z">
                  <w:rPr>
                    <w:del w:id="3859" w:author="Madhura Ramojwar" w:date="2021-04-20T13:17:00Z"/>
                    <w:rStyle w:val="BlueItalics"/>
                    <w:i w:val="0"/>
                    <w:color w:val="auto"/>
                  </w:rPr>
                </w:rPrChange>
              </w:rPr>
            </w:pPr>
          </w:p>
        </w:tc>
      </w:tr>
      <w:tr w:rsidR="00E8421A" w:rsidRPr="00841475" w:rsidDel="00550FCB" w14:paraId="2C581056" w14:textId="77F5B09B" w:rsidTr="005A58CF">
        <w:trPr>
          <w:del w:id="3860" w:author="Madhura Ramojwar" w:date="2021-04-20T13:17:00Z"/>
        </w:trPr>
        <w:tc>
          <w:tcPr>
            <w:tcW w:w="2602" w:type="dxa"/>
            <w:shd w:val="clear" w:color="auto" w:fill="D9D9D9" w:themeFill="background1" w:themeFillShade="D9"/>
          </w:tcPr>
          <w:p w14:paraId="229FE1F0" w14:textId="09456347" w:rsidR="00E8421A" w:rsidRPr="00841475" w:rsidDel="00550FCB" w:rsidRDefault="00E8421A" w:rsidP="00B570CF">
            <w:pPr>
              <w:pStyle w:val="TableEntry"/>
              <w:rPr>
                <w:del w:id="3861" w:author="Madhura Ramojwar" w:date="2021-04-20T13:17:00Z"/>
                <w:rStyle w:val="BlueItalics"/>
                <w:rFonts w:asciiTheme="minorHAnsi" w:hAnsiTheme="minorHAnsi" w:cstheme="minorHAnsi"/>
                <w:b/>
                <w:i w:val="0"/>
                <w:color w:val="auto"/>
                <w:sz w:val="24"/>
                <w:szCs w:val="24"/>
                <w:rPrChange w:id="3862" w:author="Madhura Ramojwar" w:date="2021-04-20T12:37:00Z">
                  <w:rPr>
                    <w:del w:id="3863" w:author="Madhura Ramojwar" w:date="2021-04-20T13:17:00Z"/>
                    <w:rStyle w:val="BlueItalics"/>
                    <w:b/>
                    <w:i w:val="0"/>
                    <w:color w:val="auto"/>
                  </w:rPr>
                </w:rPrChange>
              </w:rPr>
            </w:pPr>
            <w:del w:id="3864" w:author="Madhura Ramojwar" w:date="2021-04-20T13:17:00Z">
              <w:r w:rsidRPr="00841475" w:rsidDel="00550FCB">
                <w:rPr>
                  <w:rStyle w:val="BlueItalics"/>
                  <w:rFonts w:asciiTheme="minorHAnsi" w:hAnsiTheme="minorHAnsi" w:cstheme="minorHAnsi"/>
                  <w:b/>
                  <w:i w:val="0"/>
                  <w:color w:val="auto"/>
                  <w:sz w:val="24"/>
                  <w:szCs w:val="24"/>
                  <w:rPrChange w:id="3865" w:author="Madhura Ramojwar" w:date="2021-04-20T12:37:00Z">
                    <w:rPr>
                      <w:rStyle w:val="BlueItalics"/>
                      <w:b/>
                      <w:i w:val="0"/>
                      <w:color w:val="auto"/>
                    </w:rPr>
                  </w:rPrChange>
                </w:rPr>
                <w:delText>Medical condition</w:delText>
              </w:r>
            </w:del>
          </w:p>
        </w:tc>
        <w:tc>
          <w:tcPr>
            <w:tcW w:w="3452" w:type="dxa"/>
          </w:tcPr>
          <w:p w14:paraId="6AAB72E6" w14:textId="45FE4A73" w:rsidR="00E8421A" w:rsidRPr="00841475" w:rsidDel="00550FCB" w:rsidRDefault="00E8421A" w:rsidP="001F5737">
            <w:pPr>
              <w:pStyle w:val="TableEntry"/>
              <w:rPr>
                <w:del w:id="3866" w:author="Madhura Ramojwar" w:date="2021-04-20T13:17:00Z"/>
                <w:rStyle w:val="BlueItalics"/>
                <w:rFonts w:asciiTheme="minorHAnsi" w:hAnsiTheme="minorHAnsi" w:cstheme="minorHAnsi"/>
                <w:i w:val="0"/>
                <w:color w:val="auto"/>
                <w:sz w:val="24"/>
                <w:szCs w:val="24"/>
                <w:rPrChange w:id="3867" w:author="Madhura Ramojwar" w:date="2021-04-20T12:37:00Z">
                  <w:rPr>
                    <w:del w:id="3868" w:author="Madhura Ramojwar" w:date="2021-04-20T13:17:00Z"/>
                    <w:rStyle w:val="BlueItalics"/>
                    <w:i w:val="0"/>
                    <w:color w:val="auto"/>
                  </w:rPr>
                </w:rPrChange>
              </w:rPr>
            </w:pPr>
          </w:p>
        </w:tc>
        <w:tc>
          <w:tcPr>
            <w:tcW w:w="3453" w:type="dxa"/>
          </w:tcPr>
          <w:p w14:paraId="4E63E308" w14:textId="477AE555" w:rsidR="00E8421A" w:rsidRPr="00841475" w:rsidDel="00550FCB" w:rsidRDefault="00E8421A">
            <w:pPr>
              <w:pStyle w:val="TableEntry"/>
              <w:rPr>
                <w:del w:id="3869" w:author="Madhura Ramojwar" w:date="2021-04-20T13:17:00Z"/>
                <w:rStyle w:val="BlueItalics"/>
                <w:rFonts w:asciiTheme="minorHAnsi" w:hAnsiTheme="minorHAnsi" w:cstheme="minorHAnsi"/>
                <w:i w:val="0"/>
                <w:color w:val="auto"/>
                <w:sz w:val="24"/>
                <w:szCs w:val="24"/>
                <w:rPrChange w:id="3870" w:author="Madhura Ramojwar" w:date="2021-04-20T12:37:00Z">
                  <w:rPr>
                    <w:del w:id="3871" w:author="Madhura Ramojwar" w:date="2021-04-20T13:17:00Z"/>
                    <w:rStyle w:val="BlueItalics"/>
                    <w:i w:val="0"/>
                    <w:color w:val="auto"/>
                  </w:rPr>
                </w:rPrChange>
              </w:rPr>
            </w:pPr>
          </w:p>
        </w:tc>
        <w:tc>
          <w:tcPr>
            <w:tcW w:w="3453" w:type="dxa"/>
          </w:tcPr>
          <w:p w14:paraId="69097EF3" w14:textId="50BCD9A0" w:rsidR="00E8421A" w:rsidRPr="00841475" w:rsidDel="00550FCB" w:rsidRDefault="00E8421A">
            <w:pPr>
              <w:pStyle w:val="TableEntry"/>
              <w:rPr>
                <w:del w:id="3872" w:author="Madhura Ramojwar" w:date="2021-04-20T13:17:00Z"/>
                <w:rStyle w:val="BlueItalics"/>
                <w:rFonts w:asciiTheme="minorHAnsi" w:hAnsiTheme="minorHAnsi" w:cstheme="minorHAnsi"/>
                <w:i w:val="0"/>
                <w:color w:val="auto"/>
                <w:sz w:val="24"/>
                <w:szCs w:val="24"/>
                <w:rPrChange w:id="3873" w:author="Madhura Ramojwar" w:date="2021-04-20T12:37:00Z">
                  <w:rPr>
                    <w:del w:id="3874" w:author="Madhura Ramojwar" w:date="2021-04-20T13:17:00Z"/>
                    <w:rStyle w:val="BlueItalics"/>
                    <w:i w:val="0"/>
                    <w:color w:val="auto"/>
                  </w:rPr>
                </w:rPrChange>
              </w:rPr>
            </w:pPr>
          </w:p>
        </w:tc>
      </w:tr>
      <w:tr w:rsidR="00E8421A" w:rsidRPr="00841475" w:rsidDel="00550FCB" w14:paraId="09D70C04" w14:textId="72FA28D2" w:rsidTr="005A58CF">
        <w:trPr>
          <w:del w:id="3875" w:author="Madhura Ramojwar" w:date="2021-04-20T13:17:00Z"/>
        </w:trPr>
        <w:tc>
          <w:tcPr>
            <w:tcW w:w="2602" w:type="dxa"/>
            <w:shd w:val="clear" w:color="auto" w:fill="D9D9D9" w:themeFill="background1" w:themeFillShade="D9"/>
          </w:tcPr>
          <w:p w14:paraId="497787D6" w14:textId="41F7751B" w:rsidR="00E8421A" w:rsidRPr="00841475" w:rsidDel="00550FCB" w:rsidRDefault="00E8421A" w:rsidP="00B570CF">
            <w:pPr>
              <w:pStyle w:val="TableEntry"/>
              <w:rPr>
                <w:del w:id="3876" w:author="Madhura Ramojwar" w:date="2021-04-20T13:17:00Z"/>
                <w:rStyle w:val="BlueItalics"/>
                <w:rFonts w:asciiTheme="minorHAnsi" w:hAnsiTheme="minorHAnsi" w:cstheme="minorHAnsi"/>
                <w:b/>
                <w:i w:val="0"/>
                <w:color w:val="auto"/>
                <w:sz w:val="24"/>
                <w:szCs w:val="24"/>
                <w:rPrChange w:id="3877" w:author="Madhura Ramojwar" w:date="2021-04-20T12:37:00Z">
                  <w:rPr>
                    <w:del w:id="3878" w:author="Madhura Ramojwar" w:date="2021-04-20T13:17:00Z"/>
                    <w:rStyle w:val="BlueItalics"/>
                    <w:b/>
                    <w:i w:val="0"/>
                    <w:color w:val="auto"/>
                  </w:rPr>
                </w:rPrChange>
              </w:rPr>
            </w:pPr>
            <w:del w:id="3879" w:author="Madhura Ramojwar" w:date="2021-04-20T13:17:00Z">
              <w:r w:rsidRPr="00841475" w:rsidDel="00550FCB">
                <w:rPr>
                  <w:rStyle w:val="BlueItalics"/>
                  <w:rFonts w:asciiTheme="minorHAnsi" w:hAnsiTheme="minorHAnsi" w:cstheme="minorHAnsi"/>
                  <w:b/>
                  <w:i w:val="0"/>
                  <w:color w:val="auto"/>
                  <w:sz w:val="24"/>
                  <w:szCs w:val="24"/>
                  <w:rPrChange w:id="3880" w:author="Madhura Ramojwar" w:date="2021-04-20T12:37:00Z">
                    <w:rPr>
                      <w:rStyle w:val="BlueItalics"/>
                      <w:b/>
                      <w:i w:val="0"/>
                      <w:color w:val="auto"/>
                    </w:rPr>
                  </w:rPrChange>
                </w:rPr>
                <w:delText>Indication</w:delText>
              </w:r>
            </w:del>
          </w:p>
        </w:tc>
        <w:tc>
          <w:tcPr>
            <w:tcW w:w="3452" w:type="dxa"/>
          </w:tcPr>
          <w:p w14:paraId="09A2F95B" w14:textId="4D5470FD" w:rsidR="00E8421A" w:rsidRPr="00841475" w:rsidDel="00550FCB" w:rsidRDefault="00E8421A" w:rsidP="001F5737">
            <w:pPr>
              <w:pStyle w:val="TableEntry"/>
              <w:rPr>
                <w:del w:id="3881" w:author="Madhura Ramojwar" w:date="2021-04-20T13:17:00Z"/>
                <w:rStyle w:val="BlueItalics"/>
                <w:rFonts w:asciiTheme="minorHAnsi" w:hAnsiTheme="minorHAnsi" w:cstheme="minorHAnsi"/>
                <w:i w:val="0"/>
                <w:color w:val="auto"/>
                <w:sz w:val="24"/>
                <w:szCs w:val="24"/>
                <w:rPrChange w:id="3882" w:author="Madhura Ramojwar" w:date="2021-04-20T12:37:00Z">
                  <w:rPr>
                    <w:del w:id="3883" w:author="Madhura Ramojwar" w:date="2021-04-20T13:17:00Z"/>
                    <w:rStyle w:val="BlueItalics"/>
                    <w:i w:val="0"/>
                    <w:color w:val="auto"/>
                  </w:rPr>
                </w:rPrChange>
              </w:rPr>
            </w:pPr>
          </w:p>
        </w:tc>
        <w:tc>
          <w:tcPr>
            <w:tcW w:w="3453" w:type="dxa"/>
          </w:tcPr>
          <w:p w14:paraId="4C44DF04" w14:textId="3B7F6E21" w:rsidR="00E8421A" w:rsidRPr="00841475" w:rsidDel="00550FCB" w:rsidRDefault="00E8421A">
            <w:pPr>
              <w:pStyle w:val="TableEntry"/>
              <w:rPr>
                <w:del w:id="3884" w:author="Madhura Ramojwar" w:date="2021-04-20T13:17:00Z"/>
                <w:rStyle w:val="BlueItalics"/>
                <w:rFonts w:asciiTheme="minorHAnsi" w:hAnsiTheme="minorHAnsi" w:cstheme="minorHAnsi"/>
                <w:i w:val="0"/>
                <w:color w:val="auto"/>
                <w:sz w:val="24"/>
                <w:szCs w:val="24"/>
                <w:rPrChange w:id="3885" w:author="Madhura Ramojwar" w:date="2021-04-20T12:37:00Z">
                  <w:rPr>
                    <w:del w:id="3886" w:author="Madhura Ramojwar" w:date="2021-04-20T13:17:00Z"/>
                    <w:rStyle w:val="BlueItalics"/>
                    <w:i w:val="0"/>
                    <w:color w:val="auto"/>
                  </w:rPr>
                </w:rPrChange>
              </w:rPr>
            </w:pPr>
          </w:p>
        </w:tc>
        <w:tc>
          <w:tcPr>
            <w:tcW w:w="3453" w:type="dxa"/>
          </w:tcPr>
          <w:p w14:paraId="092C76D2" w14:textId="22B0C820" w:rsidR="00E8421A" w:rsidRPr="00841475" w:rsidDel="00550FCB" w:rsidRDefault="00E8421A">
            <w:pPr>
              <w:pStyle w:val="TableEntry"/>
              <w:rPr>
                <w:del w:id="3887" w:author="Madhura Ramojwar" w:date="2021-04-20T13:17:00Z"/>
                <w:rStyle w:val="BlueItalics"/>
                <w:rFonts w:asciiTheme="minorHAnsi" w:hAnsiTheme="minorHAnsi" w:cstheme="minorHAnsi"/>
                <w:i w:val="0"/>
                <w:color w:val="auto"/>
                <w:sz w:val="24"/>
                <w:szCs w:val="24"/>
                <w:rPrChange w:id="3888" w:author="Madhura Ramojwar" w:date="2021-04-20T12:37:00Z">
                  <w:rPr>
                    <w:del w:id="3889" w:author="Madhura Ramojwar" w:date="2021-04-20T13:17:00Z"/>
                    <w:rStyle w:val="BlueItalics"/>
                    <w:i w:val="0"/>
                    <w:color w:val="auto"/>
                  </w:rPr>
                </w:rPrChange>
              </w:rPr>
            </w:pPr>
          </w:p>
        </w:tc>
      </w:tr>
      <w:tr w:rsidR="00E8421A" w:rsidRPr="00841475" w:rsidDel="00550FCB" w14:paraId="47CFC6A7" w14:textId="7B8A3B81" w:rsidTr="005A58CF">
        <w:trPr>
          <w:del w:id="3890" w:author="Madhura Ramojwar" w:date="2021-04-20T13:17:00Z"/>
        </w:trPr>
        <w:tc>
          <w:tcPr>
            <w:tcW w:w="2602" w:type="dxa"/>
            <w:shd w:val="clear" w:color="auto" w:fill="D9D9D9" w:themeFill="background1" w:themeFillShade="D9"/>
          </w:tcPr>
          <w:p w14:paraId="19F4B1FF" w14:textId="0B438B4F" w:rsidR="00E8421A" w:rsidRPr="00841475" w:rsidDel="00550FCB" w:rsidRDefault="00E8421A" w:rsidP="00B570CF">
            <w:pPr>
              <w:pStyle w:val="TableEntry"/>
              <w:rPr>
                <w:del w:id="3891" w:author="Madhura Ramojwar" w:date="2021-04-20T13:17:00Z"/>
                <w:rStyle w:val="BlueItalics"/>
                <w:rFonts w:asciiTheme="minorHAnsi" w:hAnsiTheme="minorHAnsi" w:cstheme="minorHAnsi"/>
                <w:b/>
                <w:i w:val="0"/>
                <w:color w:val="auto"/>
                <w:sz w:val="24"/>
                <w:szCs w:val="24"/>
                <w:rPrChange w:id="3892" w:author="Madhura Ramojwar" w:date="2021-04-20T12:37:00Z">
                  <w:rPr>
                    <w:del w:id="3893" w:author="Madhura Ramojwar" w:date="2021-04-20T13:17:00Z"/>
                    <w:rStyle w:val="BlueItalics"/>
                    <w:b/>
                    <w:i w:val="0"/>
                    <w:color w:val="auto"/>
                  </w:rPr>
                </w:rPrChange>
              </w:rPr>
            </w:pPr>
            <w:del w:id="3894" w:author="Madhura Ramojwar" w:date="2021-04-20T13:17:00Z">
              <w:r w:rsidRPr="00841475" w:rsidDel="00550FCB">
                <w:rPr>
                  <w:rStyle w:val="BlueItalics"/>
                  <w:rFonts w:asciiTheme="minorHAnsi" w:hAnsiTheme="minorHAnsi" w:cstheme="minorHAnsi"/>
                  <w:b/>
                  <w:i w:val="0"/>
                  <w:color w:val="auto"/>
                  <w:sz w:val="24"/>
                  <w:szCs w:val="24"/>
                  <w:rPrChange w:id="3895" w:author="Madhura Ramojwar" w:date="2021-04-20T12:37:00Z">
                    <w:rPr>
                      <w:rStyle w:val="BlueItalics"/>
                      <w:b/>
                      <w:i w:val="0"/>
                      <w:color w:val="auto"/>
                    </w:rPr>
                  </w:rPrChange>
                </w:rPr>
                <w:delText>Reference to clinical data evaluation in the CER</w:delText>
              </w:r>
            </w:del>
          </w:p>
        </w:tc>
        <w:tc>
          <w:tcPr>
            <w:tcW w:w="3452" w:type="dxa"/>
          </w:tcPr>
          <w:p w14:paraId="5B5D547C" w14:textId="02771125" w:rsidR="00E8421A" w:rsidRPr="00841475" w:rsidDel="00550FCB" w:rsidRDefault="00050717" w:rsidP="001F5737">
            <w:pPr>
              <w:pStyle w:val="TableEntry"/>
              <w:rPr>
                <w:del w:id="3896" w:author="Madhura Ramojwar" w:date="2021-04-20T13:17:00Z"/>
                <w:rStyle w:val="BlueItalics"/>
                <w:rFonts w:asciiTheme="minorHAnsi" w:hAnsiTheme="minorHAnsi" w:cstheme="minorHAnsi"/>
                <w:i w:val="0"/>
                <w:color w:val="auto"/>
                <w:sz w:val="24"/>
                <w:szCs w:val="24"/>
                <w:rPrChange w:id="3897" w:author="Madhura Ramojwar" w:date="2021-04-20T12:37:00Z">
                  <w:rPr>
                    <w:del w:id="3898" w:author="Madhura Ramojwar" w:date="2021-04-20T13:17:00Z"/>
                    <w:rStyle w:val="BlueItalics"/>
                    <w:i w:val="0"/>
                    <w:color w:val="auto"/>
                  </w:rPr>
                </w:rPrChange>
              </w:rPr>
            </w:pPr>
            <w:del w:id="3899" w:author="Madhura Ramojwar" w:date="2021-04-20T13:17:00Z">
              <w:r w:rsidRPr="00841475" w:rsidDel="00550FCB">
                <w:rPr>
                  <w:rStyle w:val="BlueItalics"/>
                  <w:rFonts w:asciiTheme="minorHAnsi" w:hAnsiTheme="minorHAnsi" w:cstheme="minorHAnsi"/>
                  <w:sz w:val="24"/>
                  <w:szCs w:val="24"/>
                  <w:rPrChange w:id="3900" w:author="Madhura Ramojwar" w:date="2021-04-20T12:37:00Z">
                    <w:rPr>
                      <w:rStyle w:val="BlueItalics"/>
                    </w:rPr>
                  </w:rPrChange>
                </w:rPr>
                <w:delText>(date, version and location in the text)</w:delText>
              </w:r>
            </w:del>
          </w:p>
        </w:tc>
        <w:tc>
          <w:tcPr>
            <w:tcW w:w="3453" w:type="dxa"/>
          </w:tcPr>
          <w:p w14:paraId="267EF283" w14:textId="2CD962ED" w:rsidR="00E8421A" w:rsidRPr="00841475" w:rsidDel="00550FCB" w:rsidRDefault="00E8421A">
            <w:pPr>
              <w:pStyle w:val="TableEntry"/>
              <w:rPr>
                <w:del w:id="3901" w:author="Madhura Ramojwar" w:date="2021-04-20T13:17:00Z"/>
                <w:rStyle w:val="BlueItalics"/>
                <w:rFonts w:asciiTheme="minorHAnsi" w:hAnsiTheme="minorHAnsi" w:cstheme="minorHAnsi"/>
                <w:i w:val="0"/>
                <w:color w:val="auto"/>
                <w:sz w:val="24"/>
                <w:szCs w:val="24"/>
                <w:rPrChange w:id="3902" w:author="Madhura Ramojwar" w:date="2021-04-20T12:37:00Z">
                  <w:rPr>
                    <w:del w:id="3903" w:author="Madhura Ramojwar" w:date="2021-04-20T13:17:00Z"/>
                    <w:rStyle w:val="BlueItalics"/>
                    <w:i w:val="0"/>
                    <w:color w:val="auto"/>
                  </w:rPr>
                </w:rPrChange>
              </w:rPr>
            </w:pPr>
          </w:p>
        </w:tc>
        <w:tc>
          <w:tcPr>
            <w:tcW w:w="3453" w:type="dxa"/>
          </w:tcPr>
          <w:p w14:paraId="6F2A60C8" w14:textId="2AB4F791" w:rsidR="00E8421A" w:rsidRPr="00841475" w:rsidDel="00550FCB" w:rsidRDefault="00E8421A">
            <w:pPr>
              <w:pStyle w:val="TableEntry"/>
              <w:rPr>
                <w:del w:id="3904" w:author="Madhura Ramojwar" w:date="2021-04-20T13:17:00Z"/>
                <w:rStyle w:val="BlueItalics"/>
                <w:rFonts w:asciiTheme="minorHAnsi" w:hAnsiTheme="minorHAnsi" w:cstheme="minorHAnsi"/>
                <w:i w:val="0"/>
                <w:color w:val="auto"/>
                <w:sz w:val="24"/>
                <w:szCs w:val="24"/>
                <w:rPrChange w:id="3905" w:author="Madhura Ramojwar" w:date="2021-04-20T12:37:00Z">
                  <w:rPr>
                    <w:del w:id="3906" w:author="Madhura Ramojwar" w:date="2021-04-20T13:17:00Z"/>
                    <w:rStyle w:val="BlueItalics"/>
                    <w:i w:val="0"/>
                    <w:color w:val="auto"/>
                  </w:rPr>
                </w:rPrChange>
              </w:rPr>
            </w:pPr>
          </w:p>
        </w:tc>
      </w:tr>
    </w:tbl>
    <w:p w14:paraId="66CC9D52" w14:textId="0119CF29" w:rsidR="002D0195" w:rsidRPr="00841475" w:rsidDel="00550FCB" w:rsidRDefault="002D0195">
      <w:pPr>
        <w:pStyle w:val="BT1BodyTextI1"/>
        <w:jc w:val="left"/>
        <w:rPr>
          <w:del w:id="3907" w:author="Madhura Ramojwar" w:date="2021-04-20T13:17:00Z"/>
          <w:rFonts w:asciiTheme="minorHAnsi" w:hAnsiTheme="minorHAnsi" w:cstheme="minorHAnsi"/>
          <w:rPrChange w:id="3908" w:author="Madhura Ramojwar" w:date="2021-04-20T12:37:00Z">
            <w:rPr>
              <w:del w:id="3909" w:author="Madhura Ramojwar" w:date="2021-04-20T13:17:00Z"/>
              <w:rFonts w:cs="Arial"/>
            </w:rPr>
          </w:rPrChange>
        </w:rPr>
        <w:pPrChange w:id="3910" w:author="Madhura Ramojwar" w:date="2021-03-16T15:51:00Z">
          <w:pPr>
            <w:pStyle w:val="BT1BodyTextI1"/>
          </w:pPr>
        </w:pPrChange>
      </w:pPr>
    </w:p>
    <w:p w14:paraId="52BC4D5F" w14:textId="562CFEC8" w:rsidR="002D0195" w:rsidRPr="00841475" w:rsidDel="00550FCB" w:rsidRDefault="002D0195">
      <w:pPr>
        <w:pStyle w:val="BT1BodyTextI1"/>
        <w:jc w:val="left"/>
        <w:rPr>
          <w:del w:id="3911" w:author="Madhura Ramojwar" w:date="2021-04-20T13:17:00Z"/>
          <w:rFonts w:asciiTheme="minorHAnsi" w:hAnsiTheme="minorHAnsi" w:cstheme="minorHAnsi"/>
          <w:rPrChange w:id="3912" w:author="Madhura Ramojwar" w:date="2021-04-20T12:37:00Z">
            <w:rPr>
              <w:del w:id="3913" w:author="Madhura Ramojwar" w:date="2021-04-20T13:17:00Z"/>
              <w:rFonts w:cs="Arial"/>
            </w:rPr>
          </w:rPrChange>
        </w:rPr>
        <w:pPrChange w:id="3914" w:author="Madhura Ramojwar" w:date="2021-03-16T15:51:00Z">
          <w:pPr>
            <w:pStyle w:val="BT1BodyTextI1"/>
          </w:pPr>
        </w:pPrChange>
      </w:pPr>
    </w:p>
    <w:p w14:paraId="6160CB22" w14:textId="0055534E" w:rsidR="001B49E2" w:rsidRPr="00841475" w:rsidDel="00550FCB" w:rsidRDefault="00C44C83" w:rsidP="00B570CF">
      <w:pPr>
        <w:pStyle w:val="Heading1"/>
        <w:numPr>
          <w:ilvl w:val="0"/>
          <w:numId w:val="33"/>
        </w:numPr>
        <w:pBdr>
          <w:top w:val="single" w:sz="4" w:space="10" w:color="auto"/>
          <w:left w:val="single" w:sz="4" w:space="6" w:color="auto"/>
          <w:bottom w:val="single" w:sz="4" w:space="10" w:color="auto"/>
          <w:right w:val="single" w:sz="4" w:space="6" w:color="auto"/>
        </w:pBdr>
        <w:shd w:val="solid" w:color="auto" w:fill="auto"/>
        <w:ind w:left="720" w:right="135" w:hanging="603"/>
        <w:rPr>
          <w:del w:id="3915" w:author="Madhura Ramojwar" w:date="2021-04-20T13:17:00Z"/>
          <w:rFonts w:asciiTheme="minorHAnsi" w:eastAsiaTheme="majorEastAsia" w:hAnsiTheme="minorHAnsi" w:cstheme="minorHAnsi"/>
          <w:szCs w:val="24"/>
          <w:rPrChange w:id="3916" w:author="Madhura Ramojwar" w:date="2021-04-20T12:37:00Z">
            <w:rPr>
              <w:del w:id="3917" w:author="Madhura Ramojwar" w:date="2021-04-20T13:17:00Z"/>
              <w:rFonts w:eastAsiaTheme="majorEastAsia"/>
              <w:sz w:val="22"/>
            </w:rPr>
          </w:rPrChange>
        </w:rPr>
      </w:pPr>
      <w:bookmarkStart w:id="3918" w:name="_Toc49160085"/>
      <w:del w:id="3919" w:author="Madhura Ramojwar" w:date="2021-04-20T13:17:00Z">
        <w:r w:rsidRPr="00841475" w:rsidDel="00550FCB">
          <w:rPr>
            <w:rFonts w:asciiTheme="minorHAnsi" w:eastAsiaTheme="majorEastAsia" w:hAnsiTheme="minorHAnsi" w:cstheme="minorHAnsi"/>
            <w:szCs w:val="24"/>
            <w:rPrChange w:id="3920" w:author="Madhura Ramojwar" w:date="2021-04-20T12:37:00Z">
              <w:rPr>
                <w:rFonts w:eastAsiaTheme="majorEastAsia"/>
                <w:sz w:val="22"/>
              </w:rPr>
            </w:rPrChange>
          </w:rPr>
          <w:lastRenderedPageBreak/>
          <w:delText xml:space="preserve">Reference to </w:delText>
        </w:r>
        <w:r w:rsidR="001B49E2" w:rsidRPr="00841475" w:rsidDel="00550FCB">
          <w:rPr>
            <w:rFonts w:asciiTheme="minorHAnsi" w:eastAsiaTheme="majorEastAsia" w:hAnsiTheme="minorHAnsi" w:cstheme="minorHAnsi"/>
            <w:szCs w:val="24"/>
            <w:rPrChange w:id="3921" w:author="Madhura Ramojwar" w:date="2021-04-20T12:37:00Z">
              <w:rPr>
                <w:rFonts w:eastAsiaTheme="majorEastAsia"/>
                <w:sz w:val="22"/>
              </w:rPr>
            </w:rPrChange>
          </w:rPr>
          <w:delText xml:space="preserve">the </w:delText>
        </w:r>
        <w:r w:rsidRPr="00841475" w:rsidDel="00550FCB">
          <w:rPr>
            <w:rFonts w:asciiTheme="minorHAnsi" w:eastAsiaTheme="majorEastAsia" w:hAnsiTheme="minorHAnsi" w:cstheme="minorHAnsi"/>
            <w:szCs w:val="24"/>
            <w:rPrChange w:id="3922" w:author="Madhura Ramojwar" w:date="2021-04-20T12:37:00Z">
              <w:rPr>
                <w:rFonts w:eastAsiaTheme="majorEastAsia"/>
                <w:sz w:val="22"/>
              </w:rPr>
            </w:rPrChange>
          </w:rPr>
          <w:delText xml:space="preserve">Relevant Parts of the </w:delText>
        </w:r>
        <w:r w:rsidR="001B49E2" w:rsidRPr="00841475" w:rsidDel="00550FCB">
          <w:rPr>
            <w:rFonts w:asciiTheme="minorHAnsi" w:eastAsiaTheme="majorEastAsia" w:hAnsiTheme="minorHAnsi" w:cstheme="minorHAnsi"/>
            <w:szCs w:val="24"/>
            <w:rPrChange w:id="3923" w:author="Madhura Ramojwar" w:date="2021-04-20T12:37:00Z">
              <w:rPr>
                <w:rFonts w:eastAsiaTheme="majorEastAsia"/>
                <w:sz w:val="22"/>
              </w:rPr>
            </w:rPrChange>
          </w:rPr>
          <w:delText>Technical Documentation</w:delText>
        </w:r>
        <w:bookmarkEnd w:id="3918"/>
      </w:del>
    </w:p>
    <w:p w14:paraId="2F4093A4" w14:textId="119BE879" w:rsidR="00C44C83" w:rsidRPr="00841475" w:rsidDel="00550FCB" w:rsidRDefault="00C44C83">
      <w:pPr>
        <w:pStyle w:val="BT1BodyTextI1"/>
        <w:jc w:val="left"/>
        <w:rPr>
          <w:del w:id="3924" w:author="Madhura Ramojwar" w:date="2021-04-20T13:17:00Z"/>
          <w:rStyle w:val="BlueItalics"/>
          <w:rFonts w:asciiTheme="minorHAnsi" w:hAnsiTheme="minorHAnsi" w:cstheme="minorHAnsi"/>
          <w:b/>
          <w:bCs/>
          <w:caps/>
          <w:kern w:val="32"/>
          <w:rPrChange w:id="3925" w:author="Madhura Ramojwar" w:date="2021-04-20T12:37:00Z">
            <w:rPr>
              <w:del w:id="3926" w:author="Madhura Ramojwar" w:date="2021-04-20T13:17:00Z"/>
              <w:rStyle w:val="BlueItalics"/>
              <w:rFonts w:ascii="Arial Bold" w:hAnsi="Arial Bold" w:cs="Arial"/>
              <w:b/>
              <w:bCs/>
              <w:caps/>
              <w:kern w:val="32"/>
              <w:sz w:val="22"/>
              <w:szCs w:val="26"/>
            </w:rPr>
          </w:rPrChange>
        </w:rPr>
        <w:pPrChange w:id="3927" w:author="Madhura Ramojwar" w:date="2021-03-16T15:51:00Z">
          <w:pPr>
            <w:pStyle w:val="BT1BodyTextI1"/>
          </w:pPr>
        </w:pPrChange>
      </w:pPr>
      <w:del w:id="3928" w:author="Madhura Ramojwar" w:date="2021-04-20T13:17:00Z">
        <w:r w:rsidRPr="00841475" w:rsidDel="00550FCB">
          <w:rPr>
            <w:rStyle w:val="BlueItalics"/>
            <w:rFonts w:asciiTheme="minorHAnsi" w:hAnsiTheme="minorHAnsi" w:cstheme="minorHAnsi"/>
            <w:rPrChange w:id="3929" w:author="Madhura Ramojwar" w:date="2021-04-20T12:37:00Z">
              <w:rPr>
                <w:rStyle w:val="BlueItalics"/>
                <w:sz w:val="22"/>
              </w:rPr>
            </w:rPrChange>
          </w:rPr>
          <w:delText>In this section, include references to the relevant information from the clinical evaluation report and from the risk management file, which need to be analyzed, followed up, and evaluated in this plan. As an alternative, the manufacturer is required to state that there is no relevant information from the clinical evaluation report and/or from the risk management file to be considered in this plan.</w:delText>
        </w:r>
      </w:del>
    </w:p>
    <w:p w14:paraId="790C9F51" w14:textId="27FB250F" w:rsidR="00C44C83" w:rsidRPr="00841475" w:rsidDel="00550FCB" w:rsidRDefault="00C44C83">
      <w:pPr>
        <w:pStyle w:val="BT1BodyTextI1"/>
        <w:keepNext/>
        <w:keepLines/>
        <w:jc w:val="left"/>
        <w:rPr>
          <w:del w:id="3930" w:author="Madhura Ramojwar" w:date="2021-04-20T13:17:00Z"/>
          <w:rFonts w:asciiTheme="minorHAnsi" w:hAnsiTheme="minorHAnsi" w:cstheme="minorHAnsi"/>
          <w:rPrChange w:id="3931" w:author="Madhura Ramojwar" w:date="2021-04-20T12:37:00Z">
            <w:rPr>
              <w:del w:id="3932" w:author="Madhura Ramojwar" w:date="2021-04-20T13:17:00Z"/>
              <w:rFonts w:cs="Arial"/>
              <w:sz w:val="22"/>
            </w:rPr>
          </w:rPrChange>
        </w:rPr>
        <w:pPrChange w:id="3933" w:author="Madhura Ramojwar" w:date="2021-03-16T15:51:00Z">
          <w:pPr>
            <w:pStyle w:val="BT1BodyTextI1"/>
            <w:keepNext/>
            <w:keepLines/>
          </w:pPr>
        </w:pPrChange>
      </w:pPr>
      <w:del w:id="3934" w:author="Madhura Ramojwar" w:date="2021-04-20T13:17:00Z">
        <w:r w:rsidRPr="00841475" w:rsidDel="00550FCB">
          <w:rPr>
            <w:rFonts w:asciiTheme="minorHAnsi" w:eastAsiaTheme="majorEastAsia" w:hAnsiTheme="minorHAnsi" w:cstheme="minorHAnsi"/>
            <w:b/>
            <w:rPrChange w:id="3935" w:author="Madhura Ramojwar" w:date="2021-04-20T12:37:00Z">
              <w:rPr>
                <w:rFonts w:eastAsiaTheme="majorEastAsia"/>
                <w:b/>
                <w:sz w:val="22"/>
              </w:rPr>
            </w:rPrChange>
          </w:rPr>
          <w:delText>1</w:delText>
        </w:r>
        <w:r w:rsidRPr="00841475" w:rsidDel="00550FCB">
          <w:rPr>
            <w:rFonts w:asciiTheme="minorHAnsi" w:hAnsiTheme="minorHAnsi" w:cstheme="minorHAnsi"/>
            <w:b/>
            <w:rPrChange w:id="3936" w:author="Madhura Ramojwar" w:date="2021-04-20T12:37:00Z">
              <w:rPr>
                <w:b/>
                <w:sz w:val="22"/>
              </w:rPr>
            </w:rPrChange>
          </w:rPr>
          <w:delText>.  Clinical Evaluation Report</w:delText>
        </w:r>
        <w:r w:rsidRPr="00841475" w:rsidDel="00550FCB">
          <w:rPr>
            <w:rFonts w:asciiTheme="minorHAnsi" w:hAnsiTheme="minorHAnsi" w:cstheme="minorHAnsi"/>
            <w:rPrChange w:id="3937" w:author="Madhura Ramojwar" w:date="2021-04-20T12:37:00Z">
              <w:rPr>
                <w:sz w:val="22"/>
              </w:rPr>
            </w:rPrChange>
          </w:rPr>
          <w:delText xml:space="preserve"> (</w:delText>
        </w:r>
        <w:r w:rsidRPr="00841475" w:rsidDel="00550FCB">
          <w:rPr>
            <w:rStyle w:val="BlueItalics"/>
            <w:rFonts w:asciiTheme="minorHAnsi" w:hAnsiTheme="minorHAnsi" w:cstheme="minorHAnsi"/>
            <w:rPrChange w:id="3938" w:author="Madhura Ramojwar" w:date="2021-04-20T12:37:00Z">
              <w:rPr>
                <w:rStyle w:val="BlueItalics"/>
                <w:sz w:val="22"/>
              </w:rPr>
            </w:rPrChange>
          </w:rPr>
          <w:delText>&lt;</w:delText>
        </w:r>
        <w:r w:rsidRPr="00841475" w:rsidDel="00550FCB">
          <w:rPr>
            <w:rStyle w:val="BlueItalics"/>
            <w:rFonts w:asciiTheme="minorHAnsi" w:hAnsiTheme="minorHAnsi" w:cstheme="minorHAnsi"/>
            <w:rPrChange w:id="3939" w:author="Madhura Ramojwar" w:date="2021-04-20T12:37:00Z">
              <w:rPr>
                <w:rStyle w:val="BlueItalics"/>
                <w:rFonts w:cs="Arial"/>
                <w:sz w:val="22"/>
              </w:rPr>
            </w:rPrChange>
          </w:rPr>
          <w:delText>Number, Version and Date&gt;</w:delText>
        </w:r>
        <w:r w:rsidRPr="00841475" w:rsidDel="00550FCB">
          <w:rPr>
            <w:rFonts w:asciiTheme="minorHAnsi" w:hAnsiTheme="minorHAnsi" w:cstheme="minorHAnsi"/>
            <w:rPrChange w:id="3940" w:author="Madhura Ramojwar" w:date="2021-04-20T12:37:00Z">
              <w:rPr>
                <w:sz w:val="22"/>
              </w:rPr>
            </w:rPrChange>
          </w:rPr>
          <w:delText>)</w:delText>
        </w:r>
      </w:del>
    </w:p>
    <w:p w14:paraId="7448D88A" w14:textId="153E5C68" w:rsidR="00C44C83" w:rsidRPr="00841475" w:rsidDel="00550FCB" w:rsidRDefault="00C44C83">
      <w:pPr>
        <w:pStyle w:val="BT1BodyTextI1"/>
        <w:keepNext/>
        <w:keepLines/>
        <w:ind w:left="720"/>
        <w:jc w:val="left"/>
        <w:rPr>
          <w:del w:id="3941" w:author="Madhura Ramojwar" w:date="2021-04-20T13:17:00Z"/>
          <w:rFonts w:asciiTheme="minorHAnsi" w:hAnsiTheme="minorHAnsi" w:cstheme="minorHAnsi"/>
          <w:rPrChange w:id="3942" w:author="Madhura Ramojwar" w:date="2021-04-20T12:37:00Z">
            <w:rPr>
              <w:del w:id="3943" w:author="Madhura Ramojwar" w:date="2021-04-20T13:17:00Z"/>
              <w:sz w:val="22"/>
            </w:rPr>
          </w:rPrChange>
        </w:rPr>
        <w:pPrChange w:id="3944" w:author="Madhura Ramojwar" w:date="2021-03-16T15:51:00Z">
          <w:pPr>
            <w:pStyle w:val="BT1BodyTextI1"/>
            <w:keepNext/>
            <w:keepLines/>
            <w:ind w:left="720"/>
          </w:pPr>
        </w:pPrChange>
      </w:pPr>
      <w:del w:id="3945" w:author="Madhura Ramojwar" w:date="2021-04-20T13:17:00Z">
        <w:r w:rsidRPr="00841475" w:rsidDel="00550FCB">
          <w:rPr>
            <w:rFonts w:asciiTheme="minorHAnsi" w:hAnsiTheme="minorHAnsi" w:cstheme="minorHAnsi"/>
            <w:rPrChange w:id="3946" w:author="Madhura Ramojwar" w:date="2021-04-20T12:37:00Z">
              <w:rPr>
                <w:sz w:val="22"/>
              </w:rPr>
            </w:rPrChange>
          </w:rPr>
          <w:delText>Relevant information to be further analyzed and monitored:</w:delText>
        </w:r>
      </w:del>
    </w:p>
    <w:p w14:paraId="29A8188D" w14:textId="22AB426E" w:rsidR="00C44C83" w:rsidRPr="00841475" w:rsidDel="00550FCB" w:rsidRDefault="00C44C83">
      <w:pPr>
        <w:pStyle w:val="BT1BodyTextI1"/>
        <w:ind w:left="1080"/>
        <w:jc w:val="left"/>
        <w:rPr>
          <w:del w:id="3947" w:author="Madhura Ramojwar" w:date="2021-04-20T13:17:00Z"/>
          <w:rStyle w:val="BlueItalics"/>
          <w:rFonts w:asciiTheme="minorHAnsi" w:hAnsiTheme="minorHAnsi" w:cstheme="minorHAnsi"/>
          <w:rPrChange w:id="3948" w:author="Madhura Ramojwar" w:date="2021-04-20T12:37:00Z">
            <w:rPr>
              <w:del w:id="3949" w:author="Madhura Ramojwar" w:date="2021-04-20T13:17:00Z"/>
              <w:rStyle w:val="BlueItalics"/>
              <w:sz w:val="22"/>
            </w:rPr>
          </w:rPrChange>
        </w:rPr>
        <w:pPrChange w:id="3950" w:author="Madhura Ramojwar" w:date="2021-03-16T15:51:00Z">
          <w:pPr>
            <w:pStyle w:val="BT1BodyTextI1"/>
            <w:ind w:left="1080"/>
          </w:pPr>
        </w:pPrChange>
      </w:pPr>
      <w:del w:id="3951" w:author="Madhura Ramojwar" w:date="2021-04-20T13:17:00Z">
        <w:r w:rsidRPr="00841475" w:rsidDel="00550FCB">
          <w:rPr>
            <w:rStyle w:val="BlueItalics"/>
            <w:rFonts w:asciiTheme="minorHAnsi" w:hAnsiTheme="minorHAnsi" w:cstheme="minorHAnsi"/>
            <w:rPrChange w:id="3952" w:author="Madhura Ramojwar" w:date="2021-04-20T12:37:00Z">
              <w:rPr>
                <w:rStyle w:val="BlueItalics"/>
                <w:sz w:val="22"/>
              </w:rPr>
            </w:rPrChange>
          </w:rPr>
          <w:delText>List information to be analyzed and monitored or delete this section if checking the below box is appropriate.</w:delText>
        </w:r>
      </w:del>
    </w:p>
    <w:p w14:paraId="30C29AC9" w14:textId="1F202B2A" w:rsidR="00C44C83" w:rsidRPr="00841475" w:rsidDel="00550FCB" w:rsidRDefault="00C44C83">
      <w:pPr>
        <w:pStyle w:val="BT1BodyTextI1"/>
        <w:numPr>
          <w:ilvl w:val="0"/>
          <w:numId w:val="32"/>
        </w:numPr>
        <w:jc w:val="left"/>
        <w:rPr>
          <w:del w:id="3953" w:author="Madhura Ramojwar" w:date="2021-04-20T13:17:00Z"/>
          <w:rFonts w:asciiTheme="minorHAnsi" w:hAnsiTheme="minorHAnsi" w:cstheme="minorHAnsi"/>
          <w:rPrChange w:id="3954" w:author="Madhura Ramojwar" w:date="2021-04-20T12:37:00Z">
            <w:rPr>
              <w:del w:id="3955" w:author="Madhura Ramojwar" w:date="2021-04-20T13:17:00Z"/>
              <w:sz w:val="22"/>
            </w:rPr>
          </w:rPrChange>
        </w:rPr>
        <w:pPrChange w:id="3956" w:author="Madhura Ramojwar" w:date="2021-03-16T15:51:00Z">
          <w:pPr>
            <w:pStyle w:val="BT1BodyTextI1"/>
            <w:numPr>
              <w:numId w:val="32"/>
            </w:numPr>
            <w:ind w:left="1440" w:hanging="360"/>
          </w:pPr>
        </w:pPrChange>
      </w:pPr>
    </w:p>
    <w:p w14:paraId="34B7EFDD" w14:textId="30249C63" w:rsidR="00C44C83" w:rsidRPr="00841475" w:rsidDel="00550FCB" w:rsidRDefault="00C44C83">
      <w:pPr>
        <w:pStyle w:val="BT1BodyTextI1"/>
        <w:numPr>
          <w:ilvl w:val="0"/>
          <w:numId w:val="32"/>
        </w:numPr>
        <w:jc w:val="left"/>
        <w:rPr>
          <w:del w:id="3957" w:author="Madhura Ramojwar" w:date="2021-04-20T13:17:00Z"/>
          <w:rFonts w:asciiTheme="minorHAnsi" w:hAnsiTheme="minorHAnsi" w:cstheme="minorHAnsi"/>
          <w:rPrChange w:id="3958" w:author="Madhura Ramojwar" w:date="2021-04-20T12:37:00Z">
            <w:rPr>
              <w:del w:id="3959" w:author="Madhura Ramojwar" w:date="2021-04-20T13:17:00Z"/>
              <w:sz w:val="22"/>
            </w:rPr>
          </w:rPrChange>
        </w:rPr>
        <w:pPrChange w:id="3960" w:author="Madhura Ramojwar" w:date="2021-03-16T15:51:00Z">
          <w:pPr>
            <w:pStyle w:val="BT1BodyTextI1"/>
            <w:numPr>
              <w:numId w:val="32"/>
            </w:numPr>
            <w:ind w:left="1440" w:hanging="360"/>
          </w:pPr>
        </w:pPrChange>
      </w:pPr>
    </w:p>
    <w:p w14:paraId="0F79B938" w14:textId="135FC16E" w:rsidR="00C44C83" w:rsidRPr="00841475" w:rsidDel="00550FCB" w:rsidRDefault="00AF1B13">
      <w:pPr>
        <w:pStyle w:val="BT1BodyTextI1"/>
        <w:ind w:left="720"/>
        <w:jc w:val="left"/>
        <w:rPr>
          <w:del w:id="3961" w:author="Madhura Ramojwar" w:date="2021-04-20T13:17:00Z"/>
          <w:rFonts w:asciiTheme="minorHAnsi" w:hAnsiTheme="minorHAnsi" w:cstheme="minorHAnsi"/>
          <w:rPrChange w:id="3962" w:author="Madhura Ramojwar" w:date="2021-04-20T12:37:00Z">
            <w:rPr>
              <w:del w:id="3963" w:author="Madhura Ramojwar" w:date="2021-04-20T13:17:00Z"/>
              <w:sz w:val="22"/>
            </w:rPr>
          </w:rPrChange>
        </w:rPr>
        <w:pPrChange w:id="3964" w:author="Madhura Ramojwar" w:date="2021-03-16T15:51:00Z">
          <w:pPr>
            <w:pStyle w:val="BT1BodyTextI1"/>
            <w:ind w:left="720"/>
          </w:pPr>
        </w:pPrChange>
      </w:pPr>
      <w:customXmlDelRangeStart w:id="3965" w:author="Madhura Ramojwar" w:date="2021-04-20T13:17:00Z"/>
      <w:sdt>
        <w:sdtPr>
          <w:rPr>
            <w:rFonts w:asciiTheme="minorHAnsi" w:hAnsiTheme="minorHAnsi" w:cstheme="minorHAnsi"/>
            <w:rPrChange w:id="3966" w:author="Madhura Ramojwar" w:date="2021-04-20T12:37:00Z">
              <w:rPr>
                <w:sz w:val="22"/>
              </w:rPr>
            </w:rPrChange>
          </w:rPr>
          <w:id w:val="1200812152"/>
          <w14:checkbox>
            <w14:checked w14:val="0"/>
            <w14:checkedState w14:val="2612" w14:font="MS Gothic"/>
            <w14:uncheckedState w14:val="2610" w14:font="MS Gothic"/>
          </w14:checkbox>
        </w:sdtPr>
        <w:sdtContent>
          <w:customXmlDelRangeEnd w:id="3965"/>
          <w:del w:id="3967" w:author="Madhura Ramojwar" w:date="2021-04-20T13:17:00Z">
            <w:r w:rsidR="00C44C83" w:rsidRPr="00841475" w:rsidDel="00550FCB">
              <w:rPr>
                <w:rFonts w:ascii="Segoe UI Symbol" w:eastAsia="MS Gothic" w:hAnsi="Segoe UI Symbol" w:cs="Segoe UI Symbol"/>
                <w:rPrChange w:id="3968" w:author="Madhura Ramojwar" w:date="2021-04-20T12:37:00Z">
                  <w:rPr>
                    <w:rFonts w:ascii="MS Gothic" w:eastAsia="MS Gothic" w:hAnsi="MS Gothic" w:hint="eastAsia"/>
                    <w:sz w:val="22"/>
                  </w:rPr>
                </w:rPrChange>
              </w:rPr>
              <w:delText>☐</w:delText>
            </w:r>
          </w:del>
          <w:customXmlDelRangeStart w:id="3969" w:author="Madhura Ramojwar" w:date="2021-04-20T13:17:00Z"/>
        </w:sdtContent>
      </w:sdt>
      <w:customXmlDelRangeEnd w:id="3969"/>
      <w:del w:id="3970" w:author="Madhura Ramojwar" w:date="2021-04-20T13:17:00Z">
        <w:r w:rsidR="00C44C83" w:rsidRPr="00841475" w:rsidDel="00550FCB">
          <w:rPr>
            <w:rFonts w:asciiTheme="minorHAnsi" w:hAnsiTheme="minorHAnsi" w:cstheme="minorHAnsi"/>
            <w:rPrChange w:id="3971" w:author="Madhura Ramojwar" w:date="2021-04-20T12:37:00Z">
              <w:rPr>
                <w:sz w:val="22"/>
              </w:rPr>
            </w:rPrChange>
          </w:rPr>
          <w:delText xml:space="preserve"> No relevant information from the clinical evaluation report to be considered in this plan.</w:delText>
        </w:r>
      </w:del>
    </w:p>
    <w:p w14:paraId="4BC35B35" w14:textId="2F96DF49" w:rsidR="00C44C83" w:rsidRPr="00841475" w:rsidDel="00550FCB" w:rsidRDefault="00C44C83">
      <w:pPr>
        <w:pStyle w:val="BT1BodyTextI1"/>
        <w:ind w:left="1440"/>
        <w:jc w:val="left"/>
        <w:rPr>
          <w:del w:id="3972" w:author="Madhura Ramojwar" w:date="2021-04-20T13:17:00Z"/>
          <w:rStyle w:val="BlueItalics"/>
          <w:rFonts w:asciiTheme="minorHAnsi" w:hAnsiTheme="minorHAnsi" w:cstheme="minorHAnsi"/>
          <w:rPrChange w:id="3973" w:author="Madhura Ramojwar" w:date="2021-04-20T12:37:00Z">
            <w:rPr>
              <w:del w:id="3974" w:author="Madhura Ramojwar" w:date="2021-04-20T13:17:00Z"/>
              <w:rStyle w:val="BlueItalics"/>
              <w:sz w:val="22"/>
            </w:rPr>
          </w:rPrChange>
        </w:rPr>
        <w:pPrChange w:id="3975" w:author="Madhura Ramojwar" w:date="2021-03-16T15:51:00Z">
          <w:pPr>
            <w:pStyle w:val="BT1BodyTextI1"/>
            <w:ind w:left="1440"/>
          </w:pPr>
        </w:pPrChange>
      </w:pPr>
      <w:del w:id="3976" w:author="Madhura Ramojwar" w:date="2021-04-20T13:17:00Z">
        <w:r w:rsidRPr="00841475" w:rsidDel="00550FCB">
          <w:rPr>
            <w:rStyle w:val="BlueItalics"/>
            <w:rFonts w:asciiTheme="minorHAnsi" w:hAnsiTheme="minorHAnsi" w:cstheme="minorHAnsi"/>
            <w:rPrChange w:id="3977" w:author="Madhura Ramojwar" w:date="2021-04-20T12:37:00Z">
              <w:rPr>
                <w:rStyle w:val="BlueItalics"/>
                <w:sz w:val="22"/>
              </w:rPr>
            </w:rPrChange>
          </w:rPr>
          <w:delText>Check or uncheck the box as appropriate.</w:delText>
        </w:r>
      </w:del>
    </w:p>
    <w:p w14:paraId="208ECD22" w14:textId="4A00B65B" w:rsidR="00C44C83" w:rsidRPr="00841475" w:rsidDel="00550FCB" w:rsidRDefault="00C44C83">
      <w:pPr>
        <w:pStyle w:val="BT1BodyTextI1"/>
        <w:jc w:val="left"/>
        <w:rPr>
          <w:del w:id="3978" w:author="Madhura Ramojwar" w:date="2021-04-20T13:17:00Z"/>
          <w:rFonts w:asciiTheme="minorHAnsi" w:hAnsiTheme="minorHAnsi" w:cstheme="minorHAnsi"/>
          <w:rPrChange w:id="3979" w:author="Madhura Ramojwar" w:date="2021-04-20T12:37:00Z">
            <w:rPr>
              <w:del w:id="3980" w:author="Madhura Ramojwar" w:date="2021-04-20T13:17:00Z"/>
              <w:sz w:val="22"/>
            </w:rPr>
          </w:rPrChange>
        </w:rPr>
        <w:pPrChange w:id="3981" w:author="Madhura Ramojwar" w:date="2021-03-16T15:51:00Z">
          <w:pPr>
            <w:pStyle w:val="BT1BodyTextI1"/>
          </w:pPr>
        </w:pPrChange>
      </w:pPr>
    </w:p>
    <w:p w14:paraId="216052C4" w14:textId="73AB66CF" w:rsidR="00C44C83" w:rsidRPr="00841475" w:rsidDel="00550FCB" w:rsidRDefault="00C44C83">
      <w:pPr>
        <w:pStyle w:val="BT1BodyTextI1"/>
        <w:keepNext/>
        <w:keepLines/>
        <w:jc w:val="left"/>
        <w:rPr>
          <w:del w:id="3982" w:author="Madhura Ramojwar" w:date="2021-04-20T13:17:00Z"/>
          <w:rFonts w:asciiTheme="minorHAnsi" w:hAnsiTheme="minorHAnsi" w:cstheme="minorHAnsi"/>
          <w:rPrChange w:id="3983" w:author="Madhura Ramojwar" w:date="2021-04-20T12:37:00Z">
            <w:rPr>
              <w:del w:id="3984" w:author="Madhura Ramojwar" w:date="2021-04-20T13:17:00Z"/>
              <w:rFonts w:cs="Arial"/>
              <w:sz w:val="22"/>
            </w:rPr>
          </w:rPrChange>
        </w:rPr>
        <w:pPrChange w:id="3985" w:author="Madhura Ramojwar" w:date="2021-03-16T15:51:00Z">
          <w:pPr>
            <w:pStyle w:val="BT1BodyTextI1"/>
            <w:keepNext/>
            <w:keepLines/>
          </w:pPr>
        </w:pPrChange>
      </w:pPr>
      <w:del w:id="3986" w:author="Madhura Ramojwar" w:date="2021-04-20T13:17:00Z">
        <w:r w:rsidRPr="00841475" w:rsidDel="00550FCB">
          <w:rPr>
            <w:rFonts w:asciiTheme="minorHAnsi" w:hAnsiTheme="minorHAnsi" w:cstheme="minorHAnsi"/>
            <w:b/>
            <w:rPrChange w:id="3987" w:author="Madhura Ramojwar" w:date="2021-04-20T12:37:00Z">
              <w:rPr>
                <w:b/>
                <w:sz w:val="22"/>
              </w:rPr>
            </w:rPrChange>
          </w:rPr>
          <w:delText xml:space="preserve">2.  Risk Management File </w:delText>
        </w:r>
        <w:r w:rsidRPr="00841475" w:rsidDel="00550FCB">
          <w:rPr>
            <w:rFonts w:asciiTheme="minorHAnsi" w:hAnsiTheme="minorHAnsi" w:cstheme="minorHAnsi"/>
            <w:rPrChange w:id="3988" w:author="Madhura Ramojwar" w:date="2021-04-20T12:37:00Z">
              <w:rPr>
                <w:sz w:val="22"/>
              </w:rPr>
            </w:rPrChange>
          </w:rPr>
          <w:delText>(</w:delText>
        </w:r>
        <w:r w:rsidRPr="00841475" w:rsidDel="00550FCB">
          <w:rPr>
            <w:rStyle w:val="BlueItalics"/>
            <w:rFonts w:asciiTheme="minorHAnsi" w:hAnsiTheme="minorHAnsi" w:cstheme="minorHAnsi"/>
            <w:rPrChange w:id="3989" w:author="Madhura Ramojwar" w:date="2021-04-20T12:37:00Z">
              <w:rPr>
                <w:rStyle w:val="BlueItalics"/>
                <w:sz w:val="22"/>
              </w:rPr>
            </w:rPrChange>
          </w:rPr>
          <w:delText>&lt;</w:delText>
        </w:r>
        <w:r w:rsidRPr="00841475" w:rsidDel="00550FCB">
          <w:rPr>
            <w:rStyle w:val="BlueItalics"/>
            <w:rFonts w:asciiTheme="minorHAnsi" w:hAnsiTheme="minorHAnsi" w:cstheme="minorHAnsi"/>
            <w:rPrChange w:id="3990" w:author="Madhura Ramojwar" w:date="2021-04-20T12:37:00Z">
              <w:rPr>
                <w:rStyle w:val="BlueItalics"/>
                <w:rFonts w:cs="Arial"/>
                <w:sz w:val="22"/>
              </w:rPr>
            </w:rPrChange>
          </w:rPr>
          <w:delText>Number, Version and Date&gt;</w:delText>
        </w:r>
        <w:r w:rsidRPr="00841475" w:rsidDel="00550FCB">
          <w:rPr>
            <w:rFonts w:asciiTheme="minorHAnsi" w:hAnsiTheme="minorHAnsi" w:cstheme="minorHAnsi"/>
            <w:rPrChange w:id="3991" w:author="Madhura Ramojwar" w:date="2021-04-20T12:37:00Z">
              <w:rPr>
                <w:sz w:val="22"/>
              </w:rPr>
            </w:rPrChange>
          </w:rPr>
          <w:delText>)</w:delText>
        </w:r>
      </w:del>
    </w:p>
    <w:p w14:paraId="0753F2A3" w14:textId="1DD1E485" w:rsidR="00C44C83" w:rsidRPr="00841475" w:rsidDel="00550FCB" w:rsidRDefault="00C44C83">
      <w:pPr>
        <w:pStyle w:val="BT1BodyTextI1"/>
        <w:ind w:left="720"/>
        <w:jc w:val="left"/>
        <w:rPr>
          <w:del w:id="3992" w:author="Madhura Ramojwar" w:date="2021-04-20T13:17:00Z"/>
          <w:rFonts w:asciiTheme="minorHAnsi" w:hAnsiTheme="minorHAnsi" w:cstheme="minorHAnsi"/>
          <w:rPrChange w:id="3993" w:author="Madhura Ramojwar" w:date="2021-04-20T12:37:00Z">
            <w:rPr>
              <w:del w:id="3994" w:author="Madhura Ramojwar" w:date="2021-04-20T13:17:00Z"/>
              <w:sz w:val="22"/>
            </w:rPr>
          </w:rPrChange>
        </w:rPr>
        <w:pPrChange w:id="3995" w:author="Madhura Ramojwar" w:date="2021-03-16T15:51:00Z">
          <w:pPr>
            <w:pStyle w:val="BT1BodyTextI1"/>
            <w:ind w:left="720"/>
          </w:pPr>
        </w:pPrChange>
      </w:pPr>
      <w:del w:id="3996" w:author="Madhura Ramojwar" w:date="2021-04-20T13:17:00Z">
        <w:r w:rsidRPr="00841475" w:rsidDel="00550FCB">
          <w:rPr>
            <w:rFonts w:asciiTheme="minorHAnsi" w:hAnsiTheme="minorHAnsi" w:cstheme="minorHAnsi"/>
            <w:rPrChange w:id="3997" w:author="Madhura Ramojwar" w:date="2021-04-20T12:37:00Z">
              <w:rPr>
                <w:sz w:val="22"/>
              </w:rPr>
            </w:rPrChange>
          </w:rPr>
          <w:delText>Relevant information to be further analyzed and monitored:</w:delText>
        </w:r>
      </w:del>
    </w:p>
    <w:p w14:paraId="3A900AFE" w14:textId="60318FC4" w:rsidR="00C44C83" w:rsidRPr="00841475" w:rsidDel="00550FCB" w:rsidRDefault="00C44C83">
      <w:pPr>
        <w:pStyle w:val="BT1BodyTextI1"/>
        <w:ind w:left="1440"/>
        <w:jc w:val="left"/>
        <w:rPr>
          <w:del w:id="3998" w:author="Madhura Ramojwar" w:date="2021-04-20T13:17:00Z"/>
          <w:rFonts w:asciiTheme="minorHAnsi" w:hAnsiTheme="minorHAnsi" w:cstheme="minorHAnsi"/>
          <w:rPrChange w:id="3999" w:author="Madhura Ramojwar" w:date="2021-04-20T12:37:00Z">
            <w:rPr>
              <w:del w:id="4000" w:author="Madhura Ramojwar" w:date="2021-04-20T13:17:00Z"/>
              <w:sz w:val="22"/>
            </w:rPr>
          </w:rPrChange>
        </w:rPr>
        <w:pPrChange w:id="4001" w:author="Madhura Ramojwar" w:date="2021-03-16T15:51:00Z">
          <w:pPr>
            <w:pStyle w:val="BT1BodyTextI1"/>
            <w:ind w:left="1440"/>
          </w:pPr>
        </w:pPrChange>
      </w:pPr>
      <w:del w:id="4002" w:author="Madhura Ramojwar" w:date="2021-04-20T13:17:00Z">
        <w:r w:rsidRPr="00841475" w:rsidDel="00550FCB">
          <w:rPr>
            <w:rStyle w:val="BlueItalics"/>
            <w:rFonts w:asciiTheme="minorHAnsi" w:hAnsiTheme="minorHAnsi" w:cstheme="minorHAnsi"/>
            <w:rPrChange w:id="4003" w:author="Madhura Ramojwar" w:date="2021-04-20T12:37:00Z">
              <w:rPr>
                <w:rStyle w:val="BlueItalics"/>
                <w:sz w:val="22"/>
              </w:rPr>
            </w:rPrChange>
          </w:rPr>
          <w:delText>List Information to be analyzed and monitored or delete this section if checking the below box is appropriate.</w:delText>
        </w:r>
      </w:del>
    </w:p>
    <w:p w14:paraId="43027975" w14:textId="68654DFC" w:rsidR="00C44C83" w:rsidRPr="00841475" w:rsidDel="00550FCB" w:rsidRDefault="00C44C83">
      <w:pPr>
        <w:pStyle w:val="BT1BodyTextI1"/>
        <w:numPr>
          <w:ilvl w:val="0"/>
          <w:numId w:val="32"/>
        </w:numPr>
        <w:jc w:val="left"/>
        <w:rPr>
          <w:del w:id="4004" w:author="Madhura Ramojwar" w:date="2021-04-20T13:17:00Z"/>
          <w:rFonts w:asciiTheme="minorHAnsi" w:hAnsiTheme="minorHAnsi" w:cstheme="minorHAnsi"/>
          <w:rPrChange w:id="4005" w:author="Madhura Ramojwar" w:date="2021-04-20T12:37:00Z">
            <w:rPr>
              <w:del w:id="4006" w:author="Madhura Ramojwar" w:date="2021-04-20T13:17:00Z"/>
              <w:sz w:val="22"/>
            </w:rPr>
          </w:rPrChange>
        </w:rPr>
        <w:pPrChange w:id="4007" w:author="Madhura Ramojwar" w:date="2021-03-16T15:51:00Z">
          <w:pPr>
            <w:pStyle w:val="BT1BodyTextI1"/>
            <w:numPr>
              <w:numId w:val="32"/>
            </w:numPr>
            <w:ind w:left="1440" w:hanging="360"/>
          </w:pPr>
        </w:pPrChange>
      </w:pPr>
    </w:p>
    <w:p w14:paraId="50FA4669" w14:textId="116D9916" w:rsidR="00C44C83" w:rsidRPr="00841475" w:rsidDel="00550FCB" w:rsidRDefault="00C44C83">
      <w:pPr>
        <w:pStyle w:val="BT1BodyTextI1"/>
        <w:numPr>
          <w:ilvl w:val="0"/>
          <w:numId w:val="32"/>
        </w:numPr>
        <w:jc w:val="left"/>
        <w:rPr>
          <w:del w:id="4008" w:author="Madhura Ramojwar" w:date="2021-04-20T13:17:00Z"/>
          <w:rFonts w:asciiTheme="minorHAnsi" w:hAnsiTheme="minorHAnsi" w:cstheme="minorHAnsi"/>
          <w:rPrChange w:id="4009" w:author="Madhura Ramojwar" w:date="2021-04-20T12:37:00Z">
            <w:rPr>
              <w:del w:id="4010" w:author="Madhura Ramojwar" w:date="2021-04-20T13:17:00Z"/>
              <w:sz w:val="22"/>
            </w:rPr>
          </w:rPrChange>
        </w:rPr>
        <w:pPrChange w:id="4011" w:author="Madhura Ramojwar" w:date="2021-03-16T15:51:00Z">
          <w:pPr>
            <w:pStyle w:val="BT1BodyTextI1"/>
            <w:numPr>
              <w:numId w:val="32"/>
            </w:numPr>
            <w:ind w:left="1440" w:hanging="360"/>
          </w:pPr>
        </w:pPrChange>
      </w:pPr>
    </w:p>
    <w:p w14:paraId="2C6BF9DF" w14:textId="0998C303" w:rsidR="00C44C83" w:rsidRPr="00841475" w:rsidDel="00550FCB" w:rsidRDefault="00AF1B13">
      <w:pPr>
        <w:pStyle w:val="BT1BodyTextI1"/>
        <w:ind w:firstLine="720"/>
        <w:jc w:val="left"/>
        <w:rPr>
          <w:del w:id="4012" w:author="Madhura Ramojwar" w:date="2021-04-20T13:17:00Z"/>
          <w:rFonts w:asciiTheme="minorHAnsi" w:hAnsiTheme="minorHAnsi" w:cstheme="minorHAnsi"/>
          <w:rPrChange w:id="4013" w:author="Madhura Ramojwar" w:date="2021-04-20T12:37:00Z">
            <w:rPr>
              <w:del w:id="4014" w:author="Madhura Ramojwar" w:date="2021-04-20T13:17:00Z"/>
              <w:sz w:val="22"/>
            </w:rPr>
          </w:rPrChange>
        </w:rPr>
        <w:pPrChange w:id="4015" w:author="Madhura Ramojwar" w:date="2021-03-16T15:51:00Z">
          <w:pPr>
            <w:pStyle w:val="BT1BodyTextI1"/>
            <w:ind w:firstLine="720"/>
          </w:pPr>
        </w:pPrChange>
      </w:pPr>
      <w:customXmlDelRangeStart w:id="4016" w:author="Madhura Ramojwar" w:date="2021-04-20T13:17:00Z"/>
      <w:sdt>
        <w:sdtPr>
          <w:rPr>
            <w:rFonts w:asciiTheme="minorHAnsi" w:hAnsiTheme="minorHAnsi" w:cstheme="minorHAnsi"/>
            <w:rPrChange w:id="4017" w:author="Madhura Ramojwar" w:date="2021-04-20T12:37:00Z">
              <w:rPr>
                <w:sz w:val="22"/>
              </w:rPr>
            </w:rPrChange>
          </w:rPr>
          <w:id w:val="-1390179635"/>
          <w14:checkbox>
            <w14:checked w14:val="0"/>
            <w14:checkedState w14:val="2612" w14:font="MS Gothic"/>
            <w14:uncheckedState w14:val="2610" w14:font="MS Gothic"/>
          </w14:checkbox>
        </w:sdtPr>
        <w:sdtContent>
          <w:customXmlDelRangeEnd w:id="4016"/>
          <w:del w:id="4018" w:author="Madhura Ramojwar" w:date="2021-04-20T13:17:00Z">
            <w:r w:rsidR="00C44C83" w:rsidRPr="00841475" w:rsidDel="00550FCB">
              <w:rPr>
                <w:rFonts w:ascii="Segoe UI Symbol" w:eastAsia="MS Gothic" w:hAnsi="Segoe UI Symbol" w:cs="Segoe UI Symbol"/>
                <w:rPrChange w:id="4019" w:author="Madhura Ramojwar" w:date="2021-04-20T12:37:00Z">
                  <w:rPr>
                    <w:rFonts w:ascii="MS Gothic" w:eastAsia="MS Gothic" w:hAnsi="MS Gothic" w:hint="eastAsia"/>
                    <w:sz w:val="22"/>
                  </w:rPr>
                </w:rPrChange>
              </w:rPr>
              <w:delText>☐</w:delText>
            </w:r>
          </w:del>
          <w:customXmlDelRangeStart w:id="4020" w:author="Madhura Ramojwar" w:date="2021-04-20T13:17:00Z"/>
        </w:sdtContent>
      </w:sdt>
      <w:customXmlDelRangeEnd w:id="4020"/>
      <w:del w:id="4021" w:author="Madhura Ramojwar" w:date="2021-04-20T13:17:00Z">
        <w:r w:rsidR="00C44C83" w:rsidRPr="00841475" w:rsidDel="00550FCB">
          <w:rPr>
            <w:rFonts w:asciiTheme="minorHAnsi" w:hAnsiTheme="minorHAnsi" w:cstheme="minorHAnsi"/>
            <w:rPrChange w:id="4022" w:author="Madhura Ramojwar" w:date="2021-04-20T12:37:00Z">
              <w:rPr>
                <w:sz w:val="22"/>
              </w:rPr>
            </w:rPrChange>
          </w:rPr>
          <w:delText xml:space="preserve"> No relevant information from the risk management file to be considered in this plan.</w:delText>
        </w:r>
      </w:del>
    </w:p>
    <w:p w14:paraId="455D9DAD" w14:textId="2CBF40FA" w:rsidR="00C44C83" w:rsidRPr="00841475" w:rsidDel="00550FCB" w:rsidRDefault="00C44C83">
      <w:pPr>
        <w:pStyle w:val="BT1BodyTextI1"/>
        <w:ind w:left="720" w:firstLine="720"/>
        <w:jc w:val="left"/>
        <w:rPr>
          <w:del w:id="4023" w:author="Madhura Ramojwar" w:date="2021-04-20T13:17:00Z"/>
          <w:rStyle w:val="BlueItalics"/>
          <w:rFonts w:asciiTheme="minorHAnsi" w:hAnsiTheme="minorHAnsi" w:cstheme="minorHAnsi"/>
          <w:rPrChange w:id="4024" w:author="Madhura Ramojwar" w:date="2021-04-20T12:37:00Z">
            <w:rPr>
              <w:del w:id="4025" w:author="Madhura Ramojwar" w:date="2021-04-20T13:17:00Z"/>
              <w:rStyle w:val="BlueItalics"/>
              <w:sz w:val="22"/>
            </w:rPr>
          </w:rPrChange>
        </w:rPr>
        <w:pPrChange w:id="4026" w:author="Madhura Ramojwar" w:date="2021-03-16T15:51:00Z">
          <w:pPr>
            <w:pStyle w:val="BT1BodyTextI1"/>
            <w:ind w:left="720" w:firstLine="720"/>
          </w:pPr>
        </w:pPrChange>
      </w:pPr>
      <w:del w:id="4027" w:author="Madhura Ramojwar" w:date="2021-04-20T13:17:00Z">
        <w:r w:rsidRPr="00841475" w:rsidDel="00550FCB">
          <w:rPr>
            <w:rStyle w:val="BlueItalics"/>
            <w:rFonts w:asciiTheme="minorHAnsi" w:hAnsiTheme="minorHAnsi" w:cstheme="minorHAnsi"/>
            <w:rPrChange w:id="4028" w:author="Madhura Ramojwar" w:date="2021-04-20T12:37:00Z">
              <w:rPr>
                <w:rStyle w:val="BlueItalics"/>
                <w:sz w:val="22"/>
              </w:rPr>
            </w:rPrChange>
          </w:rPr>
          <w:lastRenderedPageBreak/>
          <w:delText>Check or uncheck the box as appropriate.</w:delText>
        </w:r>
      </w:del>
    </w:p>
    <w:p w14:paraId="328B626A" w14:textId="402C94A1" w:rsidR="008A5EF2" w:rsidRPr="00841475" w:rsidDel="00550FCB" w:rsidRDefault="008A5EF2">
      <w:pPr>
        <w:pStyle w:val="BT1BodyTextI1"/>
        <w:jc w:val="left"/>
        <w:rPr>
          <w:del w:id="4029" w:author="Madhura Ramojwar" w:date="2021-04-20T13:17:00Z"/>
          <w:rFonts w:asciiTheme="minorHAnsi" w:hAnsiTheme="minorHAnsi" w:cstheme="minorHAnsi"/>
          <w:rPrChange w:id="4030" w:author="Madhura Ramojwar" w:date="2021-04-20T12:37:00Z">
            <w:rPr>
              <w:del w:id="4031" w:author="Madhura Ramojwar" w:date="2021-04-20T13:17:00Z"/>
            </w:rPr>
          </w:rPrChange>
        </w:rPr>
        <w:pPrChange w:id="4032" w:author="Madhura Ramojwar" w:date="2021-03-16T15:51:00Z">
          <w:pPr>
            <w:pStyle w:val="BT1BodyTextI1"/>
          </w:pPr>
        </w:pPrChange>
      </w:pPr>
    </w:p>
    <w:p w14:paraId="208F338E" w14:textId="2231B39A" w:rsidR="001B49E2" w:rsidRPr="00841475" w:rsidDel="00550FCB" w:rsidRDefault="001B49E2" w:rsidP="00B570CF">
      <w:pPr>
        <w:pStyle w:val="Heading1"/>
        <w:numPr>
          <w:ilvl w:val="0"/>
          <w:numId w:val="33"/>
        </w:numPr>
        <w:pBdr>
          <w:top w:val="single" w:sz="4" w:space="10" w:color="auto"/>
          <w:left w:val="single" w:sz="4" w:space="6" w:color="auto"/>
          <w:bottom w:val="single" w:sz="4" w:space="10" w:color="auto"/>
          <w:right w:val="single" w:sz="4" w:space="6" w:color="auto"/>
        </w:pBdr>
        <w:shd w:val="solid" w:color="auto" w:fill="auto"/>
        <w:ind w:left="720" w:right="135" w:hanging="603"/>
        <w:rPr>
          <w:del w:id="4033" w:author="Madhura Ramojwar" w:date="2021-04-20T13:17:00Z"/>
          <w:rFonts w:asciiTheme="minorHAnsi" w:eastAsiaTheme="majorEastAsia" w:hAnsiTheme="minorHAnsi" w:cstheme="minorHAnsi"/>
          <w:szCs w:val="24"/>
          <w:rPrChange w:id="4034" w:author="Madhura Ramojwar" w:date="2021-04-20T12:37:00Z">
            <w:rPr>
              <w:del w:id="4035" w:author="Madhura Ramojwar" w:date="2021-04-20T13:17:00Z"/>
              <w:rFonts w:eastAsiaTheme="majorEastAsia"/>
            </w:rPr>
          </w:rPrChange>
        </w:rPr>
      </w:pPr>
      <w:bookmarkStart w:id="4036" w:name="_Toc49160086"/>
      <w:del w:id="4037" w:author="Madhura Ramojwar" w:date="2021-04-20T13:17:00Z">
        <w:r w:rsidRPr="00841475" w:rsidDel="00550FCB">
          <w:rPr>
            <w:rFonts w:asciiTheme="minorHAnsi" w:eastAsiaTheme="majorEastAsia" w:hAnsiTheme="minorHAnsi" w:cstheme="minorHAnsi"/>
            <w:szCs w:val="24"/>
            <w:rPrChange w:id="4038" w:author="Madhura Ramojwar" w:date="2021-04-20T12:37:00Z">
              <w:rPr>
                <w:rFonts w:eastAsiaTheme="majorEastAsia"/>
              </w:rPr>
            </w:rPrChange>
          </w:rPr>
          <w:delText>Reference to Any A</w:delText>
        </w:r>
        <w:r w:rsidR="00610FCE" w:rsidRPr="00841475" w:rsidDel="00550FCB">
          <w:rPr>
            <w:rFonts w:asciiTheme="minorHAnsi" w:eastAsiaTheme="majorEastAsia" w:hAnsiTheme="minorHAnsi" w:cstheme="minorHAnsi"/>
            <w:szCs w:val="24"/>
            <w:rPrChange w:id="4039" w:author="Madhura Ramojwar" w:date="2021-04-20T12:37:00Z">
              <w:rPr>
                <w:rFonts w:eastAsiaTheme="majorEastAsia"/>
              </w:rPr>
            </w:rPrChange>
          </w:rPr>
          <w:delText>pplicable</w:delText>
        </w:r>
        <w:r w:rsidR="00C44C83" w:rsidRPr="00841475" w:rsidDel="00550FCB">
          <w:rPr>
            <w:rFonts w:asciiTheme="minorHAnsi" w:eastAsiaTheme="majorEastAsia" w:hAnsiTheme="minorHAnsi" w:cstheme="minorHAnsi"/>
            <w:szCs w:val="24"/>
            <w:rPrChange w:id="4040" w:author="Madhura Ramojwar" w:date="2021-04-20T12:37:00Z">
              <w:rPr>
                <w:rFonts w:eastAsiaTheme="majorEastAsia"/>
              </w:rPr>
            </w:rPrChange>
          </w:rPr>
          <w:delText xml:space="preserve"> </w:delText>
        </w:r>
        <w:r w:rsidRPr="00841475" w:rsidDel="00550FCB">
          <w:rPr>
            <w:rFonts w:asciiTheme="minorHAnsi" w:eastAsiaTheme="majorEastAsia" w:hAnsiTheme="minorHAnsi" w:cstheme="minorHAnsi"/>
            <w:szCs w:val="24"/>
            <w:rPrChange w:id="4041" w:author="Madhura Ramojwar" w:date="2021-04-20T12:37:00Z">
              <w:rPr>
                <w:rFonts w:eastAsiaTheme="majorEastAsia"/>
              </w:rPr>
            </w:rPrChange>
          </w:rPr>
          <w:delText>Common Specifications</w:delText>
        </w:r>
        <w:r w:rsidR="009D3428" w:rsidRPr="00841475" w:rsidDel="00550FCB">
          <w:rPr>
            <w:rFonts w:asciiTheme="minorHAnsi" w:eastAsiaTheme="majorEastAsia" w:hAnsiTheme="minorHAnsi" w:cstheme="minorHAnsi"/>
            <w:szCs w:val="24"/>
            <w:rPrChange w:id="4042" w:author="Madhura Ramojwar" w:date="2021-04-20T12:37:00Z">
              <w:rPr>
                <w:rFonts w:eastAsiaTheme="majorEastAsia"/>
              </w:rPr>
            </w:rPrChange>
          </w:rPr>
          <w:delText xml:space="preserve">, </w:delText>
        </w:r>
        <w:r w:rsidRPr="00841475" w:rsidDel="00550FCB">
          <w:rPr>
            <w:rFonts w:asciiTheme="minorHAnsi" w:eastAsiaTheme="majorEastAsia" w:hAnsiTheme="minorHAnsi" w:cstheme="minorHAnsi"/>
            <w:szCs w:val="24"/>
            <w:rPrChange w:id="4043" w:author="Madhura Ramojwar" w:date="2021-04-20T12:37:00Z">
              <w:rPr>
                <w:rFonts w:eastAsiaTheme="majorEastAsia"/>
              </w:rPr>
            </w:rPrChange>
          </w:rPr>
          <w:delText>Harmonized Standard</w:delText>
        </w:r>
        <w:r w:rsidR="00323253" w:rsidRPr="00841475" w:rsidDel="00550FCB">
          <w:rPr>
            <w:rFonts w:asciiTheme="minorHAnsi" w:eastAsiaTheme="majorEastAsia" w:hAnsiTheme="minorHAnsi" w:cstheme="minorHAnsi"/>
            <w:szCs w:val="24"/>
            <w:rPrChange w:id="4044" w:author="Madhura Ramojwar" w:date="2021-04-20T12:37:00Z">
              <w:rPr>
                <w:rFonts w:eastAsiaTheme="majorEastAsia"/>
              </w:rPr>
            </w:rPrChange>
          </w:rPr>
          <w:delText>s</w:delText>
        </w:r>
        <w:r w:rsidR="009D3428" w:rsidRPr="00841475" w:rsidDel="00550FCB">
          <w:rPr>
            <w:rFonts w:asciiTheme="minorHAnsi" w:eastAsiaTheme="majorEastAsia" w:hAnsiTheme="minorHAnsi" w:cstheme="minorHAnsi"/>
            <w:szCs w:val="24"/>
            <w:rPrChange w:id="4045" w:author="Madhura Ramojwar" w:date="2021-04-20T12:37:00Z">
              <w:rPr>
                <w:rFonts w:eastAsiaTheme="majorEastAsia"/>
              </w:rPr>
            </w:rPrChange>
          </w:rPr>
          <w:delText xml:space="preserve"> </w:delText>
        </w:r>
        <w:r w:rsidRPr="00841475" w:rsidDel="00550FCB">
          <w:rPr>
            <w:rFonts w:asciiTheme="minorHAnsi" w:eastAsiaTheme="majorEastAsia" w:hAnsiTheme="minorHAnsi" w:cstheme="minorHAnsi"/>
            <w:szCs w:val="24"/>
            <w:rPrChange w:id="4046" w:author="Madhura Ramojwar" w:date="2021-04-20T12:37:00Z">
              <w:rPr>
                <w:rFonts w:eastAsiaTheme="majorEastAsia"/>
              </w:rPr>
            </w:rPrChange>
          </w:rPr>
          <w:delText>or Guidance Document</w:delText>
        </w:r>
        <w:r w:rsidR="00323253" w:rsidRPr="00841475" w:rsidDel="00550FCB">
          <w:rPr>
            <w:rFonts w:asciiTheme="minorHAnsi" w:eastAsiaTheme="majorEastAsia" w:hAnsiTheme="minorHAnsi" w:cstheme="minorHAnsi"/>
            <w:szCs w:val="24"/>
            <w:rPrChange w:id="4047" w:author="Madhura Ramojwar" w:date="2021-04-20T12:37:00Z">
              <w:rPr>
                <w:rFonts w:eastAsiaTheme="majorEastAsia"/>
              </w:rPr>
            </w:rPrChange>
          </w:rPr>
          <w:delText>s</w:delText>
        </w:r>
        <w:bookmarkEnd w:id="4036"/>
      </w:del>
    </w:p>
    <w:p w14:paraId="2EA09120" w14:textId="3A6AE56D" w:rsidR="00C44C83" w:rsidRPr="00841475" w:rsidDel="00550FCB" w:rsidRDefault="00C44C83">
      <w:pPr>
        <w:pStyle w:val="BT1BodyTextI1"/>
        <w:jc w:val="left"/>
        <w:rPr>
          <w:del w:id="4048" w:author="Madhura Ramojwar" w:date="2021-04-20T13:17:00Z"/>
          <w:rStyle w:val="BlueItalics"/>
          <w:rFonts w:asciiTheme="minorHAnsi" w:hAnsiTheme="minorHAnsi" w:cstheme="minorHAnsi"/>
          <w:b/>
          <w:bCs/>
          <w:caps/>
          <w:kern w:val="32"/>
          <w:rPrChange w:id="4049" w:author="Madhura Ramojwar" w:date="2021-04-20T12:37:00Z">
            <w:rPr>
              <w:del w:id="4050" w:author="Madhura Ramojwar" w:date="2021-04-20T13:17:00Z"/>
              <w:rStyle w:val="BlueItalics"/>
              <w:rFonts w:ascii="Arial Bold" w:hAnsi="Arial Bold" w:cs="Arial"/>
              <w:b/>
              <w:bCs/>
              <w:caps/>
              <w:kern w:val="32"/>
              <w:szCs w:val="26"/>
            </w:rPr>
          </w:rPrChange>
        </w:rPr>
        <w:pPrChange w:id="4051" w:author="Madhura Ramojwar" w:date="2021-03-16T15:51:00Z">
          <w:pPr>
            <w:pStyle w:val="BT1BodyTextI1"/>
          </w:pPr>
        </w:pPrChange>
      </w:pPr>
      <w:del w:id="4052" w:author="Madhura Ramojwar" w:date="2021-04-20T13:17:00Z">
        <w:r w:rsidRPr="00841475" w:rsidDel="00550FCB">
          <w:rPr>
            <w:rStyle w:val="BlueItalics"/>
            <w:rFonts w:asciiTheme="minorHAnsi" w:hAnsiTheme="minorHAnsi" w:cstheme="minorHAnsi"/>
            <w:rPrChange w:id="4053" w:author="Madhura Ramojwar" w:date="2021-04-20T12:37:00Z">
              <w:rPr>
                <w:rStyle w:val="BlueItalics"/>
              </w:rPr>
            </w:rPrChange>
          </w:rPr>
          <w:delText>In this section the manufacturer should point out whether the collected clinical data related the device in question still confirm adherence to applied common specifications and/or applied harmonized standards, and/or guidances listed in the PMCF plan.</w:delText>
        </w:r>
      </w:del>
    </w:p>
    <w:p w14:paraId="60EC55E9" w14:textId="6B9CB248" w:rsidR="00C44C83" w:rsidRPr="00841475" w:rsidDel="00550FCB" w:rsidRDefault="00C44C83">
      <w:pPr>
        <w:pStyle w:val="BT1BodyTextI1"/>
        <w:jc w:val="left"/>
        <w:rPr>
          <w:del w:id="4054" w:author="Madhura Ramojwar" w:date="2021-04-20T13:17:00Z"/>
          <w:rStyle w:val="BlueItalics"/>
          <w:rFonts w:asciiTheme="minorHAnsi" w:hAnsiTheme="minorHAnsi" w:cstheme="minorHAnsi"/>
          <w:rPrChange w:id="4055" w:author="Madhura Ramojwar" w:date="2021-04-20T12:37:00Z">
            <w:rPr>
              <w:del w:id="4056" w:author="Madhura Ramojwar" w:date="2021-04-20T13:17:00Z"/>
              <w:rStyle w:val="BlueItalics"/>
            </w:rPr>
          </w:rPrChange>
        </w:rPr>
        <w:pPrChange w:id="4057" w:author="Madhura Ramojwar" w:date="2021-03-16T15:51:00Z">
          <w:pPr>
            <w:pStyle w:val="BT1BodyTextI1"/>
          </w:pPr>
        </w:pPrChange>
      </w:pPr>
      <w:del w:id="4058" w:author="Madhura Ramojwar" w:date="2021-04-20T13:17:00Z">
        <w:r w:rsidRPr="00841475" w:rsidDel="00550FCB">
          <w:rPr>
            <w:rStyle w:val="BlueItalics"/>
            <w:rFonts w:asciiTheme="minorHAnsi" w:hAnsiTheme="minorHAnsi" w:cstheme="minorHAnsi"/>
            <w:rPrChange w:id="4059" w:author="Madhura Ramojwar" w:date="2021-04-20T12:37:00Z">
              <w:rPr>
                <w:rStyle w:val="BlueItalics"/>
              </w:rPr>
            </w:rPrChange>
          </w:rPr>
          <w:delText>A table may be used for references to the title, date* and version* of all relevant:</w:delText>
        </w:r>
      </w:del>
    </w:p>
    <w:p w14:paraId="65A8AAF4" w14:textId="7560A846" w:rsidR="00C44C83" w:rsidRPr="00841475" w:rsidDel="00550FCB" w:rsidRDefault="00C44C83">
      <w:pPr>
        <w:pStyle w:val="BT1BodyTextI1"/>
        <w:numPr>
          <w:ilvl w:val="0"/>
          <w:numId w:val="24"/>
        </w:numPr>
        <w:jc w:val="left"/>
        <w:rPr>
          <w:del w:id="4060" w:author="Madhura Ramojwar" w:date="2021-04-20T13:17:00Z"/>
          <w:rStyle w:val="BlueItalics"/>
          <w:rFonts w:asciiTheme="minorHAnsi" w:hAnsiTheme="minorHAnsi" w:cstheme="minorHAnsi"/>
          <w:rPrChange w:id="4061" w:author="Madhura Ramojwar" w:date="2021-04-20T12:37:00Z">
            <w:rPr>
              <w:del w:id="4062" w:author="Madhura Ramojwar" w:date="2021-04-20T13:17:00Z"/>
              <w:rStyle w:val="BlueItalics"/>
            </w:rPr>
          </w:rPrChange>
        </w:rPr>
        <w:pPrChange w:id="4063" w:author="Madhura Ramojwar" w:date="2021-03-16T15:51:00Z">
          <w:pPr>
            <w:pStyle w:val="BT1BodyTextI1"/>
            <w:numPr>
              <w:numId w:val="24"/>
            </w:numPr>
            <w:ind w:left="1800" w:hanging="360"/>
          </w:pPr>
        </w:pPrChange>
      </w:pPr>
      <w:del w:id="4064" w:author="Madhura Ramojwar" w:date="2021-04-20T13:17:00Z">
        <w:r w:rsidRPr="00841475" w:rsidDel="00550FCB">
          <w:rPr>
            <w:rStyle w:val="BlueItalics"/>
            <w:rFonts w:asciiTheme="minorHAnsi" w:hAnsiTheme="minorHAnsi" w:cstheme="minorHAnsi"/>
            <w:rPrChange w:id="4065" w:author="Madhura Ramojwar" w:date="2021-04-20T12:37:00Z">
              <w:rPr>
                <w:rStyle w:val="BlueItalics"/>
              </w:rPr>
            </w:rPrChange>
          </w:rPr>
          <w:delText>Common specifications</w:delText>
        </w:r>
      </w:del>
    </w:p>
    <w:p w14:paraId="12B32E48" w14:textId="7BA969E9" w:rsidR="00C44C83" w:rsidRPr="00841475" w:rsidDel="00550FCB" w:rsidRDefault="00C44C83">
      <w:pPr>
        <w:pStyle w:val="BT1BodyTextI1"/>
        <w:numPr>
          <w:ilvl w:val="0"/>
          <w:numId w:val="24"/>
        </w:numPr>
        <w:jc w:val="left"/>
        <w:rPr>
          <w:del w:id="4066" w:author="Madhura Ramojwar" w:date="2021-04-20T13:17:00Z"/>
          <w:rStyle w:val="BlueItalics"/>
          <w:rFonts w:asciiTheme="minorHAnsi" w:hAnsiTheme="minorHAnsi" w:cstheme="minorHAnsi"/>
          <w:highlight w:val="yellow"/>
          <w:rPrChange w:id="4067" w:author="Madhura Ramojwar" w:date="2021-04-20T12:37:00Z">
            <w:rPr>
              <w:del w:id="4068" w:author="Madhura Ramojwar" w:date="2021-04-20T13:17:00Z"/>
              <w:rStyle w:val="BlueItalics"/>
              <w:highlight w:val="yellow"/>
            </w:rPr>
          </w:rPrChange>
        </w:rPr>
        <w:pPrChange w:id="4069" w:author="Madhura Ramojwar" w:date="2021-03-16T15:51:00Z">
          <w:pPr>
            <w:pStyle w:val="BT1BodyTextI1"/>
            <w:numPr>
              <w:numId w:val="24"/>
            </w:numPr>
            <w:ind w:left="1800" w:hanging="360"/>
          </w:pPr>
        </w:pPrChange>
      </w:pPr>
      <w:del w:id="4070" w:author="Madhura Ramojwar" w:date="2021-04-20T13:17:00Z">
        <w:r w:rsidRPr="00841475" w:rsidDel="00550FCB">
          <w:rPr>
            <w:rStyle w:val="BlueItalics"/>
            <w:rFonts w:asciiTheme="minorHAnsi" w:hAnsiTheme="minorHAnsi" w:cstheme="minorHAnsi"/>
            <w:highlight w:val="yellow"/>
            <w:rPrChange w:id="4071" w:author="Madhura Ramojwar" w:date="2021-04-20T12:37:00Z">
              <w:rPr>
                <w:rStyle w:val="BlueItalics"/>
                <w:highlight w:val="yellow"/>
              </w:rPr>
            </w:rPrChange>
          </w:rPr>
          <w:delText>Harmonized standards</w:delText>
        </w:r>
        <w:r w:rsidR="00E305F6" w:rsidRPr="00841475" w:rsidDel="00550FCB">
          <w:rPr>
            <w:rStyle w:val="BlueItalics"/>
            <w:rFonts w:asciiTheme="minorHAnsi" w:hAnsiTheme="minorHAnsi" w:cstheme="minorHAnsi"/>
            <w:highlight w:val="yellow"/>
            <w:rPrChange w:id="4072" w:author="Madhura Ramojwar" w:date="2021-04-20T12:37:00Z">
              <w:rPr>
                <w:rStyle w:val="BlueItalics"/>
                <w:highlight w:val="yellow"/>
              </w:rPr>
            </w:rPrChange>
          </w:rPr>
          <w:delText>-----------what are these?</w:delText>
        </w:r>
      </w:del>
    </w:p>
    <w:p w14:paraId="7F033940" w14:textId="17C041B1" w:rsidR="00C44C83" w:rsidRPr="00841475" w:rsidDel="00550FCB" w:rsidRDefault="00C44C83">
      <w:pPr>
        <w:pStyle w:val="BT1BodyTextI1"/>
        <w:numPr>
          <w:ilvl w:val="0"/>
          <w:numId w:val="24"/>
        </w:numPr>
        <w:jc w:val="left"/>
        <w:rPr>
          <w:del w:id="4073" w:author="Madhura Ramojwar" w:date="2021-04-20T13:17:00Z"/>
          <w:rStyle w:val="BlueItalics"/>
          <w:rFonts w:asciiTheme="minorHAnsi" w:hAnsiTheme="minorHAnsi" w:cstheme="minorHAnsi"/>
          <w:rPrChange w:id="4074" w:author="Madhura Ramojwar" w:date="2021-04-20T12:37:00Z">
            <w:rPr>
              <w:del w:id="4075" w:author="Madhura Ramojwar" w:date="2021-04-20T13:17:00Z"/>
              <w:rStyle w:val="BlueItalics"/>
            </w:rPr>
          </w:rPrChange>
        </w:rPr>
        <w:pPrChange w:id="4076" w:author="Madhura Ramojwar" w:date="2021-03-16T15:51:00Z">
          <w:pPr>
            <w:pStyle w:val="BT1BodyTextI1"/>
            <w:numPr>
              <w:numId w:val="24"/>
            </w:numPr>
            <w:ind w:left="1800" w:hanging="360"/>
          </w:pPr>
        </w:pPrChange>
      </w:pPr>
      <w:del w:id="4077" w:author="Madhura Ramojwar" w:date="2021-04-20T13:17:00Z">
        <w:r w:rsidRPr="00841475" w:rsidDel="00550FCB">
          <w:rPr>
            <w:rStyle w:val="BlueItalics"/>
            <w:rFonts w:asciiTheme="minorHAnsi" w:hAnsiTheme="minorHAnsi" w:cstheme="minorHAnsi"/>
            <w:rPrChange w:id="4078" w:author="Madhura Ramojwar" w:date="2021-04-20T12:37:00Z">
              <w:rPr>
                <w:rStyle w:val="BlueItalics"/>
              </w:rPr>
            </w:rPrChange>
          </w:rPr>
          <w:delText>Guidance on PMCF</w:delText>
        </w:r>
      </w:del>
    </w:p>
    <w:p w14:paraId="39B835D3" w14:textId="3532878E" w:rsidR="00C44C83" w:rsidRPr="00841475" w:rsidDel="00550FCB" w:rsidRDefault="00C44C83" w:rsidP="00B570CF">
      <w:pPr>
        <w:pStyle w:val="BT1BodyTextI1"/>
        <w:jc w:val="left"/>
        <w:rPr>
          <w:del w:id="4079" w:author="Madhura Ramojwar" w:date="2021-04-20T13:17:00Z"/>
          <w:rStyle w:val="BlueItalics"/>
          <w:rFonts w:asciiTheme="minorHAnsi" w:eastAsiaTheme="majorEastAsia" w:hAnsiTheme="minorHAnsi" w:cstheme="minorHAnsi"/>
          <w:rPrChange w:id="4080" w:author="Madhura Ramojwar" w:date="2021-04-20T12:37:00Z">
            <w:rPr>
              <w:del w:id="4081" w:author="Madhura Ramojwar" w:date="2021-04-20T13:17:00Z"/>
              <w:rStyle w:val="BlueItalics"/>
              <w:rFonts w:eastAsiaTheme="majorEastAsia"/>
              <w:sz w:val="22"/>
            </w:rPr>
          </w:rPrChange>
        </w:rPr>
      </w:pPr>
      <w:del w:id="4082" w:author="Madhura Ramojwar" w:date="2021-04-20T13:17:00Z">
        <w:r w:rsidRPr="00841475" w:rsidDel="00550FCB">
          <w:rPr>
            <w:rStyle w:val="BlueItalics"/>
            <w:rFonts w:asciiTheme="minorHAnsi" w:eastAsiaTheme="majorEastAsia" w:hAnsiTheme="minorHAnsi" w:cstheme="minorHAnsi"/>
            <w:rPrChange w:id="4083" w:author="Madhura Ramojwar" w:date="2021-04-20T12:37:00Z">
              <w:rPr>
                <w:rStyle w:val="BlueItalics"/>
                <w:rFonts w:eastAsiaTheme="majorEastAsia"/>
              </w:rPr>
            </w:rPrChange>
          </w:rPr>
          <w:delText>*</w:delText>
        </w:r>
        <w:r w:rsidRPr="00841475" w:rsidDel="00550FCB">
          <w:rPr>
            <w:rStyle w:val="BlueItalics"/>
            <w:rFonts w:asciiTheme="minorHAnsi" w:eastAsiaTheme="majorEastAsia" w:hAnsiTheme="minorHAnsi" w:cstheme="minorHAnsi"/>
            <w:b/>
            <w:rPrChange w:id="4084" w:author="Madhura Ramojwar" w:date="2021-04-20T12:37:00Z">
              <w:rPr>
                <w:rStyle w:val="BlueItalics"/>
                <w:rFonts w:eastAsiaTheme="majorEastAsia"/>
                <w:b/>
                <w:sz w:val="22"/>
              </w:rPr>
            </w:rPrChange>
          </w:rPr>
          <w:delText>Verify that the version and date of the reference documents are current and actively applicable</w:delText>
        </w:r>
        <w:r w:rsidRPr="00841475" w:rsidDel="00550FCB">
          <w:rPr>
            <w:rStyle w:val="BlueItalics"/>
            <w:rFonts w:asciiTheme="minorHAnsi" w:eastAsiaTheme="majorEastAsia" w:hAnsiTheme="minorHAnsi" w:cstheme="minorHAnsi"/>
            <w:rPrChange w:id="4085" w:author="Madhura Ramojwar" w:date="2021-04-20T12:37:00Z">
              <w:rPr>
                <w:rStyle w:val="BlueItalics"/>
                <w:rFonts w:eastAsiaTheme="majorEastAsia"/>
                <w:sz w:val="22"/>
              </w:rPr>
            </w:rPrChange>
          </w:rPr>
          <w:delText>.</w:delText>
        </w:r>
      </w:del>
    </w:p>
    <w:p w14:paraId="6AF5B6F1" w14:textId="6E872095" w:rsidR="00C44C83" w:rsidRPr="00841475" w:rsidDel="00550FCB" w:rsidRDefault="00C44C83">
      <w:pPr>
        <w:pStyle w:val="BT1BodyTextI1"/>
        <w:jc w:val="left"/>
        <w:rPr>
          <w:del w:id="4086" w:author="Madhura Ramojwar" w:date="2021-04-20T13:17:00Z"/>
          <w:rStyle w:val="BlueItalics"/>
          <w:rFonts w:asciiTheme="minorHAnsi" w:eastAsiaTheme="majorEastAsia" w:hAnsiTheme="minorHAnsi" w:cstheme="minorHAnsi"/>
          <w:i w:val="0"/>
          <w:color w:val="auto"/>
          <w:rPrChange w:id="4087" w:author="Madhura Ramojwar" w:date="2021-04-20T12:37:00Z">
            <w:rPr>
              <w:del w:id="4088" w:author="Madhura Ramojwar" w:date="2021-04-20T13:17:00Z"/>
              <w:rStyle w:val="BlueItalics"/>
              <w:rFonts w:eastAsiaTheme="majorEastAsia"/>
              <w:i w:val="0"/>
              <w:color w:val="auto"/>
            </w:rPr>
          </w:rPrChange>
        </w:rPr>
        <w:pPrChange w:id="4089" w:author="Madhura Ramojwar" w:date="2021-03-16T15:51:00Z">
          <w:pPr>
            <w:pStyle w:val="BT1BodyTextI1"/>
          </w:pPr>
        </w:pPrChange>
      </w:pPr>
    </w:p>
    <w:tbl>
      <w:tblPr>
        <w:tblStyle w:val="TableGrid"/>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7832"/>
        <w:gridCol w:w="1710"/>
        <w:gridCol w:w="903"/>
      </w:tblGrid>
      <w:tr w:rsidR="00C44C83" w:rsidRPr="00841475" w14:paraId="39699D99" w14:textId="77777777" w:rsidTr="005A58CF">
        <w:trPr>
          <w:trHeight w:val="535"/>
          <w:tblHeader/>
        </w:trPr>
        <w:tc>
          <w:tcPr>
            <w:tcW w:w="2515" w:type="dxa"/>
            <w:shd w:val="clear" w:color="auto" w:fill="D9D9D9" w:themeFill="background1" w:themeFillShade="D9"/>
            <w:vAlign w:val="center"/>
          </w:tcPr>
          <w:p w14:paraId="6F782CD7" w14:textId="77777777" w:rsidR="00C44C83" w:rsidRPr="00841475" w:rsidRDefault="00C44C83">
            <w:pPr>
              <w:pStyle w:val="TableHeader"/>
              <w:jc w:val="left"/>
              <w:rPr>
                <w:rStyle w:val="BlueItalics"/>
                <w:rFonts w:asciiTheme="minorHAnsi" w:hAnsiTheme="minorHAnsi" w:cstheme="minorHAnsi"/>
                <w:b w:val="0"/>
                <w:i w:val="0"/>
                <w:color w:val="auto"/>
                <w:sz w:val="24"/>
                <w:szCs w:val="24"/>
                <w:rPrChange w:id="4090" w:author="Madhura Ramojwar" w:date="2021-04-20T12:37:00Z">
                  <w:rPr>
                    <w:rStyle w:val="BlueItalics"/>
                    <w:b w:val="0"/>
                    <w:i w:val="0"/>
                    <w:color w:val="auto"/>
                    <w:sz w:val="24"/>
                    <w:szCs w:val="24"/>
                  </w:rPr>
                </w:rPrChange>
              </w:rPr>
              <w:pPrChange w:id="4091" w:author="Madhura Ramojwar" w:date="2021-03-16T15:51:00Z">
                <w:pPr>
                  <w:pStyle w:val="TableHeader"/>
                </w:pPr>
              </w:pPrChange>
            </w:pPr>
            <w:r w:rsidRPr="00841475">
              <w:rPr>
                <w:rStyle w:val="BlueItalics"/>
                <w:rFonts w:asciiTheme="minorHAnsi" w:hAnsiTheme="minorHAnsi" w:cstheme="minorHAnsi"/>
                <w:i w:val="0"/>
                <w:color w:val="auto"/>
                <w:sz w:val="24"/>
                <w:szCs w:val="24"/>
                <w:rPrChange w:id="4092" w:author="Madhura Ramojwar" w:date="2021-04-20T12:37:00Z">
                  <w:rPr>
                    <w:rStyle w:val="BlueItalics"/>
                    <w:i w:val="0"/>
                    <w:color w:val="auto"/>
                  </w:rPr>
                </w:rPrChange>
              </w:rPr>
              <w:t>Reference</w:t>
            </w:r>
          </w:p>
        </w:tc>
        <w:tc>
          <w:tcPr>
            <w:tcW w:w="7832" w:type="dxa"/>
            <w:shd w:val="clear" w:color="auto" w:fill="D9D9D9" w:themeFill="background1" w:themeFillShade="D9"/>
            <w:vAlign w:val="center"/>
          </w:tcPr>
          <w:p w14:paraId="705D2685" w14:textId="77777777" w:rsidR="00C44C83" w:rsidRPr="00841475" w:rsidRDefault="00C44C83">
            <w:pPr>
              <w:pStyle w:val="TableHeader"/>
              <w:jc w:val="left"/>
              <w:rPr>
                <w:rStyle w:val="BlueItalics"/>
                <w:rFonts w:asciiTheme="minorHAnsi" w:hAnsiTheme="minorHAnsi" w:cstheme="minorHAnsi"/>
                <w:i w:val="0"/>
                <w:color w:val="auto"/>
                <w:sz w:val="24"/>
                <w:szCs w:val="24"/>
                <w:rPrChange w:id="4093" w:author="Madhura Ramojwar" w:date="2021-04-20T12:37:00Z">
                  <w:rPr>
                    <w:rStyle w:val="BlueItalics"/>
                    <w:i w:val="0"/>
                    <w:color w:val="auto"/>
                  </w:rPr>
                </w:rPrChange>
              </w:rPr>
              <w:pPrChange w:id="4094" w:author="Madhura Ramojwar" w:date="2021-03-16T15:51:00Z">
                <w:pPr>
                  <w:pStyle w:val="TableHeader"/>
                </w:pPr>
              </w:pPrChange>
            </w:pPr>
            <w:r w:rsidRPr="00841475">
              <w:rPr>
                <w:rStyle w:val="BlueItalics"/>
                <w:rFonts w:asciiTheme="minorHAnsi" w:hAnsiTheme="minorHAnsi" w:cstheme="minorHAnsi"/>
                <w:i w:val="0"/>
                <w:color w:val="auto"/>
                <w:sz w:val="24"/>
                <w:szCs w:val="24"/>
                <w:rPrChange w:id="4095" w:author="Madhura Ramojwar" w:date="2021-04-20T12:37:00Z">
                  <w:rPr>
                    <w:rStyle w:val="BlueItalics"/>
                    <w:i w:val="0"/>
                    <w:color w:val="auto"/>
                  </w:rPr>
                </w:rPrChange>
              </w:rPr>
              <w:t>Title</w:t>
            </w:r>
          </w:p>
        </w:tc>
        <w:tc>
          <w:tcPr>
            <w:tcW w:w="1710" w:type="dxa"/>
            <w:shd w:val="clear" w:color="auto" w:fill="D9D9D9" w:themeFill="background1" w:themeFillShade="D9"/>
            <w:vAlign w:val="center"/>
          </w:tcPr>
          <w:p w14:paraId="409BA43E" w14:textId="77777777" w:rsidR="00C44C83" w:rsidRPr="00841475" w:rsidRDefault="00C44C83">
            <w:pPr>
              <w:pStyle w:val="TableHeader"/>
              <w:jc w:val="left"/>
              <w:rPr>
                <w:rStyle w:val="BlueItalics"/>
                <w:rFonts w:asciiTheme="minorHAnsi" w:hAnsiTheme="minorHAnsi" w:cstheme="minorHAnsi"/>
                <w:i w:val="0"/>
                <w:color w:val="auto"/>
                <w:sz w:val="24"/>
                <w:szCs w:val="24"/>
                <w:rPrChange w:id="4096" w:author="Madhura Ramojwar" w:date="2021-04-20T12:37:00Z">
                  <w:rPr>
                    <w:rStyle w:val="BlueItalics"/>
                    <w:i w:val="0"/>
                    <w:color w:val="auto"/>
                  </w:rPr>
                </w:rPrChange>
              </w:rPr>
              <w:pPrChange w:id="4097" w:author="Madhura Ramojwar" w:date="2021-03-16T15:51:00Z">
                <w:pPr>
                  <w:pStyle w:val="TableHeader"/>
                </w:pPr>
              </w:pPrChange>
            </w:pPr>
            <w:r w:rsidRPr="00841475">
              <w:rPr>
                <w:rStyle w:val="BlueItalics"/>
                <w:rFonts w:asciiTheme="minorHAnsi" w:hAnsiTheme="minorHAnsi" w:cstheme="minorHAnsi"/>
                <w:i w:val="0"/>
                <w:color w:val="auto"/>
                <w:sz w:val="24"/>
                <w:szCs w:val="24"/>
                <w:rPrChange w:id="4098" w:author="Madhura Ramojwar" w:date="2021-04-20T12:37:00Z">
                  <w:rPr>
                    <w:rStyle w:val="BlueItalics"/>
                    <w:i w:val="0"/>
                    <w:color w:val="auto"/>
                  </w:rPr>
                </w:rPrChange>
              </w:rPr>
              <w:t>Date</w:t>
            </w:r>
          </w:p>
        </w:tc>
        <w:tc>
          <w:tcPr>
            <w:tcW w:w="903" w:type="dxa"/>
            <w:shd w:val="clear" w:color="auto" w:fill="D9D9D9" w:themeFill="background1" w:themeFillShade="D9"/>
            <w:vAlign w:val="center"/>
          </w:tcPr>
          <w:p w14:paraId="2DF8B5F7" w14:textId="77777777" w:rsidR="00C44C83" w:rsidRPr="00841475" w:rsidRDefault="00C44C83">
            <w:pPr>
              <w:pStyle w:val="TableHeader"/>
              <w:jc w:val="left"/>
              <w:rPr>
                <w:rStyle w:val="BlueItalics"/>
                <w:rFonts w:asciiTheme="minorHAnsi" w:hAnsiTheme="minorHAnsi" w:cstheme="minorHAnsi"/>
                <w:i w:val="0"/>
                <w:color w:val="auto"/>
                <w:sz w:val="24"/>
                <w:szCs w:val="24"/>
                <w:rPrChange w:id="4099" w:author="Madhura Ramojwar" w:date="2021-04-20T12:37:00Z">
                  <w:rPr>
                    <w:rStyle w:val="BlueItalics"/>
                    <w:i w:val="0"/>
                    <w:color w:val="auto"/>
                  </w:rPr>
                </w:rPrChange>
              </w:rPr>
              <w:pPrChange w:id="4100" w:author="Madhura Ramojwar" w:date="2021-03-16T15:51:00Z">
                <w:pPr>
                  <w:pStyle w:val="TableHeader"/>
                </w:pPr>
              </w:pPrChange>
            </w:pPr>
            <w:r w:rsidRPr="00841475">
              <w:rPr>
                <w:rStyle w:val="BlueItalics"/>
                <w:rFonts w:asciiTheme="minorHAnsi" w:hAnsiTheme="minorHAnsi" w:cstheme="minorHAnsi"/>
                <w:i w:val="0"/>
                <w:color w:val="auto"/>
                <w:sz w:val="24"/>
                <w:szCs w:val="24"/>
                <w:rPrChange w:id="4101" w:author="Madhura Ramojwar" w:date="2021-04-20T12:37:00Z">
                  <w:rPr>
                    <w:rStyle w:val="BlueItalics"/>
                    <w:i w:val="0"/>
                    <w:color w:val="auto"/>
                  </w:rPr>
                </w:rPrChange>
              </w:rPr>
              <w:t>Version</w:t>
            </w:r>
          </w:p>
        </w:tc>
      </w:tr>
      <w:tr w:rsidR="00C44C83" w:rsidRPr="00841475" w14:paraId="40A47442" w14:textId="77777777" w:rsidTr="005A58CF">
        <w:trPr>
          <w:trHeight w:val="676"/>
        </w:trPr>
        <w:tc>
          <w:tcPr>
            <w:tcW w:w="2515" w:type="dxa"/>
            <w:shd w:val="clear" w:color="auto" w:fill="D9D9D9" w:themeFill="background1" w:themeFillShade="D9"/>
          </w:tcPr>
          <w:p w14:paraId="23CFBA65" w14:textId="77777777" w:rsidR="00C44C83" w:rsidRPr="00841475" w:rsidRDefault="00C44C83" w:rsidP="00B570CF">
            <w:pPr>
              <w:pStyle w:val="TableEntry"/>
              <w:rPr>
                <w:rStyle w:val="BlueItalics"/>
                <w:rFonts w:asciiTheme="minorHAnsi" w:hAnsiTheme="minorHAnsi" w:cstheme="minorHAnsi"/>
                <w:i w:val="0"/>
                <w:color w:val="auto"/>
                <w:sz w:val="24"/>
                <w:szCs w:val="24"/>
                <w:rPrChange w:id="4102" w:author="Madhura Ramojwar" w:date="2021-04-20T12:37:00Z">
                  <w:rPr>
                    <w:rStyle w:val="BlueItalics"/>
                    <w:i w:val="0"/>
                    <w:color w:val="auto"/>
                  </w:rPr>
                </w:rPrChange>
              </w:rPr>
            </w:pPr>
            <w:r w:rsidRPr="00841475">
              <w:rPr>
                <w:rStyle w:val="BlueItalics"/>
                <w:rFonts w:asciiTheme="minorHAnsi" w:hAnsiTheme="minorHAnsi" w:cstheme="minorHAnsi"/>
                <w:i w:val="0"/>
                <w:color w:val="auto"/>
                <w:sz w:val="24"/>
                <w:szCs w:val="24"/>
                <w:rPrChange w:id="4103" w:author="Madhura Ramojwar" w:date="2021-04-20T12:37:00Z">
                  <w:rPr>
                    <w:rStyle w:val="BlueItalics"/>
                    <w:i w:val="0"/>
                    <w:color w:val="auto"/>
                  </w:rPr>
                </w:rPrChange>
              </w:rPr>
              <w:t>Common Specifications</w:t>
            </w:r>
          </w:p>
        </w:tc>
        <w:tc>
          <w:tcPr>
            <w:tcW w:w="7832" w:type="dxa"/>
          </w:tcPr>
          <w:p w14:paraId="732E76ED" w14:textId="77777777" w:rsidR="00C44C83" w:rsidRPr="00841475" w:rsidRDefault="00C44C83" w:rsidP="001F5737">
            <w:pPr>
              <w:pStyle w:val="TableEntry"/>
              <w:rPr>
                <w:rStyle w:val="BlueItalics"/>
                <w:rFonts w:asciiTheme="minorHAnsi" w:hAnsiTheme="minorHAnsi" w:cstheme="minorHAnsi"/>
                <w:i w:val="0"/>
                <w:color w:val="00B050"/>
                <w:sz w:val="24"/>
                <w:szCs w:val="24"/>
                <w:rPrChange w:id="4104" w:author="Madhura Ramojwar" w:date="2021-04-20T12:37:00Z">
                  <w:rPr>
                    <w:rStyle w:val="BlueItalics"/>
                    <w:i w:val="0"/>
                    <w:color w:val="00B050"/>
                  </w:rPr>
                </w:rPrChange>
              </w:rPr>
            </w:pPr>
          </w:p>
        </w:tc>
        <w:tc>
          <w:tcPr>
            <w:tcW w:w="1710" w:type="dxa"/>
          </w:tcPr>
          <w:p w14:paraId="589551D1" w14:textId="77777777" w:rsidR="00C44C83" w:rsidRPr="00841475" w:rsidRDefault="00C44C83">
            <w:pPr>
              <w:pStyle w:val="TableEntry"/>
              <w:rPr>
                <w:rStyle w:val="BlueItalics"/>
                <w:rFonts w:asciiTheme="minorHAnsi" w:hAnsiTheme="minorHAnsi" w:cstheme="minorHAnsi"/>
                <w:i w:val="0"/>
                <w:color w:val="00B050"/>
                <w:sz w:val="24"/>
                <w:szCs w:val="24"/>
                <w:rPrChange w:id="4105" w:author="Madhura Ramojwar" w:date="2021-04-20T12:37:00Z">
                  <w:rPr>
                    <w:rStyle w:val="BlueItalics"/>
                    <w:i w:val="0"/>
                    <w:color w:val="00B050"/>
                  </w:rPr>
                </w:rPrChange>
              </w:rPr>
            </w:pPr>
          </w:p>
        </w:tc>
        <w:tc>
          <w:tcPr>
            <w:tcW w:w="903" w:type="dxa"/>
          </w:tcPr>
          <w:p w14:paraId="7370922B" w14:textId="77777777" w:rsidR="00C44C83" w:rsidRPr="00841475" w:rsidRDefault="00C44C83">
            <w:pPr>
              <w:pStyle w:val="TableEntry"/>
              <w:rPr>
                <w:rStyle w:val="BlueItalics"/>
                <w:rFonts w:asciiTheme="minorHAnsi" w:hAnsiTheme="minorHAnsi" w:cstheme="minorHAnsi"/>
                <w:i w:val="0"/>
                <w:color w:val="00B050"/>
                <w:sz w:val="24"/>
                <w:szCs w:val="24"/>
                <w:rPrChange w:id="4106" w:author="Madhura Ramojwar" w:date="2021-04-20T12:37:00Z">
                  <w:rPr>
                    <w:rStyle w:val="BlueItalics"/>
                    <w:i w:val="0"/>
                    <w:color w:val="00B050"/>
                  </w:rPr>
                </w:rPrChange>
              </w:rPr>
            </w:pPr>
          </w:p>
        </w:tc>
      </w:tr>
      <w:tr w:rsidR="00C44C83" w:rsidRPr="00841475" w14:paraId="3BF0B4F2" w14:textId="77777777" w:rsidTr="005A58CF">
        <w:tc>
          <w:tcPr>
            <w:tcW w:w="2515" w:type="dxa"/>
            <w:vMerge w:val="restart"/>
            <w:shd w:val="clear" w:color="auto" w:fill="D9D9D9" w:themeFill="background1" w:themeFillShade="D9"/>
          </w:tcPr>
          <w:p w14:paraId="000CCC8A" w14:textId="77777777" w:rsidR="00C44C83" w:rsidRPr="00841475" w:rsidRDefault="00C44C83" w:rsidP="00B570CF">
            <w:pPr>
              <w:pStyle w:val="TableEntry"/>
              <w:rPr>
                <w:rStyle w:val="BlueItalics"/>
                <w:rFonts w:asciiTheme="minorHAnsi" w:hAnsiTheme="minorHAnsi" w:cstheme="minorHAnsi"/>
                <w:i w:val="0"/>
                <w:color w:val="auto"/>
                <w:sz w:val="24"/>
                <w:szCs w:val="24"/>
                <w:rPrChange w:id="4107" w:author="Madhura Ramojwar" w:date="2021-04-20T12:37:00Z">
                  <w:rPr>
                    <w:rStyle w:val="BlueItalics"/>
                    <w:i w:val="0"/>
                    <w:color w:val="auto"/>
                  </w:rPr>
                </w:rPrChange>
              </w:rPr>
            </w:pPr>
            <w:r w:rsidRPr="00841475">
              <w:rPr>
                <w:rStyle w:val="BlueItalics"/>
                <w:rFonts w:asciiTheme="minorHAnsi" w:hAnsiTheme="minorHAnsi" w:cstheme="minorHAnsi"/>
                <w:i w:val="0"/>
                <w:color w:val="auto"/>
                <w:sz w:val="24"/>
                <w:szCs w:val="24"/>
                <w:rPrChange w:id="4108" w:author="Madhura Ramojwar" w:date="2021-04-20T12:37:00Z">
                  <w:rPr>
                    <w:rStyle w:val="BlueItalics"/>
                    <w:i w:val="0"/>
                    <w:color w:val="auto"/>
                  </w:rPr>
                </w:rPrChange>
              </w:rPr>
              <w:t>Harmonized Standards</w:t>
            </w:r>
          </w:p>
        </w:tc>
        <w:tc>
          <w:tcPr>
            <w:tcW w:w="7832" w:type="dxa"/>
          </w:tcPr>
          <w:p w14:paraId="060F8554" w14:textId="77777777" w:rsidR="00C44C83" w:rsidRPr="00841475" w:rsidRDefault="00C44C83" w:rsidP="001F5737">
            <w:pPr>
              <w:pStyle w:val="TableEntry"/>
              <w:rPr>
                <w:rStyle w:val="BlueItalics"/>
                <w:rFonts w:asciiTheme="minorHAnsi" w:hAnsiTheme="minorHAnsi" w:cstheme="minorHAnsi"/>
                <w:i w:val="0"/>
                <w:color w:val="00B050"/>
                <w:sz w:val="24"/>
                <w:szCs w:val="24"/>
                <w:rPrChange w:id="4109" w:author="Madhura Ramojwar" w:date="2021-04-20T12:37:00Z">
                  <w:rPr>
                    <w:rStyle w:val="BlueItalics"/>
                    <w:i w:val="0"/>
                    <w:color w:val="00B050"/>
                  </w:rPr>
                </w:rPrChange>
              </w:rPr>
            </w:pPr>
            <w:r w:rsidRPr="00841475">
              <w:rPr>
                <w:rStyle w:val="BlueItalics"/>
                <w:rFonts w:asciiTheme="minorHAnsi" w:hAnsiTheme="minorHAnsi" w:cstheme="minorHAnsi"/>
                <w:i w:val="0"/>
                <w:color w:val="00B050"/>
                <w:sz w:val="24"/>
                <w:szCs w:val="24"/>
                <w:rPrChange w:id="4110" w:author="Madhura Ramojwar" w:date="2021-04-20T12:37:00Z">
                  <w:rPr>
                    <w:rStyle w:val="BlueItalics"/>
                    <w:i w:val="0"/>
                    <w:color w:val="00B050"/>
                  </w:rPr>
                </w:rPrChange>
              </w:rPr>
              <w:t>ISO 14155:2011(EN) Clinical investigation of medical devices for human subjects – Good clinical practice</w:t>
            </w:r>
          </w:p>
        </w:tc>
        <w:tc>
          <w:tcPr>
            <w:tcW w:w="1710" w:type="dxa"/>
          </w:tcPr>
          <w:p w14:paraId="1C7AAE07" w14:textId="77777777" w:rsidR="00C44C83" w:rsidRPr="00841475" w:rsidRDefault="00C44C83">
            <w:pPr>
              <w:pStyle w:val="TableEntry"/>
              <w:rPr>
                <w:rStyle w:val="BlueItalics"/>
                <w:rFonts w:asciiTheme="minorHAnsi" w:hAnsiTheme="minorHAnsi" w:cstheme="minorHAnsi"/>
                <w:i w:val="0"/>
                <w:color w:val="00B050"/>
                <w:sz w:val="24"/>
                <w:szCs w:val="24"/>
                <w:rPrChange w:id="4111" w:author="Madhura Ramojwar" w:date="2021-04-20T12:37:00Z">
                  <w:rPr>
                    <w:rStyle w:val="BlueItalics"/>
                    <w:i w:val="0"/>
                    <w:color w:val="00B050"/>
                  </w:rPr>
                </w:rPrChange>
              </w:rPr>
            </w:pPr>
            <w:r w:rsidRPr="00841475">
              <w:rPr>
                <w:rStyle w:val="BlueItalics"/>
                <w:rFonts w:asciiTheme="minorHAnsi" w:hAnsiTheme="minorHAnsi" w:cstheme="minorHAnsi"/>
                <w:i w:val="0"/>
                <w:color w:val="00B050"/>
                <w:sz w:val="24"/>
                <w:szCs w:val="24"/>
                <w:rPrChange w:id="4112" w:author="Madhura Ramojwar" w:date="2021-04-20T12:37:00Z">
                  <w:rPr>
                    <w:rStyle w:val="BlueItalics"/>
                    <w:i w:val="0"/>
                    <w:color w:val="00B050"/>
                  </w:rPr>
                </w:rPrChange>
              </w:rPr>
              <w:t>2011</w:t>
            </w:r>
          </w:p>
        </w:tc>
        <w:tc>
          <w:tcPr>
            <w:tcW w:w="903" w:type="dxa"/>
          </w:tcPr>
          <w:p w14:paraId="297300C1" w14:textId="77777777" w:rsidR="00C44C83" w:rsidRPr="00841475" w:rsidRDefault="00C44C83">
            <w:pPr>
              <w:pStyle w:val="TableEntry"/>
              <w:rPr>
                <w:rStyle w:val="BlueItalics"/>
                <w:rFonts w:asciiTheme="minorHAnsi" w:hAnsiTheme="minorHAnsi" w:cstheme="minorHAnsi"/>
                <w:i w:val="0"/>
                <w:color w:val="00B050"/>
                <w:sz w:val="24"/>
                <w:szCs w:val="24"/>
                <w:rPrChange w:id="4113" w:author="Madhura Ramojwar" w:date="2021-04-20T12:37:00Z">
                  <w:rPr>
                    <w:rStyle w:val="BlueItalics"/>
                    <w:i w:val="0"/>
                    <w:color w:val="00B050"/>
                  </w:rPr>
                </w:rPrChange>
              </w:rPr>
            </w:pPr>
          </w:p>
        </w:tc>
      </w:tr>
      <w:tr w:rsidR="00C44C83" w:rsidRPr="00841475" w14:paraId="79CD1421" w14:textId="77777777" w:rsidTr="005A58CF">
        <w:tc>
          <w:tcPr>
            <w:tcW w:w="2515" w:type="dxa"/>
            <w:vMerge/>
            <w:shd w:val="clear" w:color="auto" w:fill="D9D9D9" w:themeFill="background1" w:themeFillShade="D9"/>
          </w:tcPr>
          <w:p w14:paraId="1C5A70AC" w14:textId="77777777" w:rsidR="00C44C83" w:rsidRPr="00841475" w:rsidRDefault="00C44C83">
            <w:pPr>
              <w:pStyle w:val="TableEntry"/>
              <w:rPr>
                <w:rStyle w:val="BlueItalics"/>
                <w:rFonts w:asciiTheme="minorHAnsi" w:hAnsiTheme="minorHAnsi" w:cstheme="minorHAnsi"/>
                <w:i w:val="0"/>
                <w:color w:val="auto"/>
                <w:sz w:val="24"/>
                <w:szCs w:val="24"/>
                <w:rPrChange w:id="4114" w:author="Madhura Ramojwar" w:date="2021-04-20T12:37:00Z">
                  <w:rPr>
                    <w:rStyle w:val="BlueItalics"/>
                    <w:i w:val="0"/>
                    <w:color w:val="auto"/>
                    <w:sz w:val="24"/>
                    <w:szCs w:val="24"/>
                  </w:rPr>
                </w:rPrChange>
              </w:rPr>
            </w:pPr>
          </w:p>
        </w:tc>
        <w:tc>
          <w:tcPr>
            <w:tcW w:w="7832" w:type="dxa"/>
          </w:tcPr>
          <w:p w14:paraId="54A13845" w14:textId="3E2B3120" w:rsidR="00C44C83" w:rsidRPr="00841475" w:rsidRDefault="00C44C83">
            <w:pPr>
              <w:pStyle w:val="TableEntry"/>
              <w:rPr>
                <w:rStyle w:val="BlueItalics"/>
                <w:rFonts w:asciiTheme="minorHAnsi" w:hAnsiTheme="minorHAnsi" w:cstheme="minorHAnsi"/>
                <w:i w:val="0"/>
                <w:color w:val="00B050"/>
                <w:sz w:val="24"/>
                <w:szCs w:val="24"/>
                <w:rPrChange w:id="4115" w:author="Madhura Ramojwar" w:date="2021-04-20T12:37:00Z">
                  <w:rPr>
                    <w:rStyle w:val="BlueItalics"/>
                    <w:i w:val="0"/>
                    <w:color w:val="00B050"/>
                  </w:rPr>
                </w:rPrChange>
              </w:rPr>
            </w:pPr>
            <w:r w:rsidRPr="00841475">
              <w:rPr>
                <w:rStyle w:val="BlueItalics"/>
                <w:rFonts w:asciiTheme="minorHAnsi" w:hAnsiTheme="minorHAnsi" w:cstheme="minorHAnsi"/>
                <w:i w:val="0"/>
                <w:color w:val="00B050"/>
                <w:sz w:val="24"/>
                <w:szCs w:val="24"/>
                <w:rPrChange w:id="4116" w:author="Madhura Ramojwar" w:date="2021-04-20T12:37:00Z">
                  <w:rPr>
                    <w:rStyle w:val="BlueItalics"/>
                    <w:i w:val="0"/>
                    <w:color w:val="00B050"/>
                  </w:rPr>
                </w:rPrChange>
              </w:rPr>
              <w:t>ISO 14971:20</w:t>
            </w:r>
            <w:r w:rsidR="005A58CF" w:rsidRPr="00841475">
              <w:rPr>
                <w:rStyle w:val="BlueItalics"/>
                <w:rFonts w:asciiTheme="minorHAnsi" w:hAnsiTheme="minorHAnsi" w:cstheme="minorHAnsi"/>
                <w:i w:val="0"/>
                <w:color w:val="00B050"/>
                <w:sz w:val="24"/>
                <w:szCs w:val="24"/>
                <w:rPrChange w:id="4117" w:author="Madhura Ramojwar" w:date="2021-04-20T12:37:00Z">
                  <w:rPr>
                    <w:rStyle w:val="BlueItalics"/>
                    <w:i w:val="0"/>
                    <w:color w:val="00B050"/>
                  </w:rPr>
                </w:rPrChange>
              </w:rPr>
              <w:t>12</w:t>
            </w:r>
            <w:r w:rsidRPr="00841475">
              <w:rPr>
                <w:rStyle w:val="BlueItalics"/>
                <w:rFonts w:asciiTheme="minorHAnsi" w:hAnsiTheme="minorHAnsi" w:cstheme="minorHAnsi"/>
                <w:i w:val="0"/>
                <w:color w:val="00B050"/>
                <w:sz w:val="24"/>
                <w:szCs w:val="24"/>
                <w:rPrChange w:id="4118" w:author="Madhura Ramojwar" w:date="2021-04-20T12:37:00Z">
                  <w:rPr>
                    <w:rStyle w:val="BlueItalics"/>
                    <w:i w:val="0"/>
                    <w:color w:val="00B050"/>
                  </w:rPr>
                </w:rPrChange>
              </w:rPr>
              <w:t xml:space="preserve"> Medical devices—Application of risk management to medical devices</w:t>
            </w:r>
          </w:p>
        </w:tc>
        <w:tc>
          <w:tcPr>
            <w:tcW w:w="1710" w:type="dxa"/>
          </w:tcPr>
          <w:p w14:paraId="47F89B56" w14:textId="59E358A7" w:rsidR="00C44C83" w:rsidRPr="00841475" w:rsidRDefault="00C44C83">
            <w:pPr>
              <w:pStyle w:val="TableEntry"/>
              <w:rPr>
                <w:rStyle w:val="BlueItalics"/>
                <w:rFonts w:asciiTheme="minorHAnsi" w:hAnsiTheme="minorHAnsi" w:cstheme="minorHAnsi"/>
                <w:i w:val="0"/>
                <w:color w:val="00B050"/>
                <w:sz w:val="24"/>
                <w:szCs w:val="24"/>
                <w:rPrChange w:id="4119" w:author="Madhura Ramojwar" w:date="2021-04-20T12:37:00Z">
                  <w:rPr>
                    <w:rStyle w:val="BlueItalics"/>
                    <w:i w:val="0"/>
                    <w:color w:val="00B050"/>
                  </w:rPr>
                </w:rPrChange>
              </w:rPr>
            </w:pPr>
            <w:r w:rsidRPr="00841475">
              <w:rPr>
                <w:rStyle w:val="BlueItalics"/>
                <w:rFonts w:asciiTheme="minorHAnsi" w:hAnsiTheme="minorHAnsi" w:cstheme="minorHAnsi"/>
                <w:i w:val="0"/>
                <w:color w:val="00B050"/>
                <w:sz w:val="24"/>
                <w:szCs w:val="24"/>
                <w:rPrChange w:id="4120" w:author="Madhura Ramojwar" w:date="2021-04-20T12:37:00Z">
                  <w:rPr>
                    <w:rStyle w:val="BlueItalics"/>
                    <w:i w:val="0"/>
                    <w:color w:val="00B050"/>
                  </w:rPr>
                </w:rPrChange>
              </w:rPr>
              <w:t>20</w:t>
            </w:r>
            <w:r w:rsidR="000F21C4" w:rsidRPr="00841475">
              <w:rPr>
                <w:rStyle w:val="BlueItalics"/>
                <w:rFonts w:asciiTheme="minorHAnsi" w:hAnsiTheme="minorHAnsi" w:cstheme="minorHAnsi"/>
                <w:i w:val="0"/>
                <w:color w:val="00B050"/>
                <w:sz w:val="24"/>
                <w:szCs w:val="24"/>
                <w:rPrChange w:id="4121" w:author="Madhura Ramojwar" w:date="2021-04-20T12:37:00Z">
                  <w:rPr>
                    <w:rStyle w:val="BlueItalics"/>
                    <w:i w:val="0"/>
                    <w:color w:val="00B050"/>
                  </w:rPr>
                </w:rPrChange>
              </w:rPr>
              <w:t>12</w:t>
            </w:r>
          </w:p>
        </w:tc>
        <w:tc>
          <w:tcPr>
            <w:tcW w:w="903" w:type="dxa"/>
          </w:tcPr>
          <w:p w14:paraId="276C1E24" w14:textId="77777777" w:rsidR="00C44C83" w:rsidRPr="00841475" w:rsidRDefault="00C44C83">
            <w:pPr>
              <w:pStyle w:val="TableEntry"/>
              <w:rPr>
                <w:rStyle w:val="BlueItalics"/>
                <w:rFonts w:asciiTheme="minorHAnsi" w:hAnsiTheme="minorHAnsi" w:cstheme="minorHAnsi"/>
                <w:i w:val="0"/>
                <w:color w:val="00B050"/>
                <w:sz w:val="24"/>
                <w:szCs w:val="24"/>
                <w:rPrChange w:id="4122" w:author="Madhura Ramojwar" w:date="2021-04-20T12:37:00Z">
                  <w:rPr>
                    <w:rStyle w:val="BlueItalics"/>
                    <w:i w:val="0"/>
                    <w:color w:val="00B050"/>
                  </w:rPr>
                </w:rPrChange>
              </w:rPr>
            </w:pPr>
          </w:p>
        </w:tc>
      </w:tr>
      <w:tr w:rsidR="00C44C83" w:rsidRPr="00841475" w14:paraId="373BCBED" w14:textId="77777777" w:rsidTr="005A58CF">
        <w:tc>
          <w:tcPr>
            <w:tcW w:w="2515" w:type="dxa"/>
            <w:vMerge/>
            <w:shd w:val="clear" w:color="auto" w:fill="D9D9D9" w:themeFill="background1" w:themeFillShade="D9"/>
          </w:tcPr>
          <w:p w14:paraId="4B8A3A03" w14:textId="77777777" w:rsidR="00C44C83" w:rsidRPr="00841475" w:rsidRDefault="00C44C83">
            <w:pPr>
              <w:pStyle w:val="TableEntry"/>
              <w:rPr>
                <w:rStyle w:val="BlueItalics"/>
                <w:rFonts w:asciiTheme="minorHAnsi" w:hAnsiTheme="minorHAnsi" w:cstheme="minorHAnsi"/>
                <w:i w:val="0"/>
                <w:color w:val="auto"/>
                <w:sz w:val="24"/>
                <w:szCs w:val="24"/>
                <w:rPrChange w:id="4123" w:author="Madhura Ramojwar" w:date="2021-04-20T12:37:00Z">
                  <w:rPr>
                    <w:rStyle w:val="BlueItalics"/>
                    <w:i w:val="0"/>
                    <w:color w:val="auto"/>
                    <w:sz w:val="24"/>
                    <w:szCs w:val="24"/>
                  </w:rPr>
                </w:rPrChange>
              </w:rPr>
            </w:pPr>
          </w:p>
        </w:tc>
        <w:tc>
          <w:tcPr>
            <w:tcW w:w="7832" w:type="dxa"/>
          </w:tcPr>
          <w:p w14:paraId="10E06108" w14:textId="77777777" w:rsidR="00C44C83" w:rsidRPr="00841475" w:rsidRDefault="00C44C83">
            <w:pPr>
              <w:pStyle w:val="TableEntry"/>
              <w:rPr>
                <w:rStyle w:val="BlueItalics"/>
                <w:rFonts w:asciiTheme="minorHAnsi" w:hAnsiTheme="minorHAnsi" w:cstheme="minorHAnsi"/>
                <w:i w:val="0"/>
                <w:color w:val="00B050"/>
                <w:sz w:val="24"/>
                <w:szCs w:val="24"/>
                <w:rPrChange w:id="4124" w:author="Madhura Ramojwar" w:date="2021-04-20T12:37:00Z">
                  <w:rPr>
                    <w:rStyle w:val="BlueItalics"/>
                    <w:i w:val="0"/>
                    <w:color w:val="00B050"/>
                  </w:rPr>
                </w:rPrChange>
              </w:rPr>
            </w:pPr>
            <w:r w:rsidRPr="00841475">
              <w:rPr>
                <w:rStyle w:val="BlueItalics"/>
                <w:rFonts w:asciiTheme="minorHAnsi" w:hAnsiTheme="minorHAnsi" w:cstheme="minorHAnsi"/>
                <w:i w:val="0"/>
                <w:color w:val="00B050"/>
                <w:sz w:val="24"/>
                <w:szCs w:val="24"/>
                <w:rPrChange w:id="4125" w:author="Madhura Ramojwar" w:date="2021-04-20T12:37:00Z">
                  <w:rPr>
                    <w:rStyle w:val="BlueItalics"/>
                    <w:i w:val="0"/>
                    <w:color w:val="00B050"/>
                  </w:rPr>
                </w:rPrChange>
              </w:rPr>
              <w:t>ISO 13485:2016 Medical devices—Quality management systems—Requirements for regulatory purposes</w:t>
            </w:r>
          </w:p>
        </w:tc>
        <w:tc>
          <w:tcPr>
            <w:tcW w:w="1710" w:type="dxa"/>
          </w:tcPr>
          <w:p w14:paraId="0AF71E84" w14:textId="77777777" w:rsidR="00C44C83" w:rsidRPr="00841475" w:rsidRDefault="00C44C83">
            <w:pPr>
              <w:pStyle w:val="TableEntry"/>
              <w:rPr>
                <w:rStyle w:val="BlueItalics"/>
                <w:rFonts w:asciiTheme="minorHAnsi" w:hAnsiTheme="minorHAnsi" w:cstheme="minorHAnsi"/>
                <w:i w:val="0"/>
                <w:color w:val="00B050"/>
                <w:sz w:val="24"/>
                <w:szCs w:val="24"/>
                <w:rPrChange w:id="4126" w:author="Madhura Ramojwar" w:date="2021-04-20T12:37:00Z">
                  <w:rPr>
                    <w:rStyle w:val="BlueItalics"/>
                    <w:i w:val="0"/>
                    <w:color w:val="00B050"/>
                  </w:rPr>
                </w:rPrChange>
              </w:rPr>
            </w:pPr>
            <w:r w:rsidRPr="00841475">
              <w:rPr>
                <w:rStyle w:val="BlueItalics"/>
                <w:rFonts w:asciiTheme="minorHAnsi" w:hAnsiTheme="minorHAnsi" w:cstheme="minorHAnsi"/>
                <w:i w:val="0"/>
                <w:color w:val="00B050"/>
                <w:sz w:val="24"/>
                <w:szCs w:val="24"/>
                <w:rPrChange w:id="4127" w:author="Madhura Ramojwar" w:date="2021-04-20T12:37:00Z">
                  <w:rPr>
                    <w:rStyle w:val="BlueItalics"/>
                    <w:i w:val="0"/>
                    <w:color w:val="00B050"/>
                  </w:rPr>
                </w:rPrChange>
              </w:rPr>
              <w:t>2016</w:t>
            </w:r>
          </w:p>
        </w:tc>
        <w:tc>
          <w:tcPr>
            <w:tcW w:w="903" w:type="dxa"/>
          </w:tcPr>
          <w:p w14:paraId="455A60AE" w14:textId="77777777" w:rsidR="00C44C83" w:rsidRPr="00841475" w:rsidRDefault="00C44C83">
            <w:pPr>
              <w:pStyle w:val="TableEntry"/>
              <w:rPr>
                <w:rStyle w:val="BlueItalics"/>
                <w:rFonts w:asciiTheme="minorHAnsi" w:hAnsiTheme="minorHAnsi" w:cstheme="minorHAnsi"/>
                <w:i w:val="0"/>
                <w:color w:val="00B050"/>
                <w:sz w:val="24"/>
                <w:szCs w:val="24"/>
                <w:rPrChange w:id="4128" w:author="Madhura Ramojwar" w:date="2021-04-20T12:37:00Z">
                  <w:rPr>
                    <w:rStyle w:val="BlueItalics"/>
                    <w:i w:val="0"/>
                    <w:color w:val="00B050"/>
                  </w:rPr>
                </w:rPrChange>
              </w:rPr>
            </w:pPr>
          </w:p>
        </w:tc>
      </w:tr>
      <w:tr w:rsidR="00C44C83" w:rsidRPr="00841475" w14:paraId="58266A71" w14:textId="77777777" w:rsidTr="005A58CF">
        <w:tc>
          <w:tcPr>
            <w:tcW w:w="2515" w:type="dxa"/>
            <w:vMerge/>
            <w:shd w:val="clear" w:color="auto" w:fill="D9D9D9" w:themeFill="background1" w:themeFillShade="D9"/>
          </w:tcPr>
          <w:p w14:paraId="0C0B1F56" w14:textId="77777777" w:rsidR="00C44C83" w:rsidRPr="00841475" w:rsidRDefault="00C44C83">
            <w:pPr>
              <w:pStyle w:val="TableEntry"/>
              <w:rPr>
                <w:rStyle w:val="BlueItalics"/>
                <w:rFonts w:asciiTheme="minorHAnsi" w:hAnsiTheme="minorHAnsi" w:cstheme="minorHAnsi"/>
                <w:i w:val="0"/>
                <w:color w:val="auto"/>
                <w:sz w:val="24"/>
                <w:szCs w:val="24"/>
                <w:rPrChange w:id="4129" w:author="Madhura Ramojwar" w:date="2021-04-20T12:37:00Z">
                  <w:rPr>
                    <w:rStyle w:val="BlueItalics"/>
                    <w:i w:val="0"/>
                    <w:color w:val="auto"/>
                    <w:sz w:val="24"/>
                    <w:szCs w:val="24"/>
                  </w:rPr>
                </w:rPrChange>
              </w:rPr>
            </w:pPr>
          </w:p>
        </w:tc>
        <w:tc>
          <w:tcPr>
            <w:tcW w:w="7832" w:type="dxa"/>
          </w:tcPr>
          <w:p w14:paraId="21BDF0B9" w14:textId="77777777" w:rsidR="00C44C83" w:rsidRPr="00841475" w:rsidRDefault="00C44C83">
            <w:pPr>
              <w:pStyle w:val="TableEntry"/>
              <w:rPr>
                <w:rStyle w:val="BlueItalics"/>
                <w:rFonts w:asciiTheme="minorHAnsi" w:hAnsiTheme="minorHAnsi" w:cstheme="minorHAnsi"/>
                <w:i w:val="0"/>
                <w:color w:val="00B050"/>
                <w:sz w:val="24"/>
                <w:szCs w:val="24"/>
                <w:rPrChange w:id="4130" w:author="Madhura Ramojwar" w:date="2021-04-20T12:37:00Z">
                  <w:rPr>
                    <w:rStyle w:val="BlueItalics"/>
                    <w:i w:val="0"/>
                    <w:color w:val="00B050"/>
                  </w:rPr>
                </w:rPrChange>
              </w:rPr>
            </w:pPr>
          </w:p>
        </w:tc>
        <w:tc>
          <w:tcPr>
            <w:tcW w:w="1710" w:type="dxa"/>
          </w:tcPr>
          <w:p w14:paraId="0EC8B1D1" w14:textId="77777777" w:rsidR="00C44C83" w:rsidRPr="00841475" w:rsidRDefault="00C44C83">
            <w:pPr>
              <w:pStyle w:val="TableEntry"/>
              <w:rPr>
                <w:rStyle w:val="BlueItalics"/>
                <w:rFonts w:asciiTheme="minorHAnsi" w:hAnsiTheme="minorHAnsi" w:cstheme="minorHAnsi"/>
                <w:i w:val="0"/>
                <w:color w:val="00B050"/>
                <w:sz w:val="24"/>
                <w:szCs w:val="24"/>
                <w:rPrChange w:id="4131" w:author="Madhura Ramojwar" w:date="2021-04-20T12:37:00Z">
                  <w:rPr>
                    <w:rStyle w:val="BlueItalics"/>
                    <w:i w:val="0"/>
                    <w:color w:val="00B050"/>
                  </w:rPr>
                </w:rPrChange>
              </w:rPr>
            </w:pPr>
          </w:p>
        </w:tc>
        <w:tc>
          <w:tcPr>
            <w:tcW w:w="903" w:type="dxa"/>
          </w:tcPr>
          <w:p w14:paraId="445A52C7" w14:textId="77777777" w:rsidR="00C44C83" w:rsidRPr="00841475" w:rsidRDefault="00C44C83">
            <w:pPr>
              <w:pStyle w:val="TableEntry"/>
              <w:rPr>
                <w:rStyle w:val="BlueItalics"/>
                <w:rFonts w:asciiTheme="minorHAnsi" w:hAnsiTheme="minorHAnsi" w:cstheme="minorHAnsi"/>
                <w:i w:val="0"/>
                <w:color w:val="00B050"/>
                <w:sz w:val="24"/>
                <w:szCs w:val="24"/>
                <w:rPrChange w:id="4132" w:author="Madhura Ramojwar" w:date="2021-04-20T12:37:00Z">
                  <w:rPr>
                    <w:rStyle w:val="BlueItalics"/>
                    <w:i w:val="0"/>
                    <w:color w:val="00B050"/>
                  </w:rPr>
                </w:rPrChange>
              </w:rPr>
            </w:pPr>
          </w:p>
        </w:tc>
      </w:tr>
      <w:tr w:rsidR="00C44C83" w:rsidRPr="00841475" w14:paraId="06838515" w14:textId="77777777" w:rsidTr="005A58CF">
        <w:tc>
          <w:tcPr>
            <w:tcW w:w="2515" w:type="dxa"/>
            <w:vMerge w:val="restart"/>
            <w:shd w:val="clear" w:color="auto" w:fill="D9D9D9" w:themeFill="background1" w:themeFillShade="D9"/>
          </w:tcPr>
          <w:p w14:paraId="54CE5C33" w14:textId="77777777" w:rsidR="00C44C83" w:rsidRPr="00841475" w:rsidRDefault="00C44C83" w:rsidP="00B570CF">
            <w:pPr>
              <w:pStyle w:val="TableEntry"/>
              <w:rPr>
                <w:rStyle w:val="BlueItalics"/>
                <w:rFonts w:asciiTheme="minorHAnsi" w:hAnsiTheme="minorHAnsi" w:cstheme="minorHAnsi"/>
                <w:i w:val="0"/>
                <w:color w:val="auto"/>
                <w:sz w:val="24"/>
                <w:szCs w:val="24"/>
                <w:rPrChange w:id="4133" w:author="Madhura Ramojwar" w:date="2021-04-20T12:37:00Z">
                  <w:rPr>
                    <w:rStyle w:val="BlueItalics"/>
                    <w:i w:val="0"/>
                    <w:color w:val="auto"/>
                  </w:rPr>
                </w:rPrChange>
              </w:rPr>
            </w:pPr>
            <w:r w:rsidRPr="00841475">
              <w:rPr>
                <w:rStyle w:val="BlueItalics"/>
                <w:rFonts w:asciiTheme="minorHAnsi" w:hAnsiTheme="minorHAnsi" w:cstheme="minorHAnsi"/>
                <w:i w:val="0"/>
                <w:color w:val="auto"/>
                <w:sz w:val="24"/>
                <w:szCs w:val="24"/>
                <w:rPrChange w:id="4134" w:author="Madhura Ramojwar" w:date="2021-04-20T12:37:00Z">
                  <w:rPr>
                    <w:rStyle w:val="BlueItalics"/>
                    <w:i w:val="0"/>
                    <w:color w:val="auto"/>
                  </w:rPr>
                </w:rPrChange>
              </w:rPr>
              <w:t>Guidance Documents</w:t>
            </w:r>
          </w:p>
        </w:tc>
        <w:tc>
          <w:tcPr>
            <w:tcW w:w="7832" w:type="dxa"/>
          </w:tcPr>
          <w:p w14:paraId="0BB3E0A1" w14:textId="77777777" w:rsidR="00C44C83" w:rsidRPr="00841475" w:rsidRDefault="00C44C83" w:rsidP="001F5737">
            <w:pPr>
              <w:pStyle w:val="TableEntry"/>
              <w:rPr>
                <w:rStyle w:val="BlueItalics"/>
                <w:rFonts w:asciiTheme="minorHAnsi" w:hAnsiTheme="minorHAnsi" w:cstheme="minorHAnsi"/>
                <w:i w:val="0"/>
                <w:color w:val="00B050"/>
                <w:sz w:val="24"/>
                <w:szCs w:val="24"/>
                <w:rPrChange w:id="4135" w:author="Madhura Ramojwar" w:date="2021-04-20T12:37:00Z">
                  <w:rPr>
                    <w:rStyle w:val="BlueItalics"/>
                    <w:i w:val="0"/>
                    <w:color w:val="00B050"/>
                  </w:rPr>
                </w:rPrChange>
              </w:rPr>
            </w:pPr>
            <w:r w:rsidRPr="00841475">
              <w:rPr>
                <w:rStyle w:val="BlueItalics"/>
                <w:rFonts w:asciiTheme="minorHAnsi" w:hAnsiTheme="minorHAnsi" w:cstheme="minorHAnsi"/>
                <w:i w:val="0"/>
                <w:color w:val="00B050"/>
                <w:sz w:val="24"/>
                <w:szCs w:val="24"/>
                <w:rPrChange w:id="4136" w:author="Madhura Ramojwar" w:date="2021-04-20T12:37:00Z">
                  <w:rPr>
                    <w:rStyle w:val="BlueItalics"/>
                    <w:i w:val="0"/>
                    <w:color w:val="00B050"/>
                  </w:rPr>
                </w:rPrChange>
              </w:rPr>
              <w:t>2020-7 Post-market clinical follow-up (PMCF) Plan Template A guide for manufacturers and notified bodies</w:t>
            </w:r>
          </w:p>
        </w:tc>
        <w:tc>
          <w:tcPr>
            <w:tcW w:w="1710" w:type="dxa"/>
          </w:tcPr>
          <w:p w14:paraId="0EBD3AA3" w14:textId="77777777" w:rsidR="00C44C83" w:rsidRPr="00841475" w:rsidRDefault="00C44C83">
            <w:pPr>
              <w:pStyle w:val="TableEntry"/>
              <w:rPr>
                <w:rStyle w:val="BlueItalics"/>
                <w:rFonts w:asciiTheme="minorHAnsi" w:hAnsiTheme="minorHAnsi" w:cstheme="minorHAnsi"/>
                <w:i w:val="0"/>
                <w:color w:val="00B050"/>
                <w:sz w:val="24"/>
                <w:szCs w:val="24"/>
                <w:rPrChange w:id="4137" w:author="Madhura Ramojwar" w:date="2021-04-20T12:37:00Z">
                  <w:rPr>
                    <w:rStyle w:val="BlueItalics"/>
                    <w:i w:val="0"/>
                    <w:color w:val="00B050"/>
                  </w:rPr>
                </w:rPrChange>
              </w:rPr>
            </w:pPr>
            <w:r w:rsidRPr="00841475">
              <w:rPr>
                <w:rStyle w:val="BlueItalics"/>
                <w:rFonts w:asciiTheme="minorHAnsi" w:hAnsiTheme="minorHAnsi" w:cstheme="minorHAnsi"/>
                <w:i w:val="0"/>
                <w:color w:val="00B050"/>
                <w:sz w:val="24"/>
                <w:szCs w:val="24"/>
                <w:rPrChange w:id="4138" w:author="Madhura Ramojwar" w:date="2021-04-20T12:37:00Z">
                  <w:rPr>
                    <w:rStyle w:val="BlueItalics"/>
                    <w:i w:val="0"/>
                    <w:color w:val="00B050"/>
                  </w:rPr>
                </w:rPrChange>
              </w:rPr>
              <w:t>April 2020</w:t>
            </w:r>
          </w:p>
        </w:tc>
        <w:tc>
          <w:tcPr>
            <w:tcW w:w="903" w:type="dxa"/>
          </w:tcPr>
          <w:p w14:paraId="0C7F30E5" w14:textId="77777777" w:rsidR="00C44C83" w:rsidRPr="00841475" w:rsidRDefault="00C44C83">
            <w:pPr>
              <w:pStyle w:val="TableEntry"/>
              <w:rPr>
                <w:rStyle w:val="BlueItalics"/>
                <w:rFonts w:asciiTheme="minorHAnsi" w:hAnsiTheme="minorHAnsi" w:cstheme="minorHAnsi"/>
                <w:i w:val="0"/>
                <w:color w:val="00B050"/>
                <w:sz w:val="24"/>
                <w:szCs w:val="24"/>
                <w:rPrChange w:id="4139" w:author="Madhura Ramojwar" w:date="2021-04-20T12:37:00Z">
                  <w:rPr>
                    <w:rStyle w:val="BlueItalics"/>
                    <w:i w:val="0"/>
                    <w:color w:val="00B050"/>
                  </w:rPr>
                </w:rPrChange>
              </w:rPr>
            </w:pPr>
            <w:r w:rsidRPr="00841475">
              <w:rPr>
                <w:rStyle w:val="BlueItalics"/>
                <w:rFonts w:asciiTheme="minorHAnsi" w:hAnsiTheme="minorHAnsi" w:cstheme="minorHAnsi"/>
                <w:i w:val="0"/>
                <w:color w:val="00B050"/>
                <w:sz w:val="24"/>
                <w:szCs w:val="24"/>
                <w:rPrChange w:id="4140" w:author="Madhura Ramojwar" w:date="2021-04-20T12:37:00Z">
                  <w:rPr>
                    <w:rStyle w:val="BlueItalics"/>
                    <w:i w:val="0"/>
                    <w:color w:val="00B050"/>
                  </w:rPr>
                </w:rPrChange>
              </w:rPr>
              <w:t>-</w:t>
            </w:r>
          </w:p>
        </w:tc>
      </w:tr>
      <w:tr w:rsidR="00C44C83" w:rsidRPr="00841475" w14:paraId="1571C7D4" w14:textId="77777777" w:rsidTr="005A58CF">
        <w:tc>
          <w:tcPr>
            <w:tcW w:w="2515" w:type="dxa"/>
            <w:vMerge/>
            <w:shd w:val="clear" w:color="auto" w:fill="D9D9D9" w:themeFill="background1" w:themeFillShade="D9"/>
          </w:tcPr>
          <w:p w14:paraId="7E951978" w14:textId="77777777" w:rsidR="00C44C83" w:rsidRPr="00841475" w:rsidRDefault="00C44C83">
            <w:pPr>
              <w:pStyle w:val="TableEntry"/>
              <w:rPr>
                <w:rStyle w:val="BlueItalics"/>
                <w:rFonts w:asciiTheme="minorHAnsi" w:hAnsiTheme="minorHAnsi" w:cstheme="minorHAnsi"/>
                <w:color w:val="00B050"/>
                <w:sz w:val="24"/>
                <w:szCs w:val="24"/>
                <w:rPrChange w:id="4141" w:author="Madhura Ramojwar" w:date="2021-04-20T12:37:00Z">
                  <w:rPr>
                    <w:rStyle w:val="BlueItalics"/>
                    <w:color w:val="00B050"/>
                    <w:sz w:val="24"/>
                    <w:szCs w:val="24"/>
                  </w:rPr>
                </w:rPrChange>
              </w:rPr>
            </w:pPr>
          </w:p>
        </w:tc>
        <w:tc>
          <w:tcPr>
            <w:tcW w:w="7832" w:type="dxa"/>
          </w:tcPr>
          <w:p w14:paraId="38FEFC31" w14:textId="77777777" w:rsidR="00C44C83" w:rsidRPr="00841475" w:rsidRDefault="00C44C83">
            <w:pPr>
              <w:pStyle w:val="TableEntry"/>
              <w:rPr>
                <w:rStyle w:val="BlueItalics"/>
                <w:rFonts w:asciiTheme="minorHAnsi" w:hAnsiTheme="minorHAnsi" w:cstheme="minorHAnsi"/>
                <w:i w:val="0"/>
                <w:color w:val="00B050"/>
                <w:sz w:val="24"/>
                <w:szCs w:val="24"/>
                <w:rPrChange w:id="4142" w:author="Madhura Ramojwar" w:date="2021-04-20T12:37:00Z">
                  <w:rPr>
                    <w:rStyle w:val="BlueItalics"/>
                    <w:i w:val="0"/>
                    <w:color w:val="00B050"/>
                  </w:rPr>
                </w:rPrChange>
              </w:rPr>
            </w:pPr>
            <w:r w:rsidRPr="00841475">
              <w:rPr>
                <w:rStyle w:val="BlueItalics"/>
                <w:rFonts w:asciiTheme="minorHAnsi" w:hAnsiTheme="minorHAnsi" w:cstheme="minorHAnsi"/>
                <w:i w:val="0"/>
                <w:color w:val="00B050"/>
                <w:sz w:val="24"/>
                <w:szCs w:val="24"/>
                <w:rPrChange w:id="4143" w:author="Madhura Ramojwar" w:date="2021-04-20T12:37:00Z">
                  <w:rPr>
                    <w:rStyle w:val="BlueItalics"/>
                    <w:i w:val="0"/>
                    <w:color w:val="00B050"/>
                  </w:rPr>
                </w:rPrChange>
              </w:rPr>
              <w:t>2020-8 Post-market clinical follow-up (PMCF) Evaluation Report Template. A Guide for manufacturers and notified bodies</w:t>
            </w:r>
          </w:p>
        </w:tc>
        <w:tc>
          <w:tcPr>
            <w:tcW w:w="1710" w:type="dxa"/>
          </w:tcPr>
          <w:p w14:paraId="291DB759" w14:textId="77777777" w:rsidR="00C44C83" w:rsidRPr="00841475" w:rsidRDefault="00C44C83">
            <w:pPr>
              <w:pStyle w:val="TableEntry"/>
              <w:rPr>
                <w:rStyle w:val="BlueItalics"/>
                <w:rFonts w:asciiTheme="minorHAnsi" w:hAnsiTheme="minorHAnsi" w:cstheme="minorHAnsi"/>
                <w:i w:val="0"/>
                <w:color w:val="00B050"/>
                <w:sz w:val="24"/>
                <w:szCs w:val="24"/>
                <w:rPrChange w:id="4144" w:author="Madhura Ramojwar" w:date="2021-04-20T12:37:00Z">
                  <w:rPr>
                    <w:rStyle w:val="BlueItalics"/>
                    <w:i w:val="0"/>
                    <w:color w:val="00B050"/>
                  </w:rPr>
                </w:rPrChange>
              </w:rPr>
            </w:pPr>
            <w:r w:rsidRPr="00841475">
              <w:rPr>
                <w:rStyle w:val="BlueItalics"/>
                <w:rFonts w:asciiTheme="minorHAnsi" w:hAnsiTheme="minorHAnsi" w:cstheme="minorHAnsi"/>
                <w:i w:val="0"/>
                <w:color w:val="00B050"/>
                <w:sz w:val="24"/>
                <w:szCs w:val="24"/>
                <w:rPrChange w:id="4145" w:author="Madhura Ramojwar" w:date="2021-04-20T12:37:00Z">
                  <w:rPr>
                    <w:rStyle w:val="BlueItalics"/>
                    <w:i w:val="0"/>
                    <w:color w:val="00B050"/>
                  </w:rPr>
                </w:rPrChange>
              </w:rPr>
              <w:t>April 2020</w:t>
            </w:r>
          </w:p>
        </w:tc>
        <w:tc>
          <w:tcPr>
            <w:tcW w:w="903" w:type="dxa"/>
          </w:tcPr>
          <w:p w14:paraId="740F991C" w14:textId="77777777" w:rsidR="00C44C83" w:rsidRPr="00841475" w:rsidRDefault="00C44C83">
            <w:pPr>
              <w:pStyle w:val="TableEntry"/>
              <w:rPr>
                <w:rStyle w:val="BlueItalics"/>
                <w:rFonts w:asciiTheme="minorHAnsi" w:hAnsiTheme="minorHAnsi" w:cstheme="minorHAnsi"/>
                <w:i w:val="0"/>
                <w:color w:val="00B050"/>
                <w:sz w:val="24"/>
                <w:szCs w:val="24"/>
                <w:rPrChange w:id="4146" w:author="Madhura Ramojwar" w:date="2021-04-20T12:37:00Z">
                  <w:rPr>
                    <w:rStyle w:val="BlueItalics"/>
                    <w:i w:val="0"/>
                    <w:color w:val="00B050"/>
                  </w:rPr>
                </w:rPrChange>
              </w:rPr>
            </w:pPr>
            <w:r w:rsidRPr="00841475">
              <w:rPr>
                <w:rStyle w:val="BlueItalics"/>
                <w:rFonts w:asciiTheme="minorHAnsi" w:hAnsiTheme="minorHAnsi" w:cstheme="minorHAnsi"/>
                <w:i w:val="0"/>
                <w:color w:val="00B050"/>
                <w:sz w:val="24"/>
                <w:szCs w:val="24"/>
                <w:rPrChange w:id="4147" w:author="Madhura Ramojwar" w:date="2021-04-20T12:37:00Z">
                  <w:rPr>
                    <w:rStyle w:val="BlueItalics"/>
                    <w:i w:val="0"/>
                    <w:color w:val="00B050"/>
                  </w:rPr>
                </w:rPrChange>
              </w:rPr>
              <w:t>-</w:t>
            </w:r>
          </w:p>
        </w:tc>
      </w:tr>
      <w:tr w:rsidR="00C44C83" w:rsidRPr="00841475" w14:paraId="626271D6" w14:textId="77777777" w:rsidTr="005A58CF">
        <w:tc>
          <w:tcPr>
            <w:tcW w:w="2515" w:type="dxa"/>
            <w:vMerge/>
            <w:shd w:val="clear" w:color="auto" w:fill="D9D9D9" w:themeFill="background1" w:themeFillShade="D9"/>
          </w:tcPr>
          <w:p w14:paraId="490BBED8" w14:textId="77777777" w:rsidR="00C44C83" w:rsidRPr="00841475" w:rsidRDefault="00C44C83">
            <w:pPr>
              <w:pStyle w:val="TableEntry"/>
              <w:rPr>
                <w:rStyle w:val="BlueItalics"/>
                <w:rFonts w:asciiTheme="minorHAnsi" w:hAnsiTheme="minorHAnsi" w:cstheme="minorHAnsi"/>
                <w:color w:val="00B050"/>
                <w:sz w:val="24"/>
                <w:szCs w:val="24"/>
                <w:rPrChange w:id="4148" w:author="Madhura Ramojwar" w:date="2021-04-20T12:37:00Z">
                  <w:rPr>
                    <w:rStyle w:val="BlueItalics"/>
                    <w:color w:val="00B050"/>
                    <w:sz w:val="24"/>
                    <w:szCs w:val="24"/>
                  </w:rPr>
                </w:rPrChange>
              </w:rPr>
            </w:pPr>
          </w:p>
        </w:tc>
        <w:tc>
          <w:tcPr>
            <w:tcW w:w="7832" w:type="dxa"/>
          </w:tcPr>
          <w:p w14:paraId="62A55276" w14:textId="77777777" w:rsidR="00C44C83" w:rsidRPr="00841475" w:rsidRDefault="00C44C83">
            <w:pPr>
              <w:pStyle w:val="TableEntry"/>
              <w:rPr>
                <w:rStyle w:val="BlueItalics"/>
                <w:rFonts w:asciiTheme="minorHAnsi" w:hAnsiTheme="minorHAnsi" w:cstheme="minorHAnsi"/>
                <w:i w:val="0"/>
                <w:color w:val="00B050"/>
                <w:sz w:val="24"/>
                <w:szCs w:val="24"/>
                <w:rPrChange w:id="4149" w:author="Madhura Ramojwar" w:date="2021-04-20T12:37:00Z">
                  <w:rPr>
                    <w:rStyle w:val="BlueItalics"/>
                    <w:i w:val="0"/>
                    <w:color w:val="00B050"/>
                  </w:rPr>
                </w:rPrChange>
              </w:rPr>
            </w:pPr>
            <w:r w:rsidRPr="00841475">
              <w:rPr>
                <w:rStyle w:val="BlueItalics"/>
                <w:rFonts w:asciiTheme="minorHAnsi" w:hAnsiTheme="minorHAnsi" w:cstheme="minorHAnsi"/>
                <w:i w:val="0"/>
                <w:color w:val="00B050"/>
                <w:sz w:val="24"/>
                <w:szCs w:val="24"/>
                <w:rPrChange w:id="4150" w:author="Madhura Ramojwar" w:date="2021-04-20T12:37:00Z">
                  <w:rPr>
                    <w:rStyle w:val="BlueItalics"/>
                    <w:i w:val="0"/>
                    <w:color w:val="00B050"/>
                  </w:rPr>
                </w:rPrChange>
              </w:rPr>
              <w:t>MEDDEV 2.12/2 rev2  Post market clinical follow-up studies.  A guide for manufacturers and notified bodies</w:t>
            </w:r>
          </w:p>
        </w:tc>
        <w:tc>
          <w:tcPr>
            <w:tcW w:w="1710" w:type="dxa"/>
          </w:tcPr>
          <w:p w14:paraId="7B596B94" w14:textId="77777777" w:rsidR="00C44C83" w:rsidRPr="00841475" w:rsidRDefault="00C44C83">
            <w:pPr>
              <w:pStyle w:val="TableEntry"/>
              <w:rPr>
                <w:rStyle w:val="BlueItalics"/>
                <w:rFonts w:asciiTheme="minorHAnsi" w:hAnsiTheme="minorHAnsi" w:cstheme="minorHAnsi"/>
                <w:i w:val="0"/>
                <w:color w:val="00B050"/>
                <w:sz w:val="24"/>
                <w:szCs w:val="24"/>
                <w:rPrChange w:id="4151" w:author="Madhura Ramojwar" w:date="2021-04-20T12:37:00Z">
                  <w:rPr>
                    <w:rStyle w:val="BlueItalics"/>
                    <w:i w:val="0"/>
                    <w:color w:val="00B050"/>
                  </w:rPr>
                </w:rPrChange>
              </w:rPr>
            </w:pPr>
            <w:r w:rsidRPr="00841475">
              <w:rPr>
                <w:rStyle w:val="BlueItalics"/>
                <w:rFonts w:asciiTheme="minorHAnsi" w:hAnsiTheme="minorHAnsi" w:cstheme="minorHAnsi"/>
                <w:i w:val="0"/>
                <w:color w:val="00B050"/>
                <w:sz w:val="24"/>
                <w:szCs w:val="24"/>
                <w:rPrChange w:id="4152" w:author="Madhura Ramojwar" w:date="2021-04-20T12:37:00Z">
                  <w:rPr>
                    <w:rStyle w:val="BlueItalics"/>
                    <w:i w:val="0"/>
                    <w:color w:val="00B050"/>
                  </w:rPr>
                </w:rPrChange>
              </w:rPr>
              <w:t>January 2012</w:t>
            </w:r>
          </w:p>
        </w:tc>
        <w:tc>
          <w:tcPr>
            <w:tcW w:w="903" w:type="dxa"/>
          </w:tcPr>
          <w:p w14:paraId="3081107E" w14:textId="77777777" w:rsidR="00C44C83" w:rsidRPr="00841475" w:rsidRDefault="00C44C83">
            <w:pPr>
              <w:pStyle w:val="TableEntry"/>
              <w:rPr>
                <w:rStyle w:val="BlueItalics"/>
                <w:rFonts w:asciiTheme="minorHAnsi" w:hAnsiTheme="minorHAnsi" w:cstheme="minorHAnsi"/>
                <w:i w:val="0"/>
                <w:color w:val="00B050"/>
                <w:sz w:val="24"/>
                <w:szCs w:val="24"/>
                <w:rPrChange w:id="4153" w:author="Madhura Ramojwar" w:date="2021-04-20T12:37:00Z">
                  <w:rPr>
                    <w:rStyle w:val="BlueItalics"/>
                    <w:i w:val="0"/>
                    <w:color w:val="00B050"/>
                  </w:rPr>
                </w:rPrChange>
              </w:rPr>
            </w:pPr>
            <w:r w:rsidRPr="00841475">
              <w:rPr>
                <w:rStyle w:val="BlueItalics"/>
                <w:rFonts w:asciiTheme="minorHAnsi" w:hAnsiTheme="minorHAnsi" w:cstheme="minorHAnsi"/>
                <w:i w:val="0"/>
                <w:color w:val="00B050"/>
                <w:sz w:val="24"/>
                <w:szCs w:val="24"/>
                <w:rPrChange w:id="4154" w:author="Madhura Ramojwar" w:date="2021-04-20T12:37:00Z">
                  <w:rPr>
                    <w:rStyle w:val="BlueItalics"/>
                    <w:i w:val="0"/>
                    <w:color w:val="00B050"/>
                  </w:rPr>
                </w:rPrChange>
              </w:rPr>
              <w:t>2</w:t>
            </w:r>
          </w:p>
        </w:tc>
      </w:tr>
      <w:tr w:rsidR="00C44C83" w:rsidRPr="00841475" w14:paraId="37B1036E" w14:textId="77777777" w:rsidTr="005A58CF">
        <w:tc>
          <w:tcPr>
            <w:tcW w:w="2515" w:type="dxa"/>
            <w:vMerge/>
            <w:shd w:val="clear" w:color="auto" w:fill="D9D9D9" w:themeFill="background1" w:themeFillShade="D9"/>
          </w:tcPr>
          <w:p w14:paraId="75B60431" w14:textId="77777777" w:rsidR="00C44C83" w:rsidRPr="00841475" w:rsidRDefault="00C44C83">
            <w:pPr>
              <w:pStyle w:val="TableEntry"/>
              <w:rPr>
                <w:rStyle w:val="BlueItalics"/>
                <w:rFonts w:asciiTheme="minorHAnsi" w:hAnsiTheme="minorHAnsi" w:cstheme="minorHAnsi"/>
                <w:color w:val="00B050"/>
                <w:sz w:val="24"/>
                <w:szCs w:val="24"/>
                <w:rPrChange w:id="4155" w:author="Madhura Ramojwar" w:date="2021-04-20T12:37:00Z">
                  <w:rPr>
                    <w:rStyle w:val="BlueItalics"/>
                    <w:color w:val="00B050"/>
                    <w:sz w:val="24"/>
                    <w:szCs w:val="24"/>
                  </w:rPr>
                </w:rPrChange>
              </w:rPr>
            </w:pPr>
          </w:p>
        </w:tc>
        <w:tc>
          <w:tcPr>
            <w:tcW w:w="7832" w:type="dxa"/>
          </w:tcPr>
          <w:p w14:paraId="62CBC9C1" w14:textId="77777777" w:rsidR="00C44C83" w:rsidRPr="00841475" w:rsidRDefault="00C44C83">
            <w:pPr>
              <w:pStyle w:val="TableEntry"/>
              <w:rPr>
                <w:rStyle w:val="BlueItalics"/>
                <w:rFonts w:asciiTheme="minorHAnsi" w:hAnsiTheme="minorHAnsi" w:cstheme="minorHAnsi"/>
                <w:i w:val="0"/>
                <w:color w:val="00B050"/>
                <w:sz w:val="24"/>
                <w:szCs w:val="24"/>
                <w:rPrChange w:id="4156" w:author="Madhura Ramojwar" w:date="2021-04-20T12:37:00Z">
                  <w:rPr>
                    <w:rStyle w:val="BlueItalics"/>
                    <w:i w:val="0"/>
                    <w:color w:val="00B050"/>
                  </w:rPr>
                </w:rPrChange>
              </w:rPr>
            </w:pPr>
          </w:p>
        </w:tc>
        <w:tc>
          <w:tcPr>
            <w:tcW w:w="1710" w:type="dxa"/>
          </w:tcPr>
          <w:p w14:paraId="3F07D7FD" w14:textId="77777777" w:rsidR="00C44C83" w:rsidRPr="00841475" w:rsidRDefault="00C44C83">
            <w:pPr>
              <w:pStyle w:val="TableEntry"/>
              <w:rPr>
                <w:rStyle w:val="BlueItalics"/>
                <w:rFonts w:asciiTheme="minorHAnsi" w:hAnsiTheme="minorHAnsi" w:cstheme="minorHAnsi"/>
                <w:i w:val="0"/>
                <w:color w:val="00B050"/>
                <w:sz w:val="24"/>
                <w:szCs w:val="24"/>
                <w:rPrChange w:id="4157" w:author="Madhura Ramojwar" w:date="2021-04-20T12:37:00Z">
                  <w:rPr>
                    <w:rStyle w:val="BlueItalics"/>
                    <w:i w:val="0"/>
                    <w:color w:val="00B050"/>
                  </w:rPr>
                </w:rPrChange>
              </w:rPr>
            </w:pPr>
          </w:p>
        </w:tc>
        <w:tc>
          <w:tcPr>
            <w:tcW w:w="903" w:type="dxa"/>
          </w:tcPr>
          <w:p w14:paraId="2AF5EDD0" w14:textId="77777777" w:rsidR="00C44C83" w:rsidRPr="00841475" w:rsidRDefault="00C44C83">
            <w:pPr>
              <w:pStyle w:val="TableEntry"/>
              <w:rPr>
                <w:rStyle w:val="BlueItalics"/>
                <w:rFonts w:asciiTheme="minorHAnsi" w:hAnsiTheme="minorHAnsi" w:cstheme="minorHAnsi"/>
                <w:i w:val="0"/>
                <w:color w:val="00B050"/>
                <w:sz w:val="24"/>
                <w:szCs w:val="24"/>
                <w:rPrChange w:id="4158" w:author="Madhura Ramojwar" w:date="2021-04-20T12:37:00Z">
                  <w:rPr>
                    <w:rStyle w:val="BlueItalics"/>
                    <w:i w:val="0"/>
                    <w:color w:val="00B050"/>
                  </w:rPr>
                </w:rPrChange>
              </w:rPr>
            </w:pPr>
          </w:p>
        </w:tc>
      </w:tr>
    </w:tbl>
    <w:p w14:paraId="3C9445D3" w14:textId="3719FDD4" w:rsidR="001B49E2" w:rsidRPr="00841475" w:rsidRDefault="001B49E2">
      <w:pPr>
        <w:pStyle w:val="BT1BodyTextI1"/>
        <w:jc w:val="left"/>
        <w:rPr>
          <w:rFonts w:asciiTheme="minorHAnsi" w:hAnsiTheme="minorHAnsi" w:cstheme="minorHAnsi"/>
          <w:rPrChange w:id="4159" w:author="Madhura Ramojwar" w:date="2021-04-20T12:37:00Z">
            <w:rPr/>
          </w:rPrChange>
        </w:rPr>
        <w:pPrChange w:id="4160" w:author="Madhura Ramojwar" w:date="2021-03-16T15:51:00Z">
          <w:pPr>
            <w:pStyle w:val="BT1BodyTextI1"/>
          </w:pPr>
        </w:pPrChange>
      </w:pPr>
    </w:p>
    <w:p w14:paraId="6513268D" w14:textId="696AEC50" w:rsidR="001B49E2" w:rsidRPr="00841475" w:rsidRDefault="00993973" w:rsidP="00B570CF">
      <w:pPr>
        <w:pStyle w:val="Heading1"/>
        <w:numPr>
          <w:ilvl w:val="0"/>
          <w:numId w:val="33"/>
        </w:numPr>
        <w:pBdr>
          <w:top w:val="single" w:sz="4" w:space="10" w:color="auto"/>
          <w:left w:val="single" w:sz="4" w:space="6" w:color="auto"/>
          <w:bottom w:val="single" w:sz="4" w:space="10" w:color="auto"/>
          <w:right w:val="single" w:sz="4" w:space="6" w:color="auto"/>
        </w:pBdr>
        <w:shd w:val="solid" w:color="auto" w:fill="auto"/>
        <w:ind w:left="720" w:right="153" w:hanging="621"/>
        <w:rPr>
          <w:rFonts w:asciiTheme="minorHAnsi" w:eastAsiaTheme="majorEastAsia" w:hAnsiTheme="minorHAnsi" w:cstheme="minorHAnsi"/>
          <w:szCs w:val="24"/>
          <w:rPrChange w:id="4161" w:author="Madhura Ramojwar" w:date="2021-04-20T12:37:00Z">
            <w:rPr>
              <w:rFonts w:eastAsiaTheme="majorEastAsia"/>
            </w:rPr>
          </w:rPrChange>
        </w:rPr>
      </w:pPr>
      <w:bookmarkStart w:id="4162" w:name="_Toc49160087"/>
      <w:r w:rsidRPr="00841475">
        <w:rPr>
          <w:rFonts w:asciiTheme="minorHAnsi" w:eastAsiaTheme="majorEastAsia" w:hAnsiTheme="minorHAnsi" w:cstheme="minorHAnsi"/>
          <w:szCs w:val="24"/>
          <w:rPrChange w:id="4163" w:author="Madhura Ramojwar" w:date="2021-04-20T12:37:00Z">
            <w:rPr>
              <w:rFonts w:eastAsiaTheme="majorEastAsia"/>
            </w:rPr>
          </w:rPrChange>
        </w:rPr>
        <w:t>Estimated Date of the PMCF Evaluation Report</w:t>
      </w:r>
      <w:bookmarkEnd w:id="4162"/>
    </w:p>
    <w:bookmarkEnd w:id="955"/>
    <w:bookmarkEnd w:id="956"/>
    <w:bookmarkEnd w:id="957"/>
    <w:bookmarkEnd w:id="958"/>
    <w:bookmarkEnd w:id="959"/>
    <w:p w14:paraId="3C19EA64" w14:textId="77777777" w:rsidR="00C44C83" w:rsidRPr="00841475" w:rsidRDefault="00C44C83">
      <w:pPr>
        <w:pStyle w:val="BT1BodyTextI1"/>
        <w:jc w:val="left"/>
        <w:rPr>
          <w:rStyle w:val="BlueItalics"/>
          <w:rFonts w:asciiTheme="minorHAnsi" w:hAnsiTheme="minorHAnsi" w:cstheme="minorHAnsi"/>
          <w:b/>
          <w:bCs/>
          <w:caps/>
          <w:kern w:val="32"/>
          <w:rPrChange w:id="4164" w:author="Madhura Ramojwar" w:date="2021-04-20T12:37:00Z">
            <w:rPr>
              <w:rStyle w:val="BlueItalics"/>
              <w:rFonts w:ascii="Arial Bold" w:hAnsi="Arial Bold" w:cs="Arial"/>
              <w:b/>
              <w:bCs/>
              <w:caps/>
              <w:kern w:val="32"/>
              <w:szCs w:val="26"/>
            </w:rPr>
          </w:rPrChange>
        </w:rPr>
        <w:pPrChange w:id="4165" w:author="Madhura Ramojwar" w:date="2021-03-16T15:51:00Z">
          <w:pPr>
            <w:pStyle w:val="BT1BodyTextI1"/>
          </w:pPr>
        </w:pPrChange>
      </w:pPr>
      <w:r w:rsidRPr="00841475">
        <w:rPr>
          <w:rStyle w:val="BlueItalics"/>
          <w:rFonts w:asciiTheme="minorHAnsi" w:hAnsiTheme="minorHAnsi" w:cstheme="minorHAnsi"/>
          <w:rPrChange w:id="4166" w:author="Madhura Ramojwar" w:date="2021-04-20T12:37:00Z">
            <w:rPr>
              <w:rStyle w:val="BlueItalics"/>
            </w:rPr>
          </w:rPrChange>
        </w:rPr>
        <w:t>State when the manufacturer plans to have the first report.</w:t>
      </w:r>
    </w:p>
    <w:p w14:paraId="4941CFDA" w14:textId="77777777" w:rsidR="00C44C83" w:rsidRPr="00841475" w:rsidRDefault="00C44C83">
      <w:pPr>
        <w:pStyle w:val="BT1BodyTextI1"/>
        <w:jc w:val="left"/>
        <w:rPr>
          <w:rStyle w:val="BlueItalics"/>
          <w:rFonts w:asciiTheme="minorHAnsi" w:hAnsiTheme="minorHAnsi" w:cstheme="minorHAnsi"/>
          <w:rPrChange w:id="4167" w:author="Madhura Ramojwar" w:date="2021-04-20T12:37:00Z">
            <w:rPr>
              <w:rStyle w:val="BlueItalics"/>
            </w:rPr>
          </w:rPrChange>
        </w:rPr>
        <w:pPrChange w:id="4168" w:author="Madhura Ramojwar" w:date="2021-03-16T15:51:00Z">
          <w:pPr>
            <w:pStyle w:val="BT1BodyTextI1"/>
          </w:pPr>
        </w:pPrChange>
      </w:pPr>
      <w:r w:rsidRPr="00841475">
        <w:rPr>
          <w:rStyle w:val="BlueItalics"/>
          <w:rFonts w:asciiTheme="minorHAnsi" w:hAnsiTheme="minorHAnsi" w:cstheme="minorHAnsi"/>
          <w:rPrChange w:id="4169" w:author="Madhura Ramojwar" w:date="2021-04-20T12:37:00Z">
            <w:rPr>
              <w:rStyle w:val="BlueItalics"/>
            </w:rPr>
          </w:rPrChange>
        </w:rPr>
        <w:t>(The timelines shall be defined quarterly or at least yearly.  Coordination of this timing should include alignment from Clinical Affairs on the timing of their PMCF Study Progress Reports.)</w:t>
      </w:r>
    </w:p>
    <w:p w14:paraId="3A5E8C51" w14:textId="06A68919" w:rsidR="00A369E8" w:rsidRPr="00841475" w:rsidRDefault="00A369E8">
      <w:pPr>
        <w:pStyle w:val="BT1BodyTextI1"/>
        <w:jc w:val="left"/>
        <w:rPr>
          <w:rFonts w:asciiTheme="minorHAnsi" w:hAnsiTheme="minorHAnsi" w:cstheme="minorHAnsi"/>
          <w:rPrChange w:id="4170" w:author="Madhura Ramojwar" w:date="2021-04-20T12:37:00Z">
            <w:rPr/>
          </w:rPrChange>
        </w:rPr>
        <w:pPrChange w:id="4171" w:author="Madhura Ramojwar" w:date="2021-03-16T15:51:00Z">
          <w:pPr>
            <w:pStyle w:val="BT1BodyTextI1"/>
          </w:pPr>
        </w:pPrChange>
      </w:pPr>
    </w:p>
    <w:p w14:paraId="69AD7E99" w14:textId="422DE45E" w:rsidR="001F0E44" w:rsidRPr="00841475" w:rsidRDefault="00A369E8">
      <w:pPr>
        <w:spacing w:after="200" w:line="276" w:lineRule="auto"/>
        <w:rPr>
          <w:rFonts w:asciiTheme="minorHAnsi" w:hAnsiTheme="minorHAnsi" w:cstheme="minorHAnsi"/>
          <w:b/>
          <w:rPrChange w:id="4172" w:author="Madhura Ramojwar" w:date="2021-04-20T12:37:00Z">
            <w:rPr>
              <w:b/>
            </w:rPr>
          </w:rPrChange>
        </w:rPr>
        <w:pPrChange w:id="4173" w:author="Madhura Ramojwar" w:date="2021-03-16T15:51:00Z">
          <w:pPr>
            <w:spacing w:after="200" w:line="276" w:lineRule="auto"/>
            <w:jc w:val="center"/>
          </w:pPr>
        </w:pPrChange>
      </w:pPr>
      <w:r w:rsidRPr="00841475">
        <w:rPr>
          <w:rFonts w:asciiTheme="minorHAnsi" w:hAnsiTheme="minorHAnsi" w:cstheme="minorHAnsi"/>
          <w:rPrChange w:id="4174" w:author="Madhura Ramojwar" w:date="2021-04-20T12:37:00Z">
            <w:rPr/>
          </w:rPrChange>
        </w:rPr>
        <w:br w:type="page"/>
      </w:r>
      <w:r w:rsidR="00A54E1E" w:rsidRPr="00841475">
        <w:rPr>
          <w:rFonts w:asciiTheme="minorHAnsi" w:hAnsiTheme="minorHAnsi" w:cstheme="minorHAnsi"/>
          <w:b/>
          <w:rPrChange w:id="4175" w:author="Madhura Ramojwar" w:date="2021-04-20T12:37:00Z">
            <w:rPr>
              <w:b/>
              <w:sz w:val="32"/>
            </w:rPr>
          </w:rPrChange>
        </w:rPr>
        <w:lastRenderedPageBreak/>
        <w:t>APPENDICES</w:t>
      </w:r>
    </w:p>
    <w:p w14:paraId="3DB713BD" w14:textId="7B98E70D" w:rsidR="00B347DB" w:rsidRPr="00841475" w:rsidRDefault="00B347DB">
      <w:pPr>
        <w:pStyle w:val="BT1BodyTextI1"/>
        <w:jc w:val="left"/>
        <w:rPr>
          <w:rFonts w:asciiTheme="minorHAnsi" w:hAnsiTheme="minorHAnsi" w:cstheme="minorHAnsi"/>
          <w:i/>
          <w:color w:val="0000FF"/>
          <w:rPrChange w:id="4176" w:author="Madhura Ramojwar" w:date="2021-04-20T12:37:00Z">
            <w:rPr>
              <w:i/>
              <w:color w:val="0000FF"/>
            </w:rPr>
          </w:rPrChange>
        </w:rPr>
        <w:pPrChange w:id="4177" w:author="Madhura Ramojwar" w:date="2021-03-16T15:51:00Z">
          <w:pPr>
            <w:pStyle w:val="BT1BodyTextI1"/>
          </w:pPr>
        </w:pPrChange>
      </w:pPr>
      <w:r w:rsidRPr="00841475">
        <w:rPr>
          <w:rFonts w:asciiTheme="minorHAnsi" w:hAnsiTheme="minorHAnsi" w:cstheme="minorHAnsi"/>
          <w:i/>
          <w:color w:val="0000FF"/>
          <w:rPrChange w:id="4178" w:author="Madhura Ramojwar" w:date="2021-04-20T12:37:00Z">
            <w:rPr>
              <w:i/>
              <w:color w:val="0000FF"/>
            </w:rPr>
          </w:rPrChange>
        </w:rPr>
        <w:t>&lt;Remove</w:t>
      </w:r>
      <w:r w:rsidR="00FF49D6" w:rsidRPr="00841475">
        <w:rPr>
          <w:rFonts w:asciiTheme="minorHAnsi" w:hAnsiTheme="minorHAnsi" w:cstheme="minorHAnsi"/>
          <w:i/>
          <w:color w:val="0000FF"/>
          <w:rPrChange w:id="4179" w:author="Madhura Ramojwar" w:date="2021-04-20T12:37:00Z">
            <w:rPr>
              <w:i/>
              <w:color w:val="0000FF"/>
            </w:rPr>
          </w:rPrChange>
        </w:rPr>
        <w:t xml:space="preserve"> Appendices</w:t>
      </w:r>
      <w:r w:rsidRPr="00841475">
        <w:rPr>
          <w:rFonts w:asciiTheme="minorHAnsi" w:hAnsiTheme="minorHAnsi" w:cstheme="minorHAnsi"/>
          <w:i/>
          <w:color w:val="0000FF"/>
          <w:rPrChange w:id="4180" w:author="Madhura Ramojwar" w:date="2021-04-20T12:37:00Z">
            <w:rPr>
              <w:i/>
              <w:color w:val="0000FF"/>
            </w:rPr>
          </w:rPrChange>
        </w:rPr>
        <w:t xml:space="preserve"> if not </w:t>
      </w:r>
      <w:r w:rsidR="00FF49D6" w:rsidRPr="00841475">
        <w:rPr>
          <w:rFonts w:asciiTheme="minorHAnsi" w:hAnsiTheme="minorHAnsi" w:cstheme="minorHAnsi"/>
          <w:i/>
          <w:color w:val="0000FF"/>
          <w:rPrChange w:id="4181" w:author="Madhura Ramojwar" w:date="2021-04-20T12:37:00Z">
            <w:rPr>
              <w:i/>
              <w:color w:val="0000FF"/>
            </w:rPr>
          </w:rPrChange>
        </w:rPr>
        <w:t>needed</w:t>
      </w:r>
      <w:r w:rsidRPr="00841475">
        <w:rPr>
          <w:rFonts w:asciiTheme="minorHAnsi" w:hAnsiTheme="minorHAnsi" w:cstheme="minorHAnsi"/>
          <w:i/>
          <w:color w:val="0000FF"/>
          <w:rPrChange w:id="4182" w:author="Madhura Ramojwar" w:date="2021-04-20T12:37:00Z">
            <w:rPr>
              <w:i/>
              <w:color w:val="0000FF"/>
            </w:rPr>
          </w:rPrChange>
        </w:rPr>
        <w:t>&gt;</w:t>
      </w:r>
    </w:p>
    <w:p w14:paraId="0809E571" w14:textId="77777777" w:rsidR="00FF49D6" w:rsidRPr="00841475" w:rsidRDefault="00FF49D6">
      <w:pPr>
        <w:pStyle w:val="BT1BodyTextI1"/>
        <w:jc w:val="left"/>
        <w:rPr>
          <w:rFonts w:asciiTheme="minorHAnsi" w:hAnsiTheme="minorHAnsi" w:cstheme="minorHAnsi"/>
          <w:i/>
          <w:rPrChange w:id="4183" w:author="Madhura Ramojwar" w:date="2021-04-20T12:37:00Z">
            <w:rPr>
              <w:i/>
            </w:rPr>
          </w:rPrChange>
        </w:rPr>
        <w:pPrChange w:id="4184" w:author="Madhura Ramojwar" w:date="2021-03-16T15:51:00Z">
          <w:pPr>
            <w:pStyle w:val="BT1BodyTextI1"/>
          </w:pPr>
        </w:pPrChange>
      </w:pPr>
    </w:p>
    <w:p w14:paraId="48F90FFE" w14:textId="3A651A95" w:rsidR="00FF49D6" w:rsidRPr="00841475" w:rsidRDefault="00FF49D6" w:rsidP="00B570CF">
      <w:pPr>
        <w:pStyle w:val="Caption"/>
        <w:rPr>
          <w:rFonts w:asciiTheme="minorHAnsi" w:hAnsiTheme="minorHAnsi" w:cstheme="minorHAnsi"/>
          <w:rPrChange w:id="4185" w:author="Madhura Ramojwar" w:date="2021-04-20T12:37:00Z">
            <w:rPr/>
          </w:rPrChange>
        </w:rPr>
      </w:pPr>
      <w:r w:rsidRPr="00841475">
        <w:rPr>
          <w:rFonts w:asciiTheme="minorHAnsi" w:hAnsiTheme="minorHAnsi" w:cstheme="minorHAnsi"/>
          <w:rPrChange w:id="4186" w:author="Madhura Ramojwar" w:date="2021-04-20T12:37:00Z">
            <w:rPr/>
          </w:rPrChange>
        </w:rPr>
        <w:t xml:space="preserve">Appendix </w:t>
      </w:r>
      <w:r w:rsidR="00201F8C" w:rsidRPr="00841475">
        <w:rPr>
          <w:rFonts w:asciiTheme="minorHAnsi" w:hAnsiTheme="minorHAnsi" w:cstheme="minorHAnsi"/>
          <w:rPrChange w:id="4187" w:author="Madhura Ramojwar" w:date="2021-04-20T12:37:00Z">
            <w:rPr/>
          </w:rPrChange>
        </w:rPr>
        <w:fldChar w:fldCharType="begin"/>
      </w:r>
      <w:r w:rsidR="00201F8C" w:rsidRPr="00841475">
        <w:rPr>
          <w:rFonts w:asciiTheme="minorHAnsi" w:hAnsiTheme="minorHAnsi" w:cstheme="minorHAnsi"/>
          <w:rPrChange w:id="4188" w:author="Madhura Ramojwar" w:date="2021-04-20T12:37:00Z">
            <w:rPr/>
          </w:rPrChange>
        </w:rPr>
        <w:instrText xml:space="preserve"> SEQ Appendix \* ARABIC </w:instrText>
      </w:r>
      <w:r w:rsidR="00201F8C" w:rsidRPr="00841475">
        <w:rPr>
          <w:rFonts w:asciiTheme="minorHAnsi" w:hAnsiTheme="minorHAnsi" w:cstheme="minorHAnsi"/>
          <w:rPrChange w:id="4189" w:author="Madhura Ramojwar" w:date="2021-04-20T12:37:00Z">
            <w:rPr/>
          </w:rPrChange>
        </w:rPr>
        <w:fldChar w:fldCharType="separate"/>
      </w:r>
      <w:r w:rsidR="008A4B94" w:rsidRPr="00841475">
        <w:rPr>
          <w:rFonts w:asciiTheme="minorHAnsi" w:hAnsiTheme="minorHAnsi" w:cstheme="minorHAnsi"/>
          <w:noProof/>
          <w:rPrChange w:id="4190" w:author="Madhura Ramojwar" w:date="2021-04-20T12:37:00Z">
            <w:rPr>
              <w:noProof/>
            </w:rPr>
          </w:rPrChange>
        </w:rPr>
        <w:t>1</w:t>
      </w:r>
      <w:r w:rsidR="00201F8C" w:rsidRPr="00841475">
        <w:rPr>
          <w:rFonts w:asciiTheme="minorHAnsi" w:hAnsiTheme="minorHAnsi" w:cstheme="minorHAnsi"/>
          <w:noProof/>
          <w:rPrChange w:id="4191" w:author="Madhura Ramojwar" w:date="2021-04-20T12:37:00Z">
            <w:rPr>
              <w:noProof/>
            </w:rPr>
          </w:rPrChange>
        </w:rPr>
        <w:fldChar w:fldCharType="end"/>
      </w:r>
      <w:r w:rsidR="00EA5B2A" w:rsidRPr="00841475">
        <w:rPr>
          <w:rFonts w:asciiTheme="minorHAnsi" w:hAnsiTheme="minorHAnsi" w:cstheme="minorHAnsi"/>
          <w:rPrChange w:id="4192" w:author="Madhura Ramojwar" w:date="2021-04-20T12:37:00Z">
            <w:rPr/>
          </w:rPrChange>
        </w:rPr>
        <w:t xml:space="preserve">.  </w:t>
      </w:r>
      <w:r w:rsidRPr="00841475">
        <w:rPr>
          <w:rFonts w:asciiTheme="minorHAnsi" w:hAnsiTheme="minorHAnsi" w:cstheme="minorHAnsi"/>
          <w:rPrChange w:id="4193" w:author="Madhura Ramojwar" w:date="2021-04-20T12:37:00Z">
            <w:rPr/>
          </w:rPrChange>
        </w:rPr>
        <w:t>Abbreviations and Acronyms</w:t>
      </w:r>
    </w:p>
    <w:p w14:paraId="50245069" w14:textId="77777777" w:rsidR="00EA5B2A" w:rsidRPr="00841475" w:rsidRDefault="00EA5B2A">
      <w:pPr>
        <w:pStyle w:val="BT1BodyTextI1"/>
        <w:jc w:val="left"/>
        <w:rPr>
          <w:rFonts w:asciiTheme="minorHAnsi" w:hAnsiTheme="minorHAnsi" w:cstheme="minorHAnsi"/>
          <w:rPrChange w:id="4194" w:author="Madhura Ramojwar" w:date="2021-04-20T12:37:00Z">
            <w:rPr/>
          </w:rPrChange>
        </w:rPr>
        <w:pPrChange w:id="4195" w:author="Madhura Ramojwar" w:date="2021-03-16T15:51:00Z">
          <w:pPr>
            <w:pStyle w:val="BT1BodyTextI1"/>
          </w:pPr>
        </w:pPrChange>
      </w:pPr>
    </w:p>
    <w:tbl>
      <w:tblPr>
        <w:tblW w:w="129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3325"/>
        <w:gridCol w:w="9635"/>
      </w:tblGrid>
      <w:tr w:rsidR="00B347DB" w:rsidRPr="00841475" w14:paraId="0F9F372F" w14:textId="77777777" w:rsidTr="00A57806">
        <w:trPr>
          <w:tblHeader/>
        </w:trPr>
        <w:tc>
          <w:tcPr>
            <w:tcW w:w="3325" w:type="dxa"/>
            <w:shd w:val="clear" w:color="auto" w:fill="D9D9D9" w:themeFill="background1" w:themeFillShade="D9"/>
          </w:tcPr>
          <w:p w14:paraId="337D069D" w14:textId="77777777" w:rsidR="00B347DB" w:rsidRPr="00841475" w:rsidRDefault="00B347DB">
            <w:pPr>
              <w:pStyle w:val="TableHeader"/>
              <w:jc w:val="left"/>
              <w:rPr>
                <w:rFonts w:asciiTheme="minorHAnsi" w:hAnsiTheme="minorHAnsi" w:cstheme="minorHAnsi"/>
                <w:sz w:val="24"/>
                <w:szCs w:val="24"/>
                <w:rPrChange w:id="4196" w:author="Madhura Ramojwar" w:date="2021-04-20T12:37:00Z">
                  <w:rPr>
                    <w:sz w:val="22"/>
                  </w:rPr>
                </w:rPrChange>
              </w:rPr>
              <w:pPrChange w:id="4197" w:author="Madhura Ramojwar" w:date="2021-03-16T15:51:00Z">
                <w:pPr>
                  <w:pStyle w:val="TableHeader"/>
                </w:pPr>
              </w:pPrChange>
            </w:pPr>
            <w:r w:rsidRPr="00841475">
              <w:rPr>
                <w:rFonts w:asciiTheme="minorHAnsi" w:hAnsiTheme="minorHAnsi" w:cstheme="minorHAnsi"/>
                <w:sz w:val="24"/>
                <w:szCs w:val="24"/>
                <w:rPrChange w:id="4198" w:author="Madhura Ramojwar" w:date="2021-04-20T12:37:00Z">
                  <w:rPr>
                    <w:sz w:val="22"/>
                  </w:rPr>
                </w:rPrChange>
              </w:rPr>
              <w:t>Term</w:t>
            </w:r>
          </w:p>
        </w:tc>
        <w:tc>
          <w:tcPr>
            <w:tcW w:w="9635" w:type="dxa"/>
            <w:shd w:val="clear" w:color="auto" w:fill="D9D9D9" w:themeFill="background1" w:themeFillShade="D9"/>
          </w:tcPr>
          <w:p w14:paraId="5E737D6A" w14:textId="77777777" w:rsidR="00B347DB" w:rsidRPr="00841475" w:rsidRDefault="00B347DB">
            <w:pPr>
              <w:pStyle w:val="TableHeader"/>
              <w:jc w:val="left"/>
              <w:rPr>
                <w:rFonts w:asciiTheme="minorHAnsi" w:hAnsiTheme="minorHAnsi" w:cstheme="minorHAnsi"/>
                <w:sz w:val="24"/>
                <w:szCs w:val="24"/>
                <w:rPrChange w:id="4199" w:author="Madhura Ramojwar" w:date="2021-04-20T12:37:00Z">
                  <w:rPr>
                    <w:sz w:val="22"/>
                  </w:rPr>
                </w:rPrChange>
              </w:rPr>
              <w:pPrChange w:id="4200" w:author="Madhura Ramojwar" w:date="2021-03-16T15:51:00Z">
                <w:pPr>
                  <w:pStyle w:val="TableHeader"/>
                </w:pPr>
              </w:pPrChange>
            </w:pPr>
            <w:r w:rsidRPr="00841475">
              <w:rPr>
                <w:rFonts w:asciiTheme="minorHAnsi" w:hAnsiTheme="minorHAnsi" w:cstheme="minorHAnsi"/>
                <w:sz w:val="24"/>
                <w:szCs w:val="24"/>
                <w:rPrChange w:id="4201" w:author="Madhura Ramojwar" w:date="2021-04-20T12:37:00Z">
                  <w:rPr>
                    <w:sz w:val="22"/>
                  </w:rPr>
                </w:rPrChange>
              </w:rPr>
              <w:t>Definition</w:t>
            </w:r>
          </w:p>
        </w:tc>
      </w:tr>
      <w:tr w:rsidR="00B347DB" w:rsidRPr="00841475" w14:paraId="7EC40E98" w14:textId="77777777" w:rsidTr="00A57806">
        <w:tc>
          <w:tcPr>
            <w:tcW w:w="3325" w:type="dxa"/>
          </w:tcPr>
          <w:p w14:paraId="6A14BA39" w14:textId="77777777" w:rsidR="00B347DB" w:rsidRPr="00841475" w:rsidRDefault="00B347DB" w:rsidP="00B570CF">
            <w:pPr>
              <w:pStyle w:val="TableEntry"/>
              <w:rPr>
                <w:rFonts w:asciiTheme="minorHAnsi" w:hAnsiTheme="minorHAnsi" w:cstheme="minorHAnsi"/>
                <w:sz w:val="24"/>
                <w:szCs w:val="24"/>
                <w:rPrChange w:id="4202" w:author="Madhura Ramojwar" w:date="2021-04-20T12:37:00Z">
                  <w:rPr/>
                </w:rPrChange>
              </w:rPr>
            </w:pPr>
          </w:p>
        </w:tc>
        <w:tc>
          <w:tcPr>
            <w:tcW w:w="9635" w:type="dxa"/>
          </w:tcPr>
          <w:p w14:paraId="383906BB" w14:textId="77777777" w:rsidR="00B347DB" w:rsidRPr="00841475" w:rsidRDefault="00B347DB" w:rsidP="001F5737">
            <w:pPr>
              <w:pStyle w:val="TableEntry"/>
              <w:rPr>
                <w:rFonts w:asciiTheme="minorHAnsi" w:hAnsiTheme="minorHAnsi" w:cstheme="minorHAnsi"/>
                <w:sz w:val="24"/>
                <w:szCs w:val="24"/>
                <w:rPrChange w:id="4203" w:author="Madhura Ramojwar" w:date="2021-04-20T12:37:00Z">
                  <w:rPr/>
                </w:rPrChange>
              </w:rPr>
            </w:pPr>
          </w:p>
        </w:tc>
      </w:tr>
      <w:tr w:rsidR="00B347DB" w:rsidRPr="00841475" w14:paraId="41408292" w14:textId="77777777" w:rsidTr="00A57806">
        <w:tc>
          <w:tcPr>
            <w:tcW w:w="3325" w:type="dxa"/>
          </w:tcPr>
          <w:p w14:paraId="4270D52E" w14:textId="77777777" w:rsidR="00B347DB" w:rsidRPr="00841475" w:rsidRDefault="00B347DB" w:rsidP="00B570CF">
            <w:pPr>
              <w:pStyle w:val="TableEntry"/>
              <w:rPr>
                <w:rFonts w:asciiTheme="minorHAnsi" w:hAnsiTheme="minorHAnsi" w:cstheme="minorHAnsi"/>
                <w:sz w:val="24"/>
                <w:szCs w:val="24"/>
                <w:rPrChange w:id="4204" w:author="Madhura Ramojwar" w:date="2021-04-20T12:37:00Z">
                  <w:rPr/>
                </w:rPrChange>
              </w:rPr>
            </w:pPr>
          </w:p>
        </w:tc>
        <w:tc>
          <w:tcPr>
            <w:tcW w:w="9635" w:type="dxa"/>
          </w:tcPr>
          <w:p w14:paraId="7DAF1834" w14:textId="77777777" w:rsidR="00B347DB" w:rsidRPr="00841475" w:rsidRDefault="00B347DB" w:rsidP="001F5737">
            <w:pPr>
              <w:pStyle w:val="TableEntry"/>
              <w:rPr>
                <w:rFonts w:asciiTheme="minorHAnsi" w:hAnsiTheme="minorHAnsi" w:cstheme="minorHAnsi"/>
                <w:sz w:val="24"/>
                <w:szCs w:val="24"/>
                <w:rPrChange w:id="4205" w:author="Madhura Ramojwar" w:date="2021-04-20T12:37:00Z">
                  <w:rPr/>
                </w:rPrChange>
              </w:rPr>
            </w:pPr>
          </w:p>
        </w:tc>
      </w:tr>
      <w:tr w:rsidR="00B347DB" w:rsidRPr="00841475" w14:paraId="188C59A7" w14:textId="77777777" w:rsidTr="00A57806">
        <w:tc>
          <w:tcPr>
            <w:tcW w:w="3325" w:type="dxa"/>
          </w:tcPr>
          <w:p w14:paraId="62DDE24B" w14:textId="77777777" w:rsidR="00B347DB" w:rsidRPr="00841475" w:rsidRDefault="00B347DB" w:rsidP="00B570CF">
            <w:pPr>
              <w:pStyle w:val="TableEntry"/>
              <w:rPr>
                <w:rFonts w:asciiTheme="minorHAnsi" w:hAnsiTheme="minorHAnsi" w:cstheme="minorHAnsi"/>
                <w:sz w:val="24"/>
                <w:szCs w:val="24"/>
                <w:rPrChange w:id="4206" w:author="Madhura Ramojwar" w:date="2021-04-20T12:37:00Z">
                  <w:rPr/>
                </w:rPrChange>
              </w:rPr>
            </w:pPr>
          </w:p>
        </w:tc>
        <w:tc>
          <w:tcPr>
            <w:tcW w:w="9635" w:type="dxa"/>
          </w:tcPr>
          <w:p w14:paraId="753F4D7B" w14:textId="77777777" w:rsidR="00B347DB" w:rsidRPr="00841475" w:rsidRDefault="00B347DB" w:rsidP="001F5737">
            <w:pPr>
              <w:pStyle w:val="TableEntry"/>
              <w:rPr>
                <w:rFonts w:asciiTheme="minorHAnsi" w:hAnsiTheme="minorHAnsi" w:cstheme="minorHAnsi"/>
                <w:sz w:val="24"/>
                <w:szCs w:val="24"/>
                <w:rPrChange w:id="4207" w:author="Madhura Ramojwar" w:date="2021-04-20T12:37:00Z">
                  <w:rPr/>
                </w:rPrChange>
              </w:rPr>
            </w:pPr>
          </w:p>
        </w:tc>
      </w:tr>
    </w:tbl>
    <w:p w14:paraId="75A4213E" w14:textId="7A530F21" w:rsidR="00B21C1D" w:rsidRPr="00841475" w:rsidRDefault="00B21C1D" w:rsidP="00B570CF">
      <w:pPr>
        <w:pStyle w:val="Title"/>
        <w:keepNext w:val="0"/>
        <w:keepLines w:val="0"/>
        <w:rPr>
          <w:rFonts w:asciiTheme="minorHAnsi" w:hAnsiTheme="minorHAnsi" w:cstheme="minorHAnsi"/>
          <w:rPrChange w:id="4208" w:author="Madhura Ramojwar" w:date="2021-04-20T12:37:00Z">
            <w:rPr/>
          </w:rPrChange>
        </w:rPr>
      </w:pPr>
    </w:p>
    <w:sectPr w:rsidR="00B21C1D" w:rsidRPr="00841475" w:rsidSect="007D3372">
      <w:headerReference w:type="even" r:id="rId13"/>
      <w:headerReference w:type="default" r:id="rId14"/>
      <w:footerReference w:type="even" r:id="rId15"/>
      <w:footerReference w:type="default" r:id="rId16"/>
      <w:headerReference w:type="first" r:id="rId17"/>
      <w:footerReference w:type="first" r:id="rId18"/>
      <w:pgSz w:w="15840" w:h="12240" w:orient="landscape" w:code="1"/>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DA3FDD" w14:textId="77777777" w:rsidR="001844F0" w:rsidRDefault="001844F0">
      <w:r>
        <w:separator/>
      </w:r>
    </w:p>
  </w:endnote>
  <w:endnote w:type="continuationSeparator" w:id="0">
    <w:p w14:paraId="44B1900D" w14:textId="77777777" w:rsidR="001844F0" w:rsidRDefault="00184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704020202020204"/>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ymbols">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F11FC0" w14:textId="77777777" w:rsidR="00417211" w:rsidRDefault="004172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7FFBFF" w14:textId="2C2C9032" w:rsidR="00417211" w:rsidRDefault="00417211" w:rsidP="00081392">
    <w:pPr>
      <w:pStyle w:val="Footer"/>
      <w:jc w:val="center"/>
      <w:rPr>
        <w:rFonts w:ascii="Arial" w:hAnsi="Arial"/>
        <w:b w:val="0"/>
        <w:sz w:val="16"/>
        <w:szCs w:val="16"/>
      </w:rPr>
    </w:pPr>
  </w:p>
  <w:p w14:paraId="44A4A89A" w14:textId="77777777" w:rsidR="00417211" w:rsidRDefault="00417211" w:rsidP="00081392">
    <w:pPr>
      <w:pStyle w:val="Footer"/>
      <w:jc w:val="center"/>
      <w:rPr>
        <w:rFonts w:ascii="Arial" w:hAnsi="Arial"/>
        <w:b w:val="0"/>
        <w:sz w:val="16"/>
        <w:szCs w:val="16"/>
      </w:rPr>
    </w:pPr>
  </w:p>
  <w:p w14:paraId="66F33A3B" w14:textId="77777777" w:rsidR="00417211" w:rsidRDefault="00417211" w:rsidP="00081392">
    <w:pPr>
      <w:pStyle w:val="Footer"/>
      <w:jc w:val="center"/>
      <w:rPr>
        <w:rFonts w:ascii="Arial" w:hAnsi="Arial"/>
        <w:b w:val="0"/>
        <w:sz w:val="16"/>
        <w:szCs w:val="16"/>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6930"/>
      <w:gridCol w:w="2774"/>
    </w:tblGrid>
    <w:tr w:rsidR="00417211" w:rsidRPr="00BD6E20" w14:paraId="15034BC9" w14:textId="77777777" w:rsidTr="00BD6E20">
      <w:trPr>
        <w:trHeight w:val="720"/>
      </w:trPr>
      <w:tc>
        <w:tcPr>
          <w:tcW w:w="3240" w:type="dxa"/>
        </w:tcPr>
        <w:p w14:paraId="1C0DDD0D" w14:textId="55364756" w:rsidR="00417211" w:rsidRPr="00BD6E20" w:rsidRDefault="00417211" w:rsidP="00081392">
          <w:pPr>
            <w:pStyle w:val="Footer"/>
            <w:rPr>
              <w:rFonts w:ascii="Arial" w:hAnsi="Arial" w:cs="Arial"/>
              <w:lang w:val="pt-BR"/>
            </w:rPr>
          </w:pPr>
          <w:r w:rsidRPr="00BD6E20">
            <w:rPr>
              <w:rFonts w:ascii="Arial" w:hAnsi="Arial" w:cs="Arial"/>
              <w:lang w:val="pt-BR"/>
            </w:rPr>
            <w:t xml:space="preserve">Template No. </w:t>
          </w:r>
          <w:r>
            <w:rPr>
              <w:rFonts w:ascii="Arial" w:hAnsi="Arial" w:cs="Arial"/>
              <w:lang w:val="pt-BR"/>
            </w:rPr>
            <w:t>88778</w:t>
          </w:r>
          <w:r w:rsidRPr="00BD6E20">
            <w:rPr>
              <w:rFonts w:ascii="Arial" w:hAnsi="Arial" w:cs="Arial"/>
              <w:lang w:val="pt-BR"/>
            </w:rPr>
            <w:t xml:space="preserve">, Rev. </w:t>
          </w:r>
          <w:r>
            <w:rPr>
              <w:rFonts w:ascii="Arial" w:hAnsi="Arial" w:cs="Arial"/>
              <w:lang w:val="pt-BR"/>
            </w:rPr>
            <w:t>A</w:t>
          </w:r>
        </w:p>
        <w:p w14:paraId="5AE5F99D" w14:textId="77777777" w:rsidR="00417211" w:rsidRPr="00BD6E20" w:rsidRDefault="00417211" w:rsidP="00081392">
          <w:pPr>
            <w:jc w:val="center"/>
            <w:rPr>
              <w:b/>
            </w:rPr>
          </w:pPr>
        </w:p>
      </w:tc>
      <w:tc>
        <w:tcPr>
          <w:tcW w:w="6930" w:type="dxa"/>
        </w:tcPr>
        <w:p w14:paraId="43A5D739" w14:textId="77777777" w:rsidR="00417211" w:rsidRPr="00BD6E20" w:rsidRDefault="00417211" w:rsidP="00081392">
          <w:pPr>
            <w:pStyle w:val="Footer"/>
            <w:jc w:val="center"/>
            <w:rPr>
              <w:rFonts w:ascii="Arial" w:hAnsi="Arial" w:cs="Arial"/>
              <w:sz w:val="16"/>
              <w:lang w:val="pt-BR"/>
            </w:rPr>
          </w:pPr>
          <w:r w:rsidRPr="00BD6E20">
            <w:rPr>
              <w:rFonts w:ascii="Arial" w:hAnsi="Arial"/>
              <w:sz w:val="16"/>
              <w:szCs w:val="16"/>
            </w:rPr>
            <w:t>This confidential document is the property of Abbott, and shall not be reproduced, distributed, disclosed or used without the express written consent of Abbott.</w:t>
          </w:r>
        </w:p>
      </w:tc>
      <w:tc>
        <w:tcPr>
          <w:tcW w:w="2774" w:type="dxa"/>
        </w:tcPr>
        <w:p w14:paraId="4C3E81B8" w14:textId="77777777" w:rsidR="00417211" w:rsidRPr="00BD6E20" w:rsidRDefault="00417211" w:rsidP="00081392">
          <w:pPr>
            <w:pStyle w:val="Footer"/>
            <w:jc w:val="right"/>
            <w:rPr>
              <w:rFonts w:ascii="Arial" w:hAnsi="Arial"/>
              <w:sz w:val="16"/>
              <w:szCs w:val="16"/>
            </w:rPr>
          </w:pPr>
          <w:r w:rsidRPr="00BD6E20">
            <w:rPr>
              <w:rFonts w:ascii="Arial" w:hAnsi="Arial" w:cs="Arial"/>
            </w:rPr>
            <w:t xml:space="preserve">Page </w:t>
          </w:r>
          <w:r w:rsidRPr="00BD6E20">
            <w:rPr>
              <w:rFonts w:ascii="Arial" w:hAnsi="Arial" w:cs="Arial"/>
            </w:rPr>
            <w:fldChar w:fldCharType="begin"/>
          </w:r>
          <w:r w:rsidRPr="00BD6E20">
            <w:rPr>
              <w:rFonts w:ascii="Arial" w:hAnsi="Arial" w:cs="Arial"/>
            </w:rPr>
            <w:instrText xml:space="preserve"> PAGE </w:instrText>
          </w:r>
          <w:r w:rsidRPr="00BD6E20">
            <w:rPr>
              <w:rFonts w:ascii="Arial" w:hAnsi="Arial" w:cs="Arial"/>
            </w:rPr>
            <w:fldChar w:fldCharType="separate"/>
          </w:r>
          <w:r w:rsidRPr="00BD6E20">
            <w:rPr>
              <w:rFonts w:ascii="Arial" w:hAnsi="Arial" w:cs="Arial"/>
            </w:rPr>
            <w:t>7</w:t>
          </w:r>
          <w:r w:rsidRPr="00BD6E20">
            <w:rPr>
              <w:rFonts w:ascii="Arial" w:hAnsi="Arial" w:cs="Arial"/>
            </w:rPr>
            <w:fldChar w:fldCharType="end"/>
          </w:r>
          <w:r w:rsidRPr="00BD6E20">
            <w:rPr>
              <w:rFonts w:ascii="Arial" w:hAnsi="Arial" w:cs="Arial"/>
            </w:rPr>
            <w:t xml:space="preserve"> of </w:t>
          </w:r>
          <w:r w:rsidRPr="00BD6E20">
            <w:rPr>
              <w:rFonts w:ascii="Arial" w:hAnsi="Arial" w:cs="Arial"/>
            </w:rPr>
            <w:fldChar w:fldCharType="begin"/>
          </w:r>
          <w:r w:rsidRPr="00BD6E20">
            <w:rPr>
              <w:rFonts w:ascii="Arial" w:hAnsi="Arial" w:cs="Arial"/>
            </w:rPr>
            <w:instrText xml:space="preserve"> NUMPAGES </w:instrText>
          </w:r>
          <w:r w:rsidRPr="00BD6E20">
            <w:rPr>
              <w:rFonts w:ascii="Arial" w:hAnsi="Arial" w:cs="Arial"/>
            </w:rPr>
            <w:fldChar w:fldCharType="separate"/>
          </w:r>
          <w:r w:rsidRPr="00BD6E20">
            <w:rPr>
              <w:rFonts w:ascii="Arial" w:hAnsi="Arial" w:cs="Arial"/>
            </w:rPr>
            <w:t>24</w:t>
          </w:r>
          <w:r w:rsidRPr="00BD6E20">
            <w:rPr>
              <w:rFonts w:ascii="Arial" w:hAnsi="Arial" w:cs="Arial"/>
            </w:rPr>
            <w:fldChar w:fldCharType="end"/>
          </w:r>
        </w:p>
      </w:tc>
    </w:tr>
  </w:tbl>
  <w:p w14:paraId="64DAC848" w14:textId="0237ECB1" w:rsidR="00417211" w:rsidRPr="00081392" w:rsidRDefault="00417211" w:rsidP="000813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EBDB47" w14:textId="77777777" w:rsidR="00417211" w:rsidRDefault="004172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8FBB7E" w14:textId="77777777" w:rsidR="001844F0" w:rsidRDefault="001844F0">
      <w:r>
        <w:separator/>
      </w:r>
    </w:p>
  </w:footnote>
  <w:footnote w:type="continuationSeparator" w:id="0">
    <w:p w14:paraId="46468ADC" w14:textId="77777777" w:rsidR="001844F0" w:rsidRDefault="00184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D4137B" w14:textId="77777777" w:rsidR="00417211" w:rsidRDefault="004172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2960" w:type="dxa"/>
      <w:tblBorders>
        <w:insideH w:val="none" w:sz="0" w:space="0" w:color="auto"/>
      </w:tblBorders>
      <w:tblLook w:val="04A0" w:firstRow="1" w:lastRow="0" w:firstColumn="1" w:lastColumn="0" w:noHBand="0" w:noVBand="1"/>
    </w:tblPr>
    <w:tblGrid>
      <w:gridCol w:w="2872"/>
      <w:gridCol w:w="1620"/>
      <w:gridCol w:w="5649"/>
      <w:gridCol w:w="1144"/>
      <w:gridCol w:w="1675"/>
    </w:tblGrid>
    <w:tr w:rsidR="00417211" w14:paraId="498ACEBC" w14:textId="77777777" w:rsidTr="00445BE8">
      <w:trPr>
        <w:trHeight w:val="795"/>
      </w:trPr>
      <w:tc>
        <w:tcPr>
          <w:tcW w:w="2872" w:type="dxa"/>
          <w:vMerge w:val="restart"/>
          <w:tcBorders>
            <w:top w:val="single" w:sz="6" w:space="0" w:color="auto"/>
          </w:tcBorders>
          <w:vAlign w:val="center"/>
        </w:tcPr>
        <w:p w14:paraId="0F5E62A0" w14:textId="77777777" w:rsidR="00417211" w:rsidRDefault="00417211" w:rsidP="00081392">
          <w:pPr>
            <w:pStyle w:val="Header"/>
            <w:jc w:val="center"/>
          </w:pPr>
          <w:r>
            <w:rPr>
              <w:noProof/>
            </w:rPr>
            <w:drawing>
              <wp:inline distT="0" distB="0" distL="0" distR="0" wp14:anchorId="3406EA40" wp14:editId="08555C9E">
                <wp:extent cx="1587399" cy="418787"/>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587399" cy="418787"/>
                        </a:xfrm>
                        <a:prstGeom prst="rect">
                          <a:avLst/>
                        </a:prstGeom>
                      </pic:spPr>
                    </pic:pic>
                  </a:graphicData>
                </a:graphic>
              </wp:inline>
            </w:drawing>
          </w:r>
        </w:p>
      </w:tc>
      <w:tc>
        <w:tcPr>
          <w:tcW w:w="10088" w:type="dxa"/>
          <w:gridSpan w:val="4"/>
          <w:tcBorders>
            <w:top w:val="single" w:sz="6" w:space="0" w:color="auto"/>
            <w:bottom w:val="single" w:sz="6" w:space="0" w:color="auto"/>
          </w:tcBorders>
          <w:vAlign w:val="center"/>
        </w:tcPr>
        <w:p w14:paraId="32FA5B3C" w14:textId="43CC0DE8" w:rsidR="00417211" w:rsidRPr="007A56DC" w:rsidRDefault="00417211" w:rsidP="00081392">
          <w:pPr>
            <w:pStyle w:val="Title20Bold"/>
            <w:spacing w:before="60" w:after="60"/>
            <w:rPr>
              <w:sz w:val="32"/>
            </w:rPr>
          </w:pPr>
          <w:r>
            <w:rPr>
              <w:sz w:val="32"/>
            </w:rPr>
            <w:t>Post-Market Clinical Follow-up Plan</w:t>
          </w:r>
        </w:p>
      </w:tc>
    </w:tr>
    <w:tr w:rsidR="00417211" w14:paraId="027A9731" w14:textId="77777777" w:rsidTr="00445BE8">
      <w:trPr>
        <w:trHeight w:val="447"/>
      </w:trPr>
      <w:tc>
        <w:tcPr>
          <w:tcW w:w="2872" w:type="dxa"/>
          <w:vMerge/>
          <w:tcBorders>
            <w:bottom w:val="single" w:sz="6" w:space="0" w:color="auto"/>
          </w:tcBorders>
          <w:vAlign w:val="center"/>
        </w:tcPr>
        <w:p w14:paraId="6D29D624" w14:textId="77777777" w:rsidR="00417211" w:rsidRDefault="00417211" w:rsidP="00081392">
          <w:pPr>
            <w:pStyle w:val="Header"/>
            <w:rPr>
              <w:noProof/>
              <w:color w:val="FF0000"/>
            </w:rPr>
          </w:pPr>
        </w:p>
      </w:tc>
      <w:tc>
        <w:tcPr>
          <w:tcW w:w="1620" w:type="dxa"/>
          <w:tcBorders>
            <w:top w:val="single" w:sz="6" w:space="0" w:color="auto"/>
            <w:bottom w:val="single" w:sz="6" w:space="0" w:color="auto"/>
          </w:tcBorders>
          <w:vAlign w:val="center"/>
        </w:tcPr>
        <w:p w14:paraId="790906BB" w14:textId="77777777" w:rsidR="00417211" w:rsidRPr="00E33803" w:rsidRDefault="00417211" w:rsidP="00081392">
          <w:pPr>
            <w:pStyle w:val="Title20Bold"/>
            <w:spacing w:before="0" w:after="0"/>
            <w:rPr>
              <w:sz w:val="22"/>
              <w:szCs w:val="22"/>
            </w:rPr>
          </w:pPr>
          <w:r>
            <w:rPr>
              <w:sz w:val="22"/>
              <w:szCs w:val="22"/>
            </w:rPr>
            <w:t>P</w:t>
          </w:r>
          <w:r w:rsidRPr="00E33803">
            <w:rPr>
              <w:sz w:val="22"/>
              <w:szCs w:val="22"/>
            </w:rPr>
            <w:t>lan #:</w:t>
          </w:r>
        </w:p>
      </w:tc>
      <w:tc>
        <w:tcPr>
          <w:tcW w:w="5649" w:type="dxa"/>
          <w:tcBorders>
            <w:top w:val="single" w:sz="6" w:space="0" w:color="auto"/>
            <w:bottom w:val="single" w:sz="6" w:space="0" w:color="auto"/>
          </w:tcBorders>
          <w:vAlign w:val="center"/>
        </w:tcPr>
        <w:p w14:paraId="6A542440" w14:textId="77777777" w:rsidR="00417211" w:rsidRPr="00973D63" w:rsidRDefault="00417211" w:rsidP="00081392">
          <w:pPr>
            <w:pStyle w:val="Title20Bold"/>
            <w:spacing w:before="0" w:after="0"/>
            <w:rPr>
              <w:rStyle w:val="BlueItalics"/>
              <w:b w:val="0"/>
            </w:rPr>
          </w:pPr>
          <w:r w:rsidRPr="00973D63">
            <w:rPr>
              <w:rStyle w:val="BlueItalics"/>
              <w:b w:val="0"/>
              <w:sz w:val="24"/>
            </w:rPr>
            <w:t>&lt;number&gt;</w:t>
          </w:r>
        </w:p>
      </w:tc>
      <w:tc>
        <w:tcPr>
          <w:tcW w:w="1144" w:type="dxa"/>
          <w:tcBorders>
            <w:top w:val="single" w:sz="6" w:space="0" w:color="auto"/>
            <w:bottom w:val="single" w:sz="6" w:space="0" w:color="auto"/>
          </w:tcBorders>
          <w:vAlign w:val="center"/>
        </w:tcPr>
        <w:p w14:paraId="38FF8FE1" w14:textId="77777777" w:rsidR="00417211" w:rsidRPr="00E33803" w:rsidRDefault="00417211" w:rsidP="00081392">
          <w:pPr>
            <w:pStyle w:val="Title20Bold"/>
            <w:spacing w:before="0" w:after="0"/>
            <w:rPr>
              <w:sz w:val="22"/>
              <w:szCs w:val="22"/>
            </w:rPr>
          </w:pPr>
          <w:r w:rsidRPr="00E33803">
            <w:rPr>
              <w:sz w:val="22"/>
              <w:szCs w:val="22"/>
            </w:rPr>
            <w:t>Rev.:</w:t>
          </w:r>
        </w:p>
      </w:tc>
      <w:tc>
        <w:tcPr>
          <w:tcW w:w="1675" w:type="dxa"/>
          <w:tcBorders>
            <w:top w:val="single" w:sz="6" w:space="0" w:color="auto"/>
            <w:bottom w:val="single" w:sz="6" w:space="0" w:color="auto"/>
          </w:tcBorders>
          <w:vAlign w:val="center"/>
        </w:tcPr>
        <w:p w14:paraId="3F3F8268" w14:textId="77777777" w:rsidR="00417211" w:rsidRPr="00973D63" w:rsidRDefault="00417211" w:rsidP="00081392">
          <w:pPr>
            <w:pStyle w:val="Title20Bold"/>
            <w:spacing w:before="0" w:after="0"/>
            <w:rPr>
              <w:rStyle w:val="BlueItalics"/>
              <w:b w:val="0"/>
            </w:rPr>
          </w:pPr>
          <w:r w:rsidRPr="00973D63">
            <w:rPr>
              <w:rStyle w:val="BlueItalics"/>
              <w:b w:val="0"/>
              <w:sz w:val="24"/>
            </w:rPr>
            <w:t>&lt;rev&gt;</w:t>
          </w:r>
        </w:p>
      </w:tc>
    </w:tr>
  </w:tbl>
  <w:p w14:paraId="64DAC846" w14:textId="4DCEC8D4" w:rsidR="00417211" w:rsidRDefault="00417211" w:rsidP="00730058">
    <w:pPr>
      <w:pStyle w:val="Header"/>
    </w:pPr>
  </w:p>
  <w:p w14:paraId="10FB4609" w14:textId="12BA72A8" w:rsidR="00417211" w:rsidRDefault="00417211" w:rsidP="00730058">
    <w:pPr>
      <w:pStyle w:val="Header"/>
    </w:pPr>
  </w:p>
  <w:p w14:paraId="15CD5107" w14:textId="77777777" w:rsidR="00417211" w:rsidRDefault="00417211" w:rsidP="007300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B2E15E" w14:textId="77777777" w:rsidR="00417211" w:rsidRDefault="004172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77CFB"/>
    <w:multiLevelType w:val="hybridMultilevel"/>
    <w:tmpl w:val="0A2ED4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6CB3DEC"/>
    <w:multiLevelType w:val="hybridMultilevel"/>
    <w:tmpl w:val="9DD20D7A"/>
    <w:lvl w:ilvl="0" w:tplc="27ECCB38">
      <w:start w:val="1"/>
      <w:numFmt w:val="bullet"/>
      <w:pStyle w:val="CkBox2"/>
      <w:lvlText w:val=""/>
      <w:lvlJc w:val="left"/>
      <w:pPr>
        <w:tabs>
          <w:tab w:val="num" w:pos="2160"/>
        </w:tabs>
        <w:ind w:left="216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2" w15:restartNumberingAfterBreak="0">
    <w:nsid w:val="073E12AF"/>
    <w:multiLevelType w:val="multilevel"/>
    <w:tmpl w:val="E73A5EE4"/>
    <w:lvl w:ilvl="0">
      <w:start w:val="1"/>
      <w:numFmt w:val="upperLetter"/>
      <w:lvlText w:val="%1."/>
      <w:lvlJc w:val="left"/>
      <w:pPr>
        <w:ind w:left="360" w:hanging="360"/>
      </w:pPr>
      <w:rPr>
        <w:rFonts w:hint="default"/>
      </w:rPr>
    </w:lvl>
    <w:lvl w:ilvl="1">
      <w:start w:val="1"/>
      <w:numFmt w:val="decimal"/>
      <w:lvlText w:val="%1.%2"/>
      <w:lvlJc w:val="left"/>
      <w:pPr>
        <w:ind w:left="576" w:hanging="576"/>
      </w:pPr>
    </w:lvl>
    <w:lvl w:ilvl="2">
      <w:start w:val="1"/>
      <w:numFmt w:val="decimal"/>
      <w:lvlText w:val="%1.%2.%3"/>
      <w:lvlJc w:val="left"/>
      <w:pPr>
        <w:ind w:left="720" w:hanging="720"/>
      </w:pPr>
      <w:rPr>
        <w:b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9FF3751"/>
    <w:multiLevelType w:val="hybridMultilevel"/>
    <w:tmpl w:val="E708D5C8"/>
    <w:lvl w:ilvl="0" w:tplc="09EAA8F2">
      <w:start w:val="1"/>
      <w:numFmt w:val="bullet"/>
      <w:pStyle w:val="CkBox3"/>
      <w:lvlText w:val=""/>
      <w:lvlJc w:val="left"/>
      <w:pPr>
        <w:tabs>
          <w:tab w:val="num" w:pos="2880"/>
        </w:tabs>
        <w:ind w:left="288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4" w15:restartNumberingAfterBreak="0">
    <w:nsid w:val="0ED22FD4"/>
    <w:multiLevelType w:val="hybridMultilevel"/>
    <w:tmpl w:val="420E7C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F9152F9"/>
    <w:multiLevelType w:val="multilevel"/>
    <w:tmpl w:val="1B6A2AD4"/>
    <w:lvl w:ilvl="0">
      <w:start w:val="3"/>
      <w:numFmt w:val="upperLetter"/>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440" w:hanging="100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16637B3"/>
    <w:multiLevelType w:val="hybridMultilevel"/>
    <w:tmpl w:val="FA24C878"/>
    <w:lvl w:ilvl="0" w:tplc="44A49C20">
      <w:start w:val="1"/>
      <w:numFmt w:val="bullet"/>
      <w:pStyle w:val="CkBox4"/>
      <w:lvlText w:val=""/>
      <w:lvlJc w:val="left"/>
      <w:pPr>
        <w:tabs>
          <w:tab w:val="num" w:pos="3600"/>
        </w:tabs>
        <w:ind w:left="360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7" w15:restartNumberingAfterBreak="0">
    <w:nsid w:val="12352EA4"/>
    <w:multiLevelType w:val="hybridMultilevel"/>
    <w:tmpl w:val="BDD66EC6"/>
    <w:lvl w:ilvl="0" w:tplc="04741F8C">
      <w:start w:val="1"/>
      <w:numFmt w:val="decimal"/>
      <w:pStyle w:val="LN2Step"/>
      <w:lvlText w:val="Step %1."/>
      <w:lvlJc w:val="left"/>
      <w:pPr>
        <w:tabs>
          <w:tab w:val="num" w:pos="2808"/>
        </w:tabs>
        <w:ind w:left="2808" w:hanging="100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348585C"/>
    <w:multiLevelType w:val="hybridMultilevel"/>
    <w:tmpl w:val="220A3A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36E27BE"/>
    <w:multiLevelType w:val="hybridMultilevel"/>
    <w:tmpl w:val="AF8070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390234D"/>
    <w:multiLevelType w:val="hybridMultilevel"/>
    <w:tmpl w:val="BE2054B2"/>
    <w:lvl w:ilvl="0" w:tplc="649042C4">
      <w:start w:val="1"/>
      <w:numFmt w:val="bullet"/>
      <w:pStyle w:val="TableBullet"/>
      <w:lvlText w:val=""/>
      <w:lvlJc w:val="left"/>
      <w:pPr>
        <w:tabs>
          <w:tab w:val="num" w:pos="216"/>
        </w:tabs>
        <w:ind w:left="216"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086B52"/>
    <w:multiLevelType w:val="multilevel"/>
    <w:tmpl w:val="99D86A1C"/>
    <w:lvl w:ilvl="0">
      <w:start w:val="4"/>
      <w:numFmt w:val="upperLetter"/>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C4B1CD2"/>
    <w:multiLevelType w:val="hybridMultilevel"/>
    <w:tmpl w:val="38C40DBC"/>
    <w:lvl w:ilvl="0" w:tplc="1902A390">
      <w:start w:val="1"/>
      <w:numFmt w:val="upperLetter"/>
      <w:pStyle w:val="LN2ListNumberI2"/>
      <w:lvlText w:val="%1."/>
      <w:lvlJc w:val="left"/>
      <w:pPr>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CA47F1E"/>
    <w:multiLevelType w:val="multilevel"/>
    <w:tmpl w:val="7FE2A330"/>
    <w:lvl w:ilvl="0">
      <w:start w:val="1"/>
      <w:numFmt w:val="upperLetter"/>
      <w:pStyle w:val="H1Appendix"/>
      <w:lvlText w:val="%1."/>
      <w:lvlJc w:val="left"/>
      <w:pPr>
        <w:ind w:left="720" w:hanging="720"/>
      </w:pPr>
      <w:rPr>
        <w:rFonts w:hint="default"/>
      </w:rPr>
    </w:lvl>
    <w:lvl w:ilvl="1">
      <w:start w:val="1"/>
      <w:numFmt w:val="decimal"/>
      <w:pStyle w:val="H2Appendix"/>
      <w:lvlText w:val="%1.%2"/>
      <w:lvlJc w:val="left"/>
      <w:pPr>
        <w:ind w:left="720" w:hanging="720"/>
      </w:pPr>
      <w:rPr>
        <w:rFonts w:hint="default"/>
      </w:rPr>
    </w:lvl>
    <w:lvl w:ilvl="2">
      <w:start w:val="1"/>
      <w:numFmt w:val="decimal"/>
      <w:pStyle w:val="H3Appendix"/>
      <w:lvlText w:val="%1.%2.%3"/>
      <w:lvlJc w:val="left"/>
      <w:pPr>
        <w:ind w:left="1080" w:hanging="1080"/>
      </w:pPr>
      <w:rPr>
        <w:rFonts w:hint="default"/>
      </w:rPr>
    </w:lvl>
    <w:lvl w:ilvl="3">
      <w:start w:val="1"/>
      <w:numFmt w:val="decimal"/>
      <w:pStyle w:val="H1Appendix"/>
      <w:lvlText w:val="%1.%2.%3.%4"/>
      <w:lvlJc w:val="left"/>
      <w:pPr>
        <w:ind w:left="1260" w:hanging="1260"/>
      </w:pPr>
      <w:rPr>
        <w:rFonts w:hint="default"/>
      </w:rPr>
    </w:lvl>
    <w:lvl w:ilvl="4">
      <w:start w:val="1"/>
      <w:numFmt w:val="decimal"/>
      <w:pStyle w:val="H2Appendix"/>
      <w:lvlText w:val="%1.%2.%3.%4.%5"/>
      <w:lvlJc w:val="left"/>
      <w:pPr>
        <w:ind w:left="1440" w:hanging="1440"/>
      </w:pPr>
      <w:rPr>
        <w:rFonts w:hint="default"/>
      </w:rPr>
    </w:lvl>
    <w:lvl w:ilvl="5">
      <w:start w:val="1"/>
      <w:numFmt w:val="decimal"/>
      <w:pStyle w:val="H3Appendix"/>
      <w:lvlText w:val="%1.%2.%3.%4.%5.%6"/>
      <w:lvlJc w:val="left"/>
      <w:pPr>
        <w:ind w:left="1620" w:hanging="162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980" w:hanging="1980"/>
      </w:pPr>
      <w:rPr>
        <w:rFonts w:hint="default"/>
      </w:rPr>
    </w:lvl>
    <w:lvl w:ilvl="8">
      <w:start w:val="1"/>
      <w:numFmt w:val="decimal"/>
      <w:lvlText w:val="%1.%2.%3.%4.%5.%6.%7.%8.%9"/>
      <w:lvlJc w:val="left"/>
      <w:pPr>
        <w:tabs>
          <w:tab w:val="num" w:pos="2160"/>
        </w:tabs>
        <w:ind w:left="2160" w:hanging="2160"/>
      </w:pPr>
      <w:rPr>
        <w:rFonts w:hint="default"/>
      </w:rPr>
    </w:lvl>
  </w:abstractNum>
  <w:abstractNum w:abstractNumId="14" w15:restartNumberingAfterBreak="0">
    <w:nsid w:val="22136BD3"/>
    <w:multiLevelType w:val="hybridMultilevel"/>
    <w:tmpl w:val="581A2FF4"/>
    <w:lvl w:ilvl="0" w:tplc="8618E644">
      <w:start w:val="1"/>
      <w:numFmt w:val="lowerRoman"/>
      <w:pStyle w:val="LN3ListNumberI3"/>
      <w:lvlText w:val="%1."/>
      <w:lvlJc w:val="left"/>
      <w:pPr>
        <w:tabs>
          <w:tab w:val="num" w:pos="2880"/>
        </w:tabs>
        <w:ind w:left="2880" w:hanging="360"/>
      </w:pPr>
      <w:rPr>
        <w:rFonts w:hint="default"/>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5" w15:restartNumberingAfterBreak="0">
    <w:nsid w:val="23C43D4A"/>
    <w:multiLevelType w:val="hybridMultilevel"/>
    <w:tmpl w:val="2362DE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4EA698E"/>
    <w:multiLevelType w:val="hybridMultilevel"/>
    <w:tmpl w:val="60C4C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A985326"/>
    <w:multiLevelType w:val="hybridMultilevel"/>
    <w:tmpl w:val="4E70ACD6"/>
    <w:lvl w:ilvl="0" w:tplc="D4EABE3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803E81"/>
    <w:multiLevelType w:val="hybridMultilevel"/>
    <w:tmpl w:val="DFFC851A"/>
    <w:lvl w:ilvl="0" w:tplc="CA4A200E">
      <w:start w:val="1"/>
      <w:numFmt w:val="bullet"/>
      <w:pStyle w:val="LB1ListBulletI1"/>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0FA24FE"/>
    <w:multiLevelType w:val="hybridMultilevel"/>
    <w:tmpl w:val="47F60A5A"/>
    <w:lvl w:ilvl="0" w:tplc="19A88148">
      <w:start w:val="1"/>
      <w:numFmt w:val="decimal"/>
      <w:pStyle w:val="LN1Step"/>
      <w:lvlText w:val="Step %1."/>
      <w:lvlJc w:val="left"/>
      <w:pPr>
        <w:tabs>
          <w:tab w:val="num" w:pos="2088"/>
        </w:tabs>
        <w:ind w:left="2088" w:hanging="100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4DA5DDC"/>
    <w:multiLevelType w:val="hybridMultilevel"/>
    <w:tmpl w:val="0A9699C2"/>
    <w:lvl w:ilvl="0" w:tplc="D4EABE3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D32C5D"/>
    <w:multiLevelType w:val="hybridMultilevel"/>
    <w:tmpl w:val="57D4D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FA091A"/>
    <w:multiLevelType w:val="hybridMultilevel"/>
    <w:tmpl w:val="99223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6E35728"/>
    <w:multiLevelType w:val="hybridMultilevel"/>
    <w:tmpl w:val="B8A28FC8"/>
    <w:lvl w:ilvl="0" w:tplc="86D04304">
      <w:start w:val="1"/>
      <w:numFmt w:val="decimal"/>
      <w:pStyle w:val="LN1ListNumberI1"/>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9D4467F"/>
    <w:multiLevelType w:val="hybridMultilevel"/>
    <w:tmpl w:val="8162F12C"/>
    <w:lvl w:ilvl="0" w:tplc="D4EABE3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7B6076"/>
    <w:multiLevelType w:val="hybridMultilevel"/>
    <w:tmpl w:val="AD7E5820"/>
    <w:lvl w:ilvl="0" w:tplc="8946DC08">
      <w:start w:val="1"/>
      <w:numFmt w:val="none"/>
      <w:pStyle w:val="Yes-No1"/>
      <w:lvlText w:val="[Yes] / [No]:"/>
      <w:lvlJc w:val="left"/>
      <w:pPr>
        <w:tabs>
          <w:tab w:val="num" w:pos="2520"/>
        </w:tabs>
        <w:ind w:left="2520" w:hanging="1440"/>
      </w:pPr>
      <w:rPr>
        <w:rFonts w:ascii="Arial Bold" w:hAnsi="Arial Bold" w:hint="default"/>
        <w:b/>
        <w:i w:val="0"/>
        <w:sz w:val="24"/>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0"/>
        </w:tabs>
        <w:ind w:left="0" w:hanging="180"/>
      </w:pPr>
    </w:lvl>
    <w:lvl w:ilvl="3" w:tplc="0409000F" w:tentative="1">
      <w:start w:val="1"/>
      <w:numFmt w:val="decimal"/>
      <w:lvlText w:val="%4."/>
      <w:lvlJc w:val="left"/>
      <w:pPr>
        <w:tabs>
          <w:tab w:val="num" w:pos="720"/>
        </w:tabs>
        <w:ind w:left="720" w:hanging="360"/>
      </w:pPr>
    </w:lvl>
    <w:lvl w:ilvl="4" w:tplc="04090019" w:tentative="1">
      <w:start w:val="1"/>
      <w:numFmt w:val="lowerLetter"/>
      <w:lvlText w:val="%5."/>
      <w:lvlJc w:val="left"/>
      <w:pPr>
        <w:tabs>
          <w:tab w:val="num" w:pos="1440"/>
        </w:tabs>
        <w:ind w:left="1440" w:hanging="360"/>
      </w:pPr>
    </w:lvl>
    <w:lvl w:ilvl="5" w:tplc="0409001B" w:tentative="1">
      <w:start w:val="1"/>
      <w:numFmt w:val="lowerRoman"/>
      <w:lvlText w:val="%6."/>
      <w:lvlJc w:val="right"/>
      <w:pPr>
        <w:tabs>
          <w:tab w:val="num" w:pos="2160"/>
        </w:tabs>
        <w:ind w:left="2160" w:hanging="180"/>
      </w:pPr>
    </w:lvl>
    <w:lvl w:ilvl="6" w:tplc="0409000F" w:tentative="1">
      <w:start w:val="1"/>
      <w:numFmt w:val="decimal"/>
      <w:lvlText w:val="%7."/>
      <w:lvlJc w:val="left"/>
      <w:pPr>
        <w:tabs>
          <w:tab w:val="num" w:pos="2880"/>
        </w:tabs>
        <w:ind w:left="2880" w:hanging="360"/>
      </w:pPr>
    </w:lvl>
    <w:lvl w:ilvl="7" w:tplc="04090019" w:tentative="1">
      <w:start w:val="1"/>
      <w:numFmt w:val="lowerLetter"/>
      <w:lvlText w:val="%8."/>
      <w:lvlJc w:val="left"/>
      <w:pPr>
        <w:tabs>
          <w:tab w:val="num" w:pos="3600"/>
        </w:tabs>
        <w:ind w:left="3600" w:hanging="360"/>
      </w:pPr>
    </w:lvl>
    <w:lvl w:ilvl="8" w:tplc="0409001B" w:tentative="1">
      <w:start w:val="1"/>
      <w:numFmt w:val="lowerRoman"/>
      <w:lvlText w:val="%9."/>
      <w:lvlJc w:val="right"/>
      <w:pPr>
        <w:tabs>
          <w:tab w:val="num" w:pos="4320"/>
        </w:tabs>
        <w:ind w:left="4320" w:hanging="180"/>
      </w:pPr>
    </w:lvl>
  </w:abstractNum>
  <w:abstractNum w:abstractNumId="26" w15:restartNumberingAfterBreak="0">
    <w:nsid w:val="43000ACE"/>
    <w:multiLevelType w:val="hybridMultilevel"/>
    <w:tmpl w:val="C3BEF3D8"/>
    <w:lvl w:ilvl="0" w:tplc="28D86E4C">
      <w:start w:val="1"/>
      <w:numFmt w:val="bullet"/>
      <w:pStyle w:val="CkBox1"/>
      <w:lvlText w:val=""/>
      <w:lvlJc w:val="left"/>
      <w:pPr>
        <w:tabs>
          <w:tab w:val="num" w:pos="1440"/>
        </w:tabs>
        <w:ind w:left="1440" w:hanging="360"/>
      </w:pPr>
      <w:rPr>
        <w:rFonts w:ascii="Wingdings 2" w:hAnsi="Wingdings 2"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27" w15:restartNumberingAfterBreak="0">
    <w:nsid w:val="47DD2482"/>
    <w:multiLevelType w:val="hybridMultilevel"/>
    <w:tmpl w:val="78781210"/>
    <w:lvl w:ilvl="0" w:tplc="F564C88E">
      <w:start w:val="1"/>
      <w:numFmt w:val="bullet"/>
      <w:pStyle w:val="LB2ListBulletI2"/>
      <w:lvlText w:val="o"/>
      <w:lvlJc w:val="left"/>
      <w:pPr>
        <w:ind w:left="216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A881030"/>
    <w:multiLevelType w:val="hybridMultilevel"/>
    <w:tmpl w:val="526EA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4BB10E13"/>
    <w:multiLevelType w:val="hybridMultilevel"/>
    <w:tmpl w:val="A1E684B6"/>
    <w:lvl w:ilvl="0" w:tplc="44527C4A">
      <w:start w:val="1"/>
      <w:numFmt w:val="decimal"/>
      <w:pStyle w:val="LN0ListNumber"/>
      <w:lvlText w:val="%1)"/>
      <w:lvlJc w:val="left"/>
      <w:pPr>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BB94335"/>
    <w:multiLevelType w:val="hybridMultilevel"/>
    <w:tmpl w:val="34D43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13D45B0"/>
    <w:multiLevelType w:val="hybridMultilevel"/>
    <w:tmpl w:val="41327D90"/>
    <w:lvl w:ilvl="0" w:tplc="579C4E2E">
      <w:start w:val="1"/>
      <w:numFmt w:val="bullet"/>
      <w:pStyle w:val="LB0ListBullet"/>
      <w:lvlText w:val=""/>
      <w:lvlJc w:val="left"/>
      <w:pPr>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5A557E9"/>
    <w:multiLevelType w:val="hybridMultilevel"/>
    <w:tmpl w:val="AE906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64448AA"/>
    <w:multiLevelType w:val="hybridMultilevel"/>
    <w:tmpl w:val="63DA3BDC"/>
    <w:lvl w:ilvl="0" w:tplc="EB56FFE0">
      <w:start w:val="1"/>
      <w:numFmt w:val="bullet"/>
      <w:lvlText w:val="-"/>
      <w:lvlJc w:val="left"/>
      <w:pPr>
        <w:ind w:left="1800" w:hanging="360"/>
      </w:p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573C7327"/>
    <w:multiLevelType w:val="hybridMultilevel"/>
    <w:tmpl w:val="E8E66020"/>
    <w:lvl w:ilvl="0" w:tplc="D4EABE3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A92E7B"/>
    <w:multiLevelType w:val="hybridMultilevel"/>
    <w:tmpl w:val="7C3ECE68"/>
    <w:lvl w:ilvl="0" w:tplc="D4EABE3A">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A007C5B"/>
    <w:multiLevelType w:val="hybridMultilevel"/>
    <w:tmpl w:val="2B724352"/>
    <w:lvl w:ilvl="0" w:tplc="D4EABE3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AA2F15"/>
    <w:multiLevelType w:val="hybridMultilevel"/>
    <w:tmpl w:val="7018EBDA"/>
    <w:lvl w:ilvl="0" w:tplc="A9186A74">
      <w:start w:val="1"/>
      <w:numFmt w:val="lowerLetter"/>
      <w:pStyle w:val="LN4ListNumberI4"/>
      <w:lvlText w:val="%1."/>
      <w:lvlJc w:val="left"/>
      <w:pPr>
        <w:ind w:left="3600" w:hanging="360"/>
      </w:pPr>
      <w:rPr>
        <w:rFonts w:hint="default"/>
      </w:rPr>
    </w:lvl>
    <w:lvl w:ilvl="1" w:tplc="04090019" w:tentative="1">
      <w:start w:val="1"/>
      <w:numFmt w:val="lowerLetter"/>
      <w:lvlText w:val="%2."/>
      <w:lvlJc w:val="left"/>
      <w:pPr>
        <w:tabs>
          <w:tab w:val="num" w:pos="4320"/>
        </w:tabs>
        <w:ind w:left="4320" w:hanging="360"/>
      </w:p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38" w15:restartNumberingAfterBreak="0">
    <w:nsid w:val="66494112"/>
    <w:multiLevelType w:val="hybridMultilevel"/>
    <w:tmpl w:val="2F008898"/>
    <w:lvl w:ilvl="0" w:tplc="6B62F266">
      <w:start w:val="1"/>
      <w:numFmt w:val="decimal"/>
      <w:pStyle w:val="TableEntryNumbere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96109EB"/>
    <w:multiLevelType w:val="hybridMultilevel"/>
    <w:tmpl w:val="3A2C17B6"/>
    <w:lvl w:ilvl="0" w:tplc="AF049A16">
      <w:start w:val="12"/>
      <w:numFmt w:val="bullet"/>
      <w:pStyle w:val="LB4ListBulletI4"/>
      <w:lvlText w:val=""/>
      <w:lvlJc w:val="left"/>
      <w:pPr>
        <w:ind w:left="3600" w:hanging="360"/>
      </w:pPr>
      <w:rPr>
        <w:rFonts w:ascii="Symbol" w:eastAsiaTheme="majorEastAsia"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9E11E0C"/>
    <w:multiLevelType w:val="hybridMultilevel"/>
    <w:tmpl w:val="D604D876"/>
    <w:lvl w:ilvl="0" w:tplc="C97069D0">
      <w:start w:val="1"/>
      <w:numFmt w:val="none"/>
      <w:pStyle w:val="Yes-No2"/>
      <w:lvlText w:val="[Yes] / [No]:"/>
      <w:lvlJc w:val="left"/>
      <w:pPr>
        <w:tabs>
          <w:tab w:val="num" w:pos="3240"/>
        </w:tabs>
        <w:ind w:left="3240" w:hanging="1440"/>
      </w:pPr>
      <w:rPr>
        <w:rFonts w:hint="default"/>
        <w:b/>
        <w:i w:val="0"/>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41" w15:restartNumberingAfterBreak="0">
    <w:nsid w:val="6AFB7469"/>
    <w:multiLevelType w:val="hybridMultilevel"/>
    <w:tmpl w:val="553C6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5603C5E"/>
    <w:multiLevelType w:val="hybridMultilevel"/>
    <w:tmpl w:val="88B28740"/>
    <w:lvl w:ilvl="0" w:tplc="2CCE2882">
      <w:start w:val="1"/>
      <w:numFmt w:val="bullet"/>
      <w:pStyle w:val="LB3ListBulletI3"/>
      <w:lvlText w:val=""/>
      <w:lvlJc w:val="left"/>
      <w:pPr>
        <w:ind w:left="252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7ECF1DFA"/>
    <w:multiLevelType w:val="hybridMultilevel"/>
    <w:tmpl w:val="A69665C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abstractNumId w:val="18"/>
  </w:num>
  <w:num w:numId="2">
    <w:abstractNumId w:val="26"/>
  </w:num>
  <w:num w:numId="3">
    <w:abstractNumId w:val="1"/>
  </w:num>
  <w:num w:numId="4">
    <w:abstractNumId w:val="3"/>
  </w:num>
  <w:num w:numId="5">
    <w:abstractNumId w:val="6"/>
  </w:num>
  <w:num w:numId="6">
    <w:abstractNumId w:val="13"/>
  </w:num>
  <w:num w:numId="7">
    <w:abstractNumId w:val="31"/>
  </w:num>
  <w:num w:numId="8">
    <w:abstractNumId w:val="27"/>
  </w:num>
  <w:num w:numId="9">
    <w:abstractNumId w:val="42"/>
  </w:num>
  <w:num w:numId="10">
    <w:abstractNumId w:val="39"/>
  </w:num>
  <w:num w:numId="11">
    <w:abstractNumId w:val="29"/>
  </w:num>
  <w:num w:numId="12">
    <w:abstractNumId w:val="23"/>
  </w:num>
  <w:num w:numId="13">
    <w:abstractNumId w:val="19"/>
  </w:num>
  <w:num w:numId="14">
    <w:abstractNumId w:val="12"/>
  </w:num>
  <w:num w:numId="15">
    <w:abstractNumId w:val="7"/>
  </w:num>
  <w:num w:numId="16">
    <w:abstractNumId w:val="14"/>
  </w:num>
  <w:num w:numId="17">
    <w:abstractNumId w:val="37"/>
  </w:num>
  <w:num w:numId="18">
    <w:abstractNumId w:val="10"/>
  </w:num>
  <w:num w:numId="19">
    <w:abstractNumId w:val="38"/>
  </w:num>
  <w:num w:numId="20">
    <w:abstractNumId w:val="25"/>
  </w:num>
  <w:num w:numId="21">
    <w:abstractNumId w:val="40"/>
  </w:num>
  <w:num w:numId="22">
    <w:abstractNumId w:val="5"/>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3"/>
  </w:num>
  <w:num w:numId="25">
    <w:abstractNumId w:val="32"/>
  </w:num>
  <w:num w:numId="26">
    <w:abstractNumId w:val="21"/>
  </w:num>
  <w:num w:numId="27">
    <w:abstractNumId w:val="34"/>
  </w:num>
  <w:num w:numId="28">
    <w:abstractNumId w:val="36"/>
  </w:num>
  <w:num w:numId="29">
    <w:abstractNumId w:val="20"/>
  </w:num>
  <w:num w:numId="30">
    <w:abstractNumId w:val="24"/>
  </w:num>
  <w:num w:numId="31">
    <w:abstractNumId w:val="17"/>
  </w:num>
  <w:num w:numId="32">
    <w:abstractNumId w:val="35"/>
  </w:num>
  <w:num w:numId="33">
    <w:abstractNumId w:val="11"/>
  </w:num>
  <w:num w:numId="34">
    <w:abstractNumId w:val="43"/>
  </w:num>
  <w:num w:numId="35">
    <w:abstractNumId w:val="9"/>
    <w:lvlOverride w:ilvl="0"/>
    <w:lvlOverride w:ilvl="1"/>
    <w:lvlOverride w:ilvl="2"/>
    <w:lvlOverride w:ilvl="3"/>
    <w:lvlOverride w:ilvl="4"/>
    <w:lvlOverride w:ilvl="5"/>
    <w:lvlOverride w:ilvl="6"/>
    <w:lvlOverride w:ilvl="7"/>
    <w:lvlOverride w:ilvl="8"/>
  </w:num>
  <w:num w:numId="36">
    <w:abstractNumId w:val="30"/>
    <w:lvlOverride w:ilvl="0"/>
    <w:lvlOverride w:ilvl="1"/>
    <w:lvlOverride w:ilvl="2"/>
    <w:lvlOverride w:ilvl="3"/>
    <w:lvlOverride w:ilvl="4"/>
    <w:lvlOverride w:ilvl="5"/>
    <w:lvlOverride w:ilvl="6"/>
    <w:lvlOverride w:ilvl="7"/>
    <w:lvlOverride w:ilvl="8"/>
  </w:num>
  <w:num w:numId="37">
    <w:abstractNumId w:val="4"/>
    <w:lvlOverride w:ilvl="0"/>
    <w:lvlOverride w:ilvl="1"/>
    <w:lvlOverride w:ilvl="2"/>
    <w:lvlOverride w:ilvl="3"/>
    <w:lvlOverride w:ilvl="4"/>
    <w:lvlOverride w:ilvl="5"/>
    <w:lvlOverride w:ilvl="6"/>
    <w:lvlOverride w:ilvl="7"/>
    <w:lvlOverride w:ilvl="8"/>
  </w:num>
  <w:num w:numId="38">
    <w:abstractNumId w:val="28"/>
    <w:lvlOverride w:ilvl="0"/>
    <w:lvlOverride w:ilvl="1"/>
    <w:lvlOverride w:ilvl="2"/>
    <w:lvlOverride w:ilvl="3"/>
    <w:lvlOverride w:ilvl="4"/>
    <w:lvlOverride w:ilvl="5"/>
    <w:lvlOverride w:ilvl="6"/>
    <w:lvlOverride w:ilvl="7"/>
    <w:lvlOverride w:ilvl="8"/>
  </w:num>
  <w:num w:numId="39">
    <w:abstractNumId w:val="8"/>
    <w:lvlOverride w:ilvl="0"/>
    <w:lvlOverride w:ilvl="1"/>
    <w:lvlOverride w:ilvl="2"/>
    <w:lvlOverride w:ilvl="3"/>
    <w:lvlOverride w:ilvl="4"/>
    <w:lvlOverride w:ilvl="5"/>
    <w:lvlOverride w:ilvl="6"/>
    <w:lvlOverride w:ilvl="7"/>
    <w:lvlOverride w:ilvl="8"/>
  </w:num>
  <w:num w:numId="40">
    <w:abstractNumId w:val="22"/>
    <w:lvlOverride w:ilvl="0"/>
    <w:lvlOverride w:ilvl="1"/>
    <w:lvlOverride w:ilvl="2"/>
    <w:lvlOverride w:ilvl="3"/>
    <w:lvlOverride w:ilvl="4"/>
    <w:lvlOverride w:ilvl="5"/>
    <w:lvlOverride w:ilvl="6"/>
    <w:lvlOverride w:ilvl="7"/>
    <w:lvlOverride w:ilvl="8"/>
  </w:num>
  <w:num w:numId="41">
    <w:abstractNumId w:val="15"/>
    <w:lvlOverride w:ilvl="0"/>
    <w:lvlOverride w:ilvl="1"/>
    <w:lvlOverride w:ilvl="2"/>
    <w:lvlOverride w:ilvl="3"/>
    <w:lvlOverride w:ilvl="4"/>
    <w:lvlOverride w:ilvl="5"/>
    <w:lvlOverride w:ilvl="6"/>
    <w:lvlOverride w:ilvl="7"/>
    <w:lvlOverride w:ilvl="8"/>
  </w:num>
  <w:num w:numId="42">
    <w:abstractNumId w:val="0"/>
    <w:lvlOverride w:ilvl="0"/>
    <w:lvlOverride w:ilvl="1"/>
    <w:lvlOverride w:ilvl="2"/>
    <w:lvlOverride w:ilvl="3"/>
    <w:lvlOverride w:ilvl="4"/>
    <w:lvlOverride w:ilvl="5"/>
    <w:lvlOverride w:ilvl="6"/>
    <w:lvlOverride w:ilvl="7"/>
    <w:lvlOverride w:ilvl="8"/>
  </w:num>
  <w:num w:numId="43">
    <w:abstractNumId w:val="16"/>
    <w:lvlOverride w:ilvl="0"/>
    <w:lvlOverride w:ilvl="1"/>
    <w:lvlOverride w:ilvl="2"/>
    <w:lvlOverride w:ilvl="3"/>
    <w:lvlOverride w:ilvl="4"/>
    <w:lvlOverride w:ilvl="5"/>
    <w:lvlOverride w:ilvl="6"/>
    <w:lvlOverride w:ilvl="7"/>
    <w:lvlOverride w:ilvl="8"/>
  </w:num>
  <w:num w:numId="44">
    <w:abstractNumId w:val="41"/>
    <w:lvlOverride w:ilvl="0"/>
    <w:lvlOverride w:ilvl="1"/>
    <w:lvlOverride w:ilvl="2"/>
    <w:lvlOverride w:ilvl="3"/>
    <w:lvlOverride w:ilvl="4"/>
    <w:lvlOverride w:ilvl="5"/>
    <w:lvlOverride w:ilvl="6"/>
    <w:lvlOverride w:ilvl="7"/>
    <w:lvlOverride w:ilvl="8"/>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dhura Ramojwar">
    <w15:presenceInfo w15:providerId="AD" w15:userId="S::madhura.ramojwar@ltts.com::16f781e5-966c-448c-8338-2e06705393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CB7"/>
    <w:rsid w:val="00001B19"/>
    <w:rsid w:val="00013E98"/>
    <w:rsid w:val="000176D0"/>
    <w:rsid w:val="000216F9"/>
    <w:rsid w:val="00022A41"/>
    <w:rsid w:val="00025071"/>
    <w:rsid w:val="00036B63"/>
    <w:rsid w:val="00040EF5"/>
    <w:rsid w:val="00050717"/>
    <w:rsid w:val="000601F7"/>
    <w:rsid w:val="00062371"/>
    <w:rsid w:val="00071D9F"/>
    <w:rsid w:val="000778D5"/>
    <w:rsid w:val="00081392"/>
    <w:rsid w:val="0009021F"/>
    <w:rsid w:val="000916DE"/>
    <w:rsid w:val="00096BEF"/>
    <w:rsid w:val="000A4FB4"/>
    <w:rsid w:val="000A751C"/>
    <w:rsid w:val="000B232A"/>
    <w:rsid w:val="000C5C75"/>
    <w:rsid w:val="000C77FD"/>
    <w:rsid w:val="000D4678"/>
    <w:rsid w:val="000D7A2D"/>
    <w:rsid w:val="000F19AC"/>
    <w:rsid w:val="000F2010"/>
    <w:rsid w:val="000F21C4"/>
    <w:rsid w:val="000F5A13"/>
    <w:rsid w:val="001021E1"/>
    <w:rsid w:val="00104C51"/>
    <w:rsid w:val="001067D9"/>
    <w:rsid w:val="0011292E"/>
    <w:rsid w:val="00113391"/>
    <w:rsid w:val="00116851"/>
    <w:rsid w:val="00141312"/>
    <w:rsid w:val="001414D4"/>
    <w:rsid w:val="00165ED2"/>
    <w:rsid w:val="00171777"/>
    <w:rsid w:val="001844F0"/>
    <w:rsid w:val="00185236"/>
    <w:rsid w:val="001932C3"/>
    <w:rsid w:val="00193815"/>
    <w:rsid w:val="001A33C6"/>
    <w:rsid w:val="001A369F"/>
    <w:rsid w:val="001A4858"/>
    <w:rsid w:val="001B18F8"/>
    <w:rsid w:val="001B49E2"/>
    <w:rsid w:val="001C157E"/>
    <w:rsid w:val="001E3685"/>
    <w:rsid w:val="001E4C3C"/>
    <w:rsid w:val="001F0BE5"/>
    <w:rsid w:val="001F0E44"/>
    <w:rsid w:val="001F1FAB"/>
    <w:rsid w:val="001F4865"/>
    <w:rsid w:val="001F5737"/>
    <w:rsid w:val="001F683C"/>
    <w:rsid w:val="00201F8C"/>
    <w:rsid w:val="002110B6"/>
    <w:rsid w:val="00215191"/>
    <w:rsid w:val="002168E9"/>
    <w:rsid w:val="00226AD4"/>
    <w:rsid w:val="002277DD"/>
    <w:rsid w:val="00231619"/>
    <w:rsid w:val="00234D7D"/>
    <w:rsid w:val="002436EC"/>
    <w:rsid w:val="00251617"/>
    <w:rsid w:val="00265836"/>
    <w:rsid w:val="002803BD"/>
    <w:rsid w:val="00280A95"/>
    <w:rsid w:val="002840FE"/>
    <w:rsid w:val="002B1A7F"/>
    <w:rsid w:val="002B22D2"/>
    <w:rsid w:val="002B764E"/>
    <w:rsid w:val="002D0195"/>
    <w:rsid w:val="002E086A"/>
    <w:rsid w:val="002F0B71"/>
    <w:rsid w:val="00300918"/>
    <w:rsid w:val="00305250"/>
    <w:rsid w:val="00310F0A"/>
    <w:rsid w:val="00323253"/>
    <w:rsid w:val="0033045C"/>
    <w:rsid w:val="003417C1"/>
    <w:rsid w:val="003507AA"/>
    <w:rsid w:val="00354F8A"/>
    <w:rsid w:val="00380A70"/>
    <w:rsid w:val="003856B8"/>
    <w:rsid w:val="00391959"/>
    <w:rsid w:val="00397B12"/>
    <w:rsid w:val="003A28E1"/>
    <w:rsid w:val="003A7A57"/>
    <w:rsid w:val="003A7B18"/>
    <w:rsid w:val="003B5988"/>
    <w:rsid w:val="003C2200"/>
    <w:rsid w:val="003C49AE"/>
    <w:rsid w:val="003C63E1"/>
    <w:rsid w:val="003D247C"/>
    <w:rsid w:val="003D3DB1"/>
    <w:rsid w:val="003D738B"/>
    <w:rsid w:val="003E5303"/>
    <w:rsid w:val="003E6732"/>
    <w:rsid w:val="003F32C8"/>
    <w:rsid w:val="00400B47"/>
    <w:rsid w:val="00404BB5"/>
    <w:rsid w:val="004063BB"/>
    <w:rsid w:val="00414603"/>
    <w:rsid w:val="00417211"/>
    <w:rsid w:val="0042417B"/>
    <w:rsid w:val="00430A4F"/>
    <w:rsid w:val="00430BCB"/>
    <w:rsid w:val="00430E6B"/>
    <w:rsid w:val="00431DB0"/>
    <w:rsid w:val="004376CF"/>
    <w:rsid w:val="00437A3D"/>
    <w:rsid w:val="00445BE8"/>
    <w:rsid w:val="00455FEA"/>
    <w:rsid w:val="00475A9E"/>
    <w:rsid w:val="004809F2"/>
    <w:rsid w:val="00496E0B"/>
    <w:rsid w:val="004A12BC"/>
    <w:rsid w:val="004A556A"/>
    <w:rsid w:val="004B0E01"/>
    <w:rsid w:val="004B66D3"/>
    <w:rsid w:val="004C4AD2"/>
    <w:rsid w:val="004C5E27"/>
    <w:rsid w:val="004E3B33"/>
    <w:rsid w:val="004F043C"/>
    <w:rsid w:val="004F2F9B"/>
    <w:rsid w:val="004F4686"/>
    <w:rsid w:val="004F4CB6"/>
    <w:rsid w:val="004F77A3"/>
    <w:rsid w:val="00504B10"/>
    <w:rsid w:val="00510A84"/>
    <w:rsid w:val="005121FF"/>
    <w:rsid w:val="0051322D"/>
    <w:rsid w:val="00522089"/>
    <w:rsid w:val="005333BC"/>
    <w:rsid w:val="005333C9"/>
    <w:rsid w:val="00537285"/>
    <w:rsid w:val="00550FCB"/>
    <w:rsid w:val="005618B7"/>
    <w:rsid w:val="00573A0E"/>
    <w:rsid w:val="0058138F"/>
    <w:rsid w:val="00594494"/>
    <w:rsid w:val="005A21A5"/>
    <w:rsid w:val="005A349D"/>
    <w:rsid w:val="005A58CF"/>
    <w:rsid w:val="005C1F0D"/>
    <w:rsid w:val="005C28C5"/>
    <w:rsid w:val="005C2AB5"/>
    <w:rsid w:val="005C2F39"/>
    <w:rsid w:val="005E4B2E"/>
    <w:rsid w:val="005F4012"/>
    <w:rsid w:val="00602B44"/>
    <w:rsid w:val="00607A08"/>
    <w:rsid w:val="00610FCE"/>
    <w:rsid w:val="00613F61"/>
    <w:rsid w:val="00616606"/>
    <w:rsid w:val="00616895"/>
    <w:rsid w:val="006201EF"/>
    <w:rsid w:val="00620F73"/>
    <w:rsid w:val="0062357D"/>
    <w:rsid w:val="00625BCA"/>
    <w:rsid w:val="00643FE1"/>
    <w:rsid w:val="006457B7"/>
    <w:rsid w:val="006533F5"/>
    <w:rsid w:val="006540B1"/>
    <w:rsid w:val="00660AFE"/>
    <w:rsid w:val="00665C2A"/>
    <w:rsid w:val="006728D2"/>
    <w:rsid w:val="006754C3"/>
    <w:rsid w:val="006950FA"/>
    <w:rsid w:val="006A0F8B"/>
    <w:rsid w:val="006C0685"/>
    <w:rsid w:val="006C369B"/>
    <w:rsid w:val="006C6016"/>
    <w:rsid w:val="006D3AA6"/>
    <w:rsid w:val="006E17DF"/>
    <w:rsid w:val="006E46E8"/>
    <w:rsid w:val="006E5628"/>
    <w:rsid w:val="0070119A"/>
    <w:rsid w:val="0070180D"/>
    <w:rsid w:val="007047DF"/>
    <w:rsid w:val="00706F08"/>
    <w:rsid w:val="00717964"/>
    <w:rsid w:val="00722C2C"/>
    <w:rsid w:val="00730058"/>
    <w:rsid w:val="00730BF8"/>
    <w:rsid w:val="00736B59"/>
    <w:rsid w:val="00744ED3"/>
    <w:rsid w:val="007455BC"/>
    <w:rsid w:val="00752585"/>
    <w:rsid w:val="00753434"/>
    <w:rsid w:val="00755BD0"/>
    <w:rsid w:val="00764912"/>
    <w:rsid w:val="00765767"/>
    <w:rsid w:val="007662EA"/>
    <w:rsid w:val="00772651"/>
    <w:rsid w:val="0078358C"/>
    <w:rsid w:val="007A30D9"/>
    <w:rsid w:val="007B3A76"/>
    <w:rsid w:val="007B56E5"/>
    <w:rsid w:val="007B5769"/>
    <w:rsid w:val="007D0BC6"/>
    <w:rsid w:val="007D30AE"/>
    <w:rsid w:val="007D3372"/>
    <w:rsid w:val="007D4092"/>
    <w:rsid w:val="007E1748"/>
    <w:rsid w:val="007F0B7D"/>
    <w:rsid w:val="007F3B86"/>
    <w:rsid w:val="00810243"/>
    <w:rsid w:val="00841302"/>
    <w:rsid w:val="00841475"/>
    <w:rsid w:val="00845132"/>
    <w:rsid w:val="00862AE7"/>
    <w:rsid w:val="008641E3"/>
    <w:rsid w:val="008722DF"/>
    <w:rsid w:val="0088285C"/>
    <w:rsid w:val="0088558E"/>
    <w:rsid w:val="008904AC"/>
    <w:rsid w:val="00895ED8"/>
    <w:rsid w:val="008A4B94"/>
    <w:rsid w:val="008A5EF2"/>
    <w:rsid w:val="008A65EC"/>
    <w:rsid w:val="008B2D8B"/>
    <w:rsid w:val="008D11FB"/>
    <w:rsid w:val="008D3CA7"/>
    <w:rsid w:val="008D615C"/>
    <w:rsid w:val="008F4AF6"/>
    <w:rsid w:val="009023FE"/>
    <w:rsid w:val="00902DD9"/>
    <w:rsid w:val="00907573"/>
    <w:rsid w:val="00910BFE"/>
    <w:rsid w:val="00915060"/>
    <w:rsid w:val="00915B0A"/>
    <w:rsid w:val="00922F23"/>
    <w:rsid w:val="009376B4"/>
    <w:rsid w:val="00944464"/>
    <w:rsid w:val="00946709"/>
    <w:rsid w:val="00947BE9"/>
    <w:rsid w:val="00950414"/>
    <w:rsid w:val="00950EF9"/>
    <w:rsid w:val="0095141E"/>
    <w:rsid w:val="009539E3"/>
    <w:rsid w:val="00954C64"/>
    <w:rsid w:val="0095666E"/>
    <w:rsid w:val="00965225"/>
    <w:rsid w:val="00971309"/>
    <w:rsid w:val="00972DE7"/>
    <w:rsid w:val="009738B5"/>
    <w:rsid w:val="00976869"/>
    <w:rsid w:val="009813AA"/>
    <w:rsid w:val="00984321"/>
    <w:rsid w:val="009916B5"/>
    <w:rsid w:val="00993973"/>
    <w:rsid w:val="009A03C5"/>
    <w:rsid w:val="009A7D3B"/>
    <w:rsid w:val="009B3CB5"/>
    <w:rsid w:val="009B455A"/>
    <w:rsid w:val="009B64CB"/>
    <w:rsid w:val="009C4C3F"/>
    <w:rsid w:val="009D3428"/>
    <w:rsid w:val="009D4BE4"/>
    <w:rsid w:val="009D728B"/>
    <w:rsid w:val="009E47A5"/>
    <w:rsid w:val="009E4DA8"/>
    <w:rsid w:val="00A04B3F"/>
    <w:rsid w:val="00A05F89"/>
    <w:rsid w:val="00A1206A"/>
    <w:rsid w:val="00A121D9"/>
    <w:rsid w:val="00A229D0"/>
    <w:rsid w:val="00A354CA"/>
    <w:rsid w:val="00A369E8"/>
    <w:rsid w:val="00A36A7F"/>
    <w:rsid w:val="00A4741A"/>
    <w:rsid w:val="00A54E1E"/>
    <w:rsid w:val="00A557B6"/>
    <w:rsid w:val="00A57806"/>
    <w:rsid w:val="00A71B65"/>
    <w:rsid w:val="00A73151"/>
    <w:rsid w:val="00A75F18"/>
    <w:rsid w:val="00A769CC"/>
    <w:rsid w:val="00A85F37"/>
    <w:rsid w:val="00AA0688"/>
    <w:rsid w:val="00AA12E6"/>
    <w:rsid w:val="00AA40F0"/>
    <w:rsid w:val="00AA490F"/>
    <w:rsid w:val="00AA64F7"/>
    <w:rsid w:val="00AA6B9C"/>
    <w:rsid w:val="00AB1A09"/>
    <w:rsid w:val="00AB61B8"/>
    <w:rsid w:val="00AC3A13"/>
    <w:rsid w:val="00AC44C7"/>
    <w:rsid w:val="00AD10B4"/>
    <w:rsid w:val="00AD3E3B"/>
    <w:rsid w:val="00AD67EC"/>
    <w:rsid w:val="00AE03BD"/>
    <w:rsid w:val="00AE2A37"/>
    <w:rsid w:val="00AF1B13"/>
    <w:rsid w:val="00AF25E9"/>
    <w:rsid w:val="00AF67EA"/>
    <w:rsid w:val="00B173C7"/>
    <w:rsid w:val="00B21C1D"/>
    <w:rsid w:val="00B22ADA"/>
    <w:rsid w:val="00B33FC4"/>
    <w:rsid w:val="00B347DB"/>
    <w:rsid w:val="00B4391F"/>
    <w:rsid w:val="00B44410"/>
    <w:rsid w:val="00B54F54"/>
    <w:rsid w:val="00B570CF"/>
    <w:rsid w:val="00B621AB"/>
    <w:rsid w:val="00B642C6"/>
    <w:rsid w:val="00B73C16"/>
    <w:rsid w:val="00B85450"/>
    <w:rsid w:val="00B85940"/>
    <w:rsid w:val="00B90166"/>
    <w:rsid w:val="00B95296"/>
    <w:rsid w:val="00B96C15"/>
    <w:rsid w:val="00BA157E"/>
    <w:rsid w:val="00BB1934"/>
    <w:rsid w:val="00BB483B"/>
    <w:rsid w:val="00BB5466"/>
    <w:rsid w:val="00BC0751"/>
    <w:rsid w:val="00BC0C34"/>
    <w:rsid w:val="00BC1575"/>
    <w:rsid w:val="00BC73D9"/>
    <w:rsid w:val="00BC750C"/>
    <w:rsid w:val="00BC7A9F"/>
    <w:rsid w:val="00BC7C37"/>
    <w:rsid w:val="00BD560C"/>
    <w:rsid w:val="00BD6E20"/>
    <w:rsid w:val="00BE0AD1"/>
    <w:rsid w:val="00BE1A0B"/>
    <w:rsid w:val="00BE7560"/>
    <w:rsid w:val="00BE7E62"/>
    <w:rsid w:val="00BF172F"/>
    <w:rsid w:val="00C03696"/>
    <w:rsid w:val="00C11E9B"/>
    <w:rsid w:val="00C14074"/>
    <w:rsid w:val="00C14ED2"/>
    <w:rsid w:val="00C23651"/>
    <w:rsid w:val="00C36FCF"/>
    <w:rsid w:val="00C44C83"/>
    <w:rsid w:val="00C5059E"/>
    <w:rsid w:val="00C525F1"/>
    <w:rsid w:val="00C55750"/>
    <w:rsid w:val="00C616D4"/>
    <w:rsid w:val="00C71B16"/>
    <w:rsid w:val="00C73316"/>
    <w:rsid w:val="00C7349F"/>
    <w:rsid w:val="00C81CBE"/>
    <w:rsid w:val="00C83AB6"/>
    <w:rsid w:val="00C84545"/>
    <w:rsid w:val="00CC5E61"/>
    <w:rsid w:val="00CD3F08"/>
    <w:rsid w:val="00CD7FD7"/>
    <w:rsid w:val="00CE34F2"/>
    <w:rsid w:val="00CE393F"/>
    <w:rsid w:val="00CE3D1E"/>
    <w:rsid w:val="00CE499E"/>
    <w:rsid w:val="00CF2CB0"/>
    <w:rsid w:val="00D02B4E"/>
    <w:rsid w:val="00D05066"/>
    <w:rsid w:val="00D07BA5"/>
    <w:rsid w:val="00D10AF2"/>
    <w:rsid w:val="00D118BF"/>
    <w:rsid w:val="00D14E98"/>
    <w:rsid w:val="00D17CA1"/>
    <w:rsid w:val="00D324F1"/>
    <w:rsid w:val="00D579E8"/>
    <w:rsid w:val="00D703EC"/>
    <w:rsid w:val="00D7557F"/>
    <w:rsid w:val="00D77286"/>
    <w:rsid w:val="00D81F80"/>
    <w:rsid w:val="00D843BA"/>
    <w:rsid w:val="00D86ECD"/>
    <w:rsid w:val="00D908F1"/>
    <w:rsid w:val="00D90F18"/>
    <w:rsid w:val="00DA1475"/>
    <w:rsid w:val="00DA3501"/>
    <w:rsid w:val="00DB07F4"/>
    <w:rsid w:val="00DB1B6F"/>
    <w:rsid w:val="00DB3075"/>
    <w:rsid w:val="00DB4995"/>
    <w:rsid w:val="00DC3FF7"/>
    <w:rsid w:val="00DD51F4"/>
    <w:rsid w:val="00DE7A11"/>
    <w:rsid w:val="00DE7B2E"/>
    <w:rsid w:val="00E142E5"/>
    <w:rsid w:val="00E16455"/>
    <w:rsid w:val="00E17814"/>
    <w:rsid w:val="00E17A9E"/>
    <w:rsid w:val="00E261A1"/>
    <w:rsid w:val="00E305F6"/>
    <w:rsid w:val="00E310CA"/>
    <w:rsid w:val="00E35C85"/>
    <w:rsid w:val="00E37297"/>
    <w:rsid w:val="00E405D6"/>
    <w:rsid w:val="00E52B8B"/>
    <w:rsid w:val="00E566C9"/>
    <w:rsid w:val="00E6341D"/>
    <w:rsid w:val="00E65B10"/>
    <w:rsid w:val="00E80A3A"/>
    <w:rsid w:val="00E8421A"/>
    <w:rsid w:val="00E935F8"/>
    <w:rsid w:val="00E96153"/>
    <w:rsid w:val="00EA55D7"/>
    <w:rsid w:val="00EA5B2A"/>
    <w:rsid w:val="00EA69DF"/>
    <w:rsid w:val="00EB0F22"/>
    <w:rsid w:val="00EB1C93"/>
    <w:rsid w:val="00EB7A4F"/>
    <w:rsid w:val="00EC1737"/>
    <w:rsid w:val="00EC3375"/>
    <w:rsid w:val="00ED1E59"/>
    <w:rsid w:val="00EE1CB7"/>
    <w:rsid w:val="00EF6880"/>
    <w:rsid w:val="00F03207"/>
    <w:rsid w:val="00F20470"/>
    <w:rsid w:val="00F2375B"/>
    <w:rsid w:val="00F35C19"/>
    <w:rsid w:val="00F37373"/>
    <w:rsid w:val="00F430C8"/>
    <w:rsid w:val="00F44907"/>
    <w:rsid w:val="00F44EF3"/>
    <w:rsid w:val="00F464FA"/>
    <w:rsid w:val="00F55566"/>
    <w:rsid w:val="00F60EA1"/>
    <w:rsid w:val="00F67F91"/>
    <w:rsid w:val="00F75DCB"/>
    <w:rsid w:val="00F829E3"/>
    <w:rsid w:val="00F96691"/>
    <w:rsid w:val="00FA4494"/>
    <w:rsid w:val="00FA7B79"/>
    <w:rsid w:val="00FC1249"/>
    <w:rsid w:val="00FC2188"/>
    <w:rsid w:val="00FC6370"/>
    <w:rsid w:val="00FD239D"/>
    <w:rsid w:val="00FD531E"/>
    <w:rsid w:val="00FD6D9F"/>
    <w:rsid w:val="00FE08DA"/>
    <w:rsid w:val="00FE72DA"/>
    <w:rsid w:val="00FE7E1D"/>
    <w:rsid w:val="00FF4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DAC759"/>
  <w15:docId w15:val="{50C98D15-065D-49B7-8D63-817DB66DC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iPriority="0"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904AC"/>
    <w:pPr>
      <w:spacing w:after="0" w:line="240" w:lineRule="auto"/>
    </w:pPr>
    <w:rPr>
      <w:rFonts w:ascii="Arial" w:eastAsia="Times New Roman" w:hAnsi="Arial" w:cs="Times New Roman"/>
      <w:sz w:val="24"/>
      <w:szCs w:val="24"/>
    </w:rPr>
  </w:style>
  <w:style w:type="paragraph" w:styleId="Heading1">
    <w:name w:val="heading 1"/>
    <w:next w:val="BT1BodyTextI1"/>
    <w:link w:val="Heading1Char"/>
    <w:qFormat/>
    <w:rsid w:val="00C14074"/>
    <w:pPr>
      <w:keepNext/>
      <w:keepLines/>
      <w:numPr>
        <w:numId w:val="22"/>
      </w:numPr>
      <w:spacing w:before="320" w:line="240" w:lineRule="auto"/>
      <w:outlineLvl w:val="0"/>
    </w:pPr>
    <w:rPr>
      <w:rFonts w:ascii="Arial Bold" w:eastAsia="Times New Roman" w:hAnsi="Arial Bold" w:cs="Arial"/>
      <w:b/>
      <w:bCs/>
      <w:caps/>
      <w:kern w:val="32"/>
      <w:sz w:val="24"/>
      <w:szCs w:val="26"/>
    </w:rPr>
  </w:style>
  <w:style w:type="paragraph" w:styleId="Heading2">
    <w:name w:val="heading 2"/>
    <w:basedOn w:val="Heading1"/>
    <w:next w:val="BT1BodyTextI1"/>
    <w:link w:val="Heading2Char"/>
    <w:qFormat/>
    <w:rsid w:val="00C14074"/>
    <w:pPr>
      <w:numPr>
        <w:ilvl w:val="1"/>
      </w:numPr>
      <w:spacing w:before="240"/>
      <w:outlineLvl w:val="1"/>
    </w:pPr>
    <w:rPr>
      <w:rFonts w:eastAsiaTheme="majorEastAsia"/>
      <w:bCs w:val="0"/>
      <w:iCs/>
      <w:caps w:val="0"/>
    </w:rPr>
  </w:style>
  <w:style w:type="paragraph" w:styleId="Heading3">
    <w:name w:val="heading 3"/>
    <w:basedOn w:val="Heading2"/>
    <w:next w:val="BT1BodyTextI1"/>
    <w:link w:val="Heading3Char"/>
    <w:qFormat/>
    <w:rsid w:val="00B33FC4"/>
    <w:pPr>
      <w:numPr>
        <w:ilvl w:val="2"/>
      </w:numPr>
      <w:outlineLvl w:val="2"/>
    </w:pPr>
    <w:rPr>
      <w:bCs/>
      <w:szCs w:val="24"/>
    </w:rPr>
  </w:style>
  <w:style w:type="paragraph" w:styleId="Heading4">
    <w:name w:val="heading 4"/>
    <w:basedOn w:val="Heading3"/>
    <w:next w:val="BT1BodyTextI1"/>
    <w:link w:val="Heading4Char"/>
    <w:rsid w:val="00A54E1E"/>
    <w:pPr>
      <w:numPr>
        <w:ilvl w:val="0"/>
        <w:numId w:val="0"/>
      </w:numPr>
      <w:outlineLvl w:val="3"/>
    </w:pPr>
    <w:rPr>
      <w:bCs w:val="0"/>
    </w:rPr>
  </w:style>
  <w:style w:type="paragraph" w:styleId="Heading5">
    <w:name w:val="heading 5"/>
    <w:basedOn w:val="Heading4"/>
    <w:next w:val="BT1BodyTextI1"/>
    <w:link w:val="Heading5Char"/>
    <w:qFormat/>
    <w:rsid w:val="00B33FC4"/>
    <w:pPr>
      <w:numPr>
        <w:ilvl w:val="4"/>
      </w:numPr>
      <w:ind w:left="1728"/>
      <w:outlineLvl w:val="4"/>
    </w:pPr>
    <w:rPr>
      <w:bCs/>
      <w:iCs w:val="0"/>
    </w:rPr>
  </w:style>
  <w:style w:type="paragraph" w:styleId="Heading6">
    <w:name w:val="heading 6"/>
    <w:basedOn w:val="Heading5"/>
    <w:next w:val="BT1BodyTextI1"/>
    <w:link w:val="Heading6Char"/>
    <w:rsid w:val="008904AC"/>
    <w:pPr>
      <w:numPr>
        <w:ilvl w:val="5"/>
      </w:numPr>
      <w:ind w:left="1728"/>
      <w:outlineLvl w:val="5"/>
    </w:pPr>
    <w:rPr>
      <w:bCs w:val="0"/>
    </w:rPr>
  </w:style>
  <w:style w:type="paragraph" w:styleId="Heading7">
    <w:name w:val="heading 7"/>
    <w:basedOn w:val="Heading6"/>
    <w:next w:val="BT1BodyTextI1"/>
    <w:link w:val="Heading7Char"/>
    <w:rsid w:val="008904AC"/>
    <w:pPr>
      <w:numPr>
        <w:ilvl w:val="6"/>
      </w:numPr>
      <w:ind w:left="1728"/>
      <w:outlineLvl w:val="6"/>
    </w:pPr>
  </w:style>
  <w:style w:type="paragraph" w:styleId="Heading8">
    <w:name w:val="heading 8"/>
    <w:basedOn w:val="Heading7"/>
    <w:next w:val="BT1BodyTextI1"/>
    <w:link w:val="Heading8Char"/>
    <w:rsid w:val="008904AC"/>
    <w:pPr>
      <w:numPr>
        <w:ilvl w:val="7"/>
      </w:numPr>
      <w:ind w:left="1728"/>
      <w:outlineLvl w:val="7"/>
    </w:pPr>
    <w:rPr>
      <w:iCs/>
    </w:rPr>
  </w:style>
  <w:style w:type="paragraph" w:styleId="Heading9">
    <w:name w:val="heading 9"/>
    <w:basedOn w:val="Heading8"/>
    <w:next w:val="BT1BodyTextI1"/>
    <w:link w:val="Heading9Char"/>
    <w:rsid w:val="008904AC"/>
    <w:pPr>
      <w:numPr>
        <w:ilvl w:val="8"/>
      </w:numPr>
      <w:ind w:left="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T1BodyTextI1">
    <w:name w:val="BT1: Body Text I1"/>
    <w:link w:val="BT1BodyTextI1Char"/>
    <w:qFormat/>
    <w:rsid w:val="0078358C"/>
    <w:pPr>
      <w:spacing w:after="120" w:line="240" w:lineRule="auto"/>
      <w:jc w:val="both"/>
    </w:pPr>
    <w:rPr>
      <w:rFonts w:ascii="Arial" w:eastAsia="Times New Roman" w:hAnsi="Arial" w:cs="Times New Roman"/>
      <w:sz w:val="24"/>
      <w:szCs w:val="24"/>
    </w:rPr>
  </w:style>
  <w:style w:type="character" w:customStyle="1" w:styleId="BT1BodyTextI1Char">
    <w:name w:val="BT1: Body Text I1 Char"/>
    <w:basedOn w:val="DefaultParagraphFont"/>
    <w:link w:val="BT1BodyTextI1"/>
    <w:rsid w:val="0078358C"/>
    <w:rPr>
      <w:rFonts w:ascii="Arial" w:eastAsia="Times New Roman" w:hAnsi="Arial" w:cs="Times New Roman"/>
      <w:sz w:val="24"/>
      <w:szCs w:val="24"/>
    </w:rPr>
  </w:style>
  <w:style w:type="character" w:customStyle="1" w:styleId="Heading1Char">
    <w:name w:val="Heading 1 Char"/>
    <w:basedOn w:val="DefaultParagraphFont"/>
    <w:link w:val="Heading1"/>
    <w:rsid w:val="00E310CA"/>
    <w:rPr>
      <w:rFonts w:ascii="Arial Bold" w:eastAsia="Times New Roman" w:hAnsi="Arial Bold" w:cs="Arial"/>
      <w:b/>
      <w:bCs/>
      <w:caps/>
      <w:kern w:val="32"/>
      <w:sz w:val="24"/>
      <w:szCs w:val="26"/>
    </w:rPr>
  </w:style>
  <w:style w:type="character" w:customStyle="1" w:styleId="Heading2Char">
    <w:name w:val="Heading 2 Char"/>
    <w:basedOn w:val="DefaultParagraphFont"/>
    <w:link w:val="Heading2"/>
    <w:rsid w:val="00E37297"/>
    <w:rPr>
      <w:rFonts w:ascii="Arial Bold" w:eastAsiaTheme="majorEastAsia" w:hAnsi="Arial Bold" w:cs="Arial"/>
      <w:b/>
      <w:iCs/>
      <w:kern w:val="32"/>
      <w:sz w:val="24"/>
      <w:szCs w:val="26"/>
    </w:rPr>
  </w:style>
  <w:style w:type="character" w:customStyle="1" w:styleId="Heading3Char">
    <w:name w:val="Heading 3 Char"/>
    <w:basedOn w:val="DefaultParagraphFont"/>
    <w:link w:val="Heading3"/>
    <w:rsid w:val="00B33FC4"/>
    <w:rPr>
      <w:rFonts w:ascii="Arial Bold" w:eastAsiaTheme="majorEastAsia" w:hAnsi="Arial Bold" w:cs="Arial"/>
      <w:b/>
      <w:bCs/>
      <w:iCs/>
      <w:kern w:val="32"/>
      <w:sz w:val="24"/>
      <w:szCs w:val="24"/>
    </w:rPr>
  </w:style>
  <w:style w:type="character" w:customStyle="1" w:styleId="Heading4Char">
    <w:name w:val="Heading 4 Char"/>
    <w:basedOn w:val="DefaultParagraphFont"/>
    <w:link w:val="Heading4"/>
    <w:rsid w:val="00A54E1E"/>
    <w:rPr>
      <w:rFonts w:ascii="Arial Bold" w:eastAsiaTheme="majorEastAsia" w:hAnsi="Arial Bold" w:cs="Arial"/>
      <w:b/>
      <w:iCs/>
      <w:kern w:val="32"/>
      <w:sz w:val="24"/>
      <w:szCs w:val="24"/>
    </w:rPr>
  </w:style>
  <w:style w:type="character" w:customStyle="1" w:styleId="Heading5Char">
    <w:name w:val="Heading 5 Char"/>
    <w:basedOn w:val="DefaultParagraphFont"/>
    <w:link w:val="Heading5"/>
    <w:rsid w:val="00B33FC4"/>
    <w:rPr>
      <w:rFonts w:ascii="Arial Bold" w:eastAsiaTheme="majorEastAsia" w:hAnsi="Arial Bold" w:cs="Arial"/>
      <w:b/>
      <w:bCs/>
      <w:kern w:val="32"/>
      <w:sz w:val="24"/>
      <w:szCs w:val="24"/>
    </w:rPr>
  </w:style>
  <w:style w:type="character" w:customStyle="1" w:styleId="Heading6Char">
    <w:name w:val="Heading 6 Char"/>
    <w:basedOn w:val="DefaultParagraphFont"/>
    <w:link w:val="Heading6"/>
    <w:rsid w:val="00EE1CB7"/>
    <w:rPr>
      <w:rFonts w:ascii="Arial Bold" w:eastAsiaTheme="majorEastAsia" w:hAnsi="Arial Bold" w:cs="Arial"/>
      <w:b/>
      <w:kern w:val="32"/>
      <w:sz w:val="24"/>
      <w:szCs w:val="24"/>
    </w:rPr>
  </w:style>
  <w:style w:type="character" w:customStyle="1" w:styleId="Heading7Char">
    <w:name w:val="Heading 7 Char"/>
    <w:basedOn w:val="DefaultParagraphFont"/>
    <w:link w:val="Heading7"/>
    <w:rsid w:val="00EE1CB7"/>
    <w:rPr>
      <w:rFonts w:ascii="Arial Bold" w:eastAsiaTheme="majorEastAsia" w:hAnsi="Arial Bold" w:cs="Arial"/>
      <w:b/>
      <w:kern w:val="32"/>
      <w:sz w:val="24"/>
      <w:szCs w:val="24"/>
    </w:rPr>
  </w:style>
  <w:style w:type="character" w:customStyle="1" w:styleId="Heading8Char">
    <w:name w:val="Heading 8 Char"/>
    <w:basedOn w:val="DefaultParagraphFont"/>
    <w:link w:val="Heading8"/>
    <w:rsid w:val="00EE1CB7"/>
    <w:rPr>
      <w:rFonts w:ascii="Arial Bold" w:eastAsiaTheme="majorEastAsia" w:hAnsi="Arial Bold" w:cs="Arial"/>
      <w:b/>
      <w:iCs/>
      <w:kern w:val="32"/>
      <w:sz w:val="24"/>
      <w:szCs w:val="24"/>
    </w:rPr>
  </w:style>
  <w:style w:type="character" w:customStyle="1" w:styleId="Heading9Char">
    <w:name w:val="Heading 9 Char"/>
    <w:basedOn w:val="DefaultParagraphFont"/>
    <w:link w:val="Heading9"/>
    <w:rsid w:val="00EE1CB7"/>
    <w:rPr>
      <w:rFonts w:ascii="Arial Bold" w:eastAsiaTheme="majorEastAsia" w:hAnsi="Arial Bold" w:cs="Arial"/>
      <w:b/>
      <w:iCs/>
      <w:kern w:val="32"/>
      <w:sz w:val="24"/>
      <w:szCs w:val="24"/>
    </w:rPr>
  </w:style>
  <w:style w:type="paragraph" w:styleId="Header">
    <w:name w:val="header"/>
    <w:basedOn w:val="Normal"/>
    <w:link w:val="HeaderChar"/>
    <w:uiPriority w:val="99"/>
    <w:rsid w:val="008904AC"/>
    <w:pPr>
      <w:tabs>
        <w:tab w:val="center" w:pos="5040"/>
        <w:tab w:val="right" w:pos="10080"/>
      </w:tabs>
      <w:spacing w:before="40" w:after="40"/>
    </w:pPr>
    <w:rPr>
      <w:rFonts w:ascii="Arial Bold" w:hAnsi="Arial Bold"/>
      <w:b/>
      <w:sz w:val="18"/>
      <w:szCs w:val="18"/>
    </w:rPr>
  </w:style>
  <w:style w:type="character" w:customStyle="1" w:styleId="HeaderChar">
    <w:name w:val="Header Char"/>
    <w:link w:val="Header"/>
    <w:uiPriority w:val="99"/>
    <w:rsid w:val="008904AC"/>
    <w:rPr>
      <w:rFonts w:ascii="Arial Bold" w:eastAsia="Times New Roman" w:hAnsi="Arial Bold" w:cs="Times New Roman"/>
      <w:b/>
      <w:sz w:val="18"/>
      <w:szCs w:val="18"/>
    </w:rPr>
  </w:style>
  <w:style w:type="paragraph" w:styleId="Footer">
    <w:name w:val="footer"/>
    <w:basedOn w:val="Header"/>
    <w:link w:val="FooterChar"/>
    <w:rsid w:val="008904AC"/>
  </w:style>
  <w:style w:type="character" w:customStyle="1" w:styleId="FooterChar">
    <w:name w:val="Footer Char"/>
    <w:basedOn w:val="DefaultParagraphFont"/>
    <w:link w:val="Footer"/>
    <w:rsid w:val="008904AC"/>
    <w:rPr>
      <w:rFonts w:ascii="Arial Bold" w:eastAsia="Times New Roman" w:hAnsi="Arial Bold" w:cs="Times New Roman"/>
      <w:b/>
      <w:sz w:val="18"/>
      <w:szCs w:val="18"/>
    </w:rPr>
  </w:style>
  <w:style w:type="paragraph" w:customStyle="1" w:styleId="LB1ListBulletI1">
    <w:name w:val="LB1: List Bullet I1"/>
    <w:basedOn w:val="LB0ListBullet"/>
    <w:qFormat/>
    <w:rsid w:val="008904AC"/>
    <w:pPr>
      <w:numPr>
        <w:numId w:val="1"/>
      </w:numPr>
    </w:pPr>
  </w:style>
  <w:style w:type="paragraph" w:customStyle="1" w:styleId="LB0ListBullet">
    <w:name w:val="LB0: List Bullet"/>
    <w:rsid w:val="008904AC"/>
    <w:pPr>
      <w:numPr>
        <w:numId w:val="7"/>
      </w:numPr>
      <w:spacing w:after="60" w:line="240" w:lineRule="auto"/>
    </w:pPr>
    <w:rPr>
      <w:rFonts w:ascii="Arial" w:eastAsia="Times New Roman" w:hAnsi="Arial" w:cs="Times New Roman"/>
      <w:sz w:val="24"/>
    </w:rPr>
  </w:style>
  <w:style w:type="paragraph" w:customStyle="1" w:styleId="TableEntry">
    <w:name w:val="Table Entry"/>
    <w:basedOn w:val="Normal"/>
    <w:link w:val="TableEntryChar"/>
    <w:qFormat/>
    <w:rsid w:val="00764912"/>
    <w:pPr>
      <w:spacing w:before="40" w:after="40"/>
    </w:pPr>
    <w:rPr>
      <w:sz w:val="22"/>
      <w:szCs w:val="18"/>
    </w:rPr>
  </w:style>
  <w:style w:type="character" w:customStyle="1" w:styleId="TableEntryChar">
    <w:name w:val="Table Entry Char"/>
    <w:basedOn w:val="DefaultParagraphFont"/>
    <w:link w:val="TableEntry"/>
    <w:rsid w:val="00764912"/>
    <w:rPr>
      <w:rFonts w:ascii="Arial" w:eastAsia="Times New Roman" w:hAnsi="Arial" w:cs="Times New Roman"/>
      <w:szCs w:val="18"/>
    </w:rPr>
  </w:style>
  <w:style w:type="paragraph" w:customStyle="1" w:styleId="BT0BodyText">
    <w:name w:val="BT0: Body Text"/>
    <w:basedOn w:val="Normal"/>
    <w:rsid w:val="008904AC"/>
    <w:pPr>
      <w:spacing w:after="120"/>
    </w:pPr>
  </w:style>
  <w:style w:type="paragraph" w:customStyle="1" w:styleId="TableHeaderCentered">
    <w:name w:val="Table Header Centered"/>
    <w:basedOn w:val="TableHeader"/>
    <w:rsid w:val="008904AC"/>
    <w:rPr>
      <w:rFonts w:ascii="Arial Bold" w:hAnsi="Arial Bold"/>
    </w:rPr>
  </w:style>
  <w:style w:type="paragraph" w:customStyle="1" w:styleId="TableHeader">
    <w:name w:val="Table Header"/>
    <w:basedOn w:val="Normal"/>
    <w:link w:val="TableHeaderChar"/>
    <w:qFormat/>
    <w:rsid w:val="00DA3501"/>
    <w:pPr>
      <w:keepNext/>
      <w:keepLines/>
      <w:spacing w:before="80" w:after="80" w:line="200" w:lineRule="exact"/>
      <w:jc w:val="center"/>
    </w:pPr>
    <w:rPr>
      <w:b/>
      <w:sz w:val="20"/>
      <w:szCs w:val="18"/>
    </w:rPr>
  </w:style>
  <w:style w:type="character" w:customStyle="1" w:styleId="TableHeaderChar">
    <w:name w:val="Table Header Char"/>
    <w:link w:val="TableHeader"/>
    <w:locked/>
    <w:rsid w:val="00DA3501"/>
    <w:rPr>
      <w:rFonts w:ascii="Arial" w:eastAsia="Times New Roman" w:hAnsi="Arial" w:cs="Times New Roman"/>
      <w:b/>
      <w:sz w:val="20"/>
      <w:szCs w:val="18"/>
    </w:rPr>
  </w:style>
  <w:style w:type="paragraph" w:styleId="TOC1">
    <w:name w:val="toc 1"/>
    <w:basedOn w:val="Normal"/>
    <w:next w:val="Normal"/>
    <w:autoRedefine/>
    <w:uiPriority w:val="39"/>
    <w:rsid w:val="00EA5B2A"/>
    <w:pPr>
      <w:tabs>
        <w:tab w:val="left" w:pos="432"/>
        <w:tab w:val="right" w:leader="dot" w:pos="12960"/>
      </w:tabs>
      <w:spacing w:before="60"/>
      <w:ind w:left="432" w:hanging="432"/>
    </w:pPr>
    <w:rPr>
      <w:caps/>
      <w:noProof/>
      <w:sz w:val="22"/>
      <w:szCs w:val="22"/>
    </w:rPr>
  </w:style>
  <w:style w:type="paragraph" w:styleId="TOC2">
    <w:name w:val="toc 2"/>
    <w:basedOn w:val="Normal"/>
    <w:next w:val="BT1BodyTextI1"/>
    <w:autoRedefine/>
    <w:uiPriority w:val="39"/>
    <w:rsid w:val="00FF49D6"/>
    <w:pPr>
      <w:ind w:left="220"/>
    </w:pPr>
    <w:rPr>
      <w:sz w:val="22"/>
    </w:rPr>
  </w:style>
  <w:style w:type="paragraph" w:styleId="Caption">
    <w:name w:val="caption"/>
    <w:aliases w:val="Caption Appendix"/>
    <w:basedOn w:val="BT0BodyText"/>
    <w:next w:val="BT1BodyTextI1"/>
    <w:link w:val="CaptionChar"/>
    <w:qFormat/>
    <w:rsid w:val="00EA5B2A"/>
    <w:pPr>
      <w:keepNext/>
      <w:keepLines/>
      <w:spacing w:after="220"/>
    </w:pPr>
    <w:rPr>
      <w:b/>
      <w:bCs/>
    </w:rPr>
  </w:style>
  <w:style w:type="character" w:customStyle="1" w:styleId="CaptionChar">
    <w:name w:val="Caption Char"/>
    <w:aliases w:val="Caption Appendix Char"/>
    <w:basedOn w:val="DefaultParagraphFont"/>
    <w:link w:val="Caption"/>
    <w:rsid w:val="00EA5B2A"/>
    <w:rPr>
      <w:rFonts w:ascii="Arial" w:eastAsia="Times New Roman" w:hAnsi="Arial" w:cs="Times New Roman"/>
      <w:b/>
      <w:bCs/>
      <w:sz w:val="24"/>
      <w:szCs w:val="24"/>
    </w:rPr>
  </w:style>
  <w:style w:type="paragraph" w:customStyle="1" w:styleId="TableEntryCentered">
    <w:name w:val="Table Entry Centered"/>
    <w:basedOn w:val="TableEntry"/>
    <w:rsid w:val="008904AC"/>
    <w:pPr>
      <w:keepLines/>
      <w:jc w:val="center"/>
    </w:pPr>
  </w:style>
  <w:style w:type="table" w:styleId="TableGrid">
    <w:name w:val="Table Grid"/>
    <w:basedOn w:val="TableNormal"/>
    <w:uiPriority w:val="59"/>
    <w:rsid w:val="008904AC"/>
    <w:pPr>
      <w:spacing w:before="40" w:after="40" w:line="240" w:lineRule="auto"/>
    </w:pPr>
    <w:rPr>
      <w:rFonts w:ascii="Arial" w:eastAsia="Times New Roman" w:hAnsi="Arial" w:cs="Times New Roman"/>
      <w:sz w:val="18"/>
      <w:szCs w:val="18"/>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8" w:type="dxa"/>
        <w:right w:w="58" w:type="dxa"/>
      </w:tblCellMar>
    </w:tblPr>
    <w:trPr>
      <w:cantSplit/>
      <w:jc w:val="center"/>
    </w:trPr>
  </w:style>
  <w:style w:type="paragraph" w:customStyle="1" w:styleId="Title14">
    <w:name w:val="Title14"/>
    <w:basedOn w:val="Title18"/>
    <w:next w:val="BT1BodyTextI1"/>
    <w:rsid w:val="008904AC"/>
    <w:pPr>
      <w:outlineLvl w:val="0"/>
    </w:pPr>
    <w:rPr>
      <w:rFonts w:cs="Arial"/>
      <w:bCs/>
      <w:kern w:val="28"/>
      <w:sz w:val="28"/>
      <w:szCs w:val="28"/>
    </w:rPr>
  </w:style>
  <w:style w:type="paragraph" w:customStyle="1" w:styleId="Title18">
    <w:name w:val="Title18"/>
    <w:basedOn w:val="BT0BodyText"/>
    <w:next w:val="BT1BodyTextI1"/>
    <w:rsid w:val="008904AC"/>
    <w:pPr>
      <w:keepNext/>
      <w:keepLines/>
      <w:spacing w:before="120"/>
      <w:jc w:val="center"/>
    </w:pPr>
    <w:rPr>
      <w:b/>
      <w:sz w:val="36"/>
      <w:szCs w:val="36"/>
    </w:rPr>
  </w:style>
  <w:style w:type="paragraph" w:styleId="Title">
    <w:name w:val="Title"/>
    <w:next w:val="BT1BodyTextI1"/>
    <w:link w:val="TitleChar"/>
    <w:qFormat/>
    <w:rsid w:val="008904AC"/>
    <w:pPr>
      <w:keepNext/>
      <w:keepLines/>
      <w:spacing w:before="120" w:after="120" w:line="240" w:lineRule="auto"/>
      <w:outlineLvl w:val="0"/>
    </w:pPr>
    <w:rPr>
      <w:rFonts w:ascii="Arial" w:eastAsia="Times New Roman" w:hAnsi="Arial" w:cs="Arial"/>
      <w:b/>
      <w:bCs/>
      <w:kern w:val="28"/>
      <w:sz w:val="24"/>
      <w:szCs w:val="24"/>
    </w:rPr>
  </w:style>
  <w:style w:type="character" w:customStyle="1" w:styleId="TitleChar">
    <w:name w:val="Title Char"/>
    <w:basedOn w:val="DefaultParagraphFont"/>
    <w:link w:val="Title"/>
    <w:rsid w:val="008904AC"/>
    <w:rPr>
      <w:rFonts w:ascii="Arial" w:eastAsia="Times New Roman" w:hAnsi="Arial" w:cs="Arial"/>
      <w:b/>
      <w:bCs/>
      <w:kern w:val="28"/>
      <w:sz w:val="24"/>
      <w:szCs w:val="24"/>
    </w:rPr>
  </w:style>
  <w:style w:type="paragraph" w:styleId="BodyText">
    <w:name w:val="Body Text"/>
    <w:basedOn w:val="Normal"/>
    <w:link w:val="BodyTextChar"/>
    <w:rsid w:val="008904AC"/>
    <w:pPr>
      <w:spacing w:after="120"/>
    </w:pPr>
  </w:style>
  <w:style w:type="character" w:customStyle="1" w:styleId="BodyTextChar">
    <w:name w:val="Body Text Char"/>
    <w:basedOn w:val="DefaultParagraphFont"/>
    <w:link w:val="BodyText"/>
    <w:rsid w:val="008904AC"/>
    <w:rPr>
      <w:rFonts w:ascii="Arial" w:eastAsia="Times New Roman" w:hAnsi="Arial" w:cs="Times New Roman"/>
      <w:sz w:val="24"/>
      <w:szCs w:val="24"/>
    </w:rPr>
  </w:style>
  <w:style w:type="paragraph" w:styleId="ListParagraph">
    <w:name w:val="List Paragraph"/>
    <w:basedOn w:val="Normal"/>
    <w:link w:val="ListParagraphChar"/>
    <w:uiPriority w:val="34"/>
    <w:rsid w:val="008904AC"/>
    <w:pPr>
      <w:spacing w:after="120"/>
      <w:ind w:left="720"/>
    </w:pPr>
    <w:rPr>
      <w:rFonts w:ascii="Times New Roman" w:eastAsiaTheme="minorHAnsi" w:hAnsi="Times New Roman" w:cs="Arial"/>
    </w:rPr>
  </w:style>
  <w:style w:type="character" w:customStyle="1" w:styleId="ListParagraphChar">
    <w:name w:val="List Paragraph Char"/>
    <w:basedOn w:val="DefaultParagraphFont"/>
    <w:link w:val="ListParagraph"/>
    <w:uiPriority w:val="34"/>
    <w:locked/>
    <w:rsid w:val="008904AC"/>
    <w:rPr>
      <w:rFonts w:ascii="Times New Roman" w:hAnsi="Times New Roman" w:cs="Arial"/>
      <w:sz w:val="24"/>
      <w:szCs w:val="24"/>
    </w:rPr>
  </w:style>
  <w:style w:type="paragraph" w:customStyle="1" w:styleId="Title20Bold">
    <w:name w:val="Title20Bold"/>
    <w:basedOn w:val="Title18"/>
    <w:rsid w:val="008904AC"/>
    <w:rPr>
      <w:rFonts w:cs="Arial"/>
      <w:sz w:val="40"/>
    </w:rPr>
  </w:style>
  <w:style w:type="paragraph" w:customStyle="1" w:styleId="BlueInstructionalTextNormalFace">
    <w:name w:val="Blue Instructional Text_Normal Face"/>
    <w:basedOn w:val="Normal"/>
    <w:semiHidden/>
    <w:qFormat/>
    <w:rsid w:val="00EE1CB7"/>
    <w:pPr>
      <w:spacing w:before="120"/>
      <w:ind w:left="720"/>
    </w:pPr>
    <w:rPr>
      <w:rFonts w:eastAsiaTheme="minorHAnsi"/>
      <w:color w:val="0066FF"/>
      <w:sz w:val="22"/>
      <w:szCs w:val="22"/>
    </w:rPr>
  </w:style>
  <w:style w:type="paragraph" w:customStyle="1" w:styleId="ListBullet1">
    <w:name w:val="List Bullet 1"/>
    <w:link w:val="ListBullet1Char"/>
    <w:rsid w:val="008904AC"/>
    <w:pPr>
      <w:spacing w:before="120" w:after="120" w:line="240" w:lineRule="auto"/>
    </w:pPr>
    <w:rPr>
      <w:rFonts w:ascii="Arial" w:eastAsia="Times New Roman" w:hAnsi="Arial" w:cs="Times New Roman"/>
      <w:szCs w:val="24"/>
    </w:rPr>
  </w:style>
  <w:style w:type="character" w:customStyle="1" w:styleId="ListBullet1Char">
    <w:name w:val="List Bullet 1 Char"/>
    <w:basedOn w:val="DefaultParagraphFont"/>
    <w:link w:val="ListBullet1"/>
    <w:rsid w:val="008904AC"/>
    <w:rPr>
      <w:rFonts w:ascii="Arial" w:eastAsia="Times New Roman" w:hAnsi="Arial" w:cs="Times New Roman"/>
      <w:szCs w:val="24"/>
    </w:rPr>
  </w:style>
  <w:style w:type="paragraph" w:styleId="BalloonText">
    <w:name w:val="Balloon Text"/>
    <w:basedOn w:val="Normal"/>
    <w:link w:val="BalloonTextChar"/>
    <w:semiHidden/>
    <w:rsid w:val="008904AC"/>
    <w:rPr>
      <w:rFonts w:ascii="Tahoma" w:hAnsi="Tahoma" w:cs="Tahoma"/>
      <w:sz w:val="16"/>
      <w:szCs w:val="16"/>
    </w:rPr>
  </w:style>
  <w:style w:type="character" w:customStyle="1" w:styleId="BalloonTextChar">
    <w:name w:val="Balloon Text Char"/>
    <w:basedOn w:val="DefaultParagraphFont"/>
    <w:link w:val="BalloonText"/>
    <w:semiHidden/>
    <w:rsid w:val="00EE1CB7"/>
    <w:rPr>
      <w:rFonts w:ascii="Tahoma" w:eastAsia="Times New Roman" w:hAnsi="Tahoma" w:cs="Tahoma"/>
      <w:sz w:val="16"/>
      <w:szCs w:val="16"/>
    </w:rPr>
  </w:style>
  <w:style w:type="table" w:customStyle="1" w:styleId="TableGrid60004231">
    <w:name w:val="Table Grid 60004231"/>
    <w:basedOn w:val="TableNormal"/>
    <w:next w:val="TableGrid"/>
    <w:uiPriority w:val="59"/>
    <w:rsid w:val="008904AC"/>
    <w:pPr>
      <w:spacing w:after="0" w:line="240" w:lineRule="auto"/>
    </w:pPr>
    <w:rPr>
      <w:rFonts w:ascii="Arial" w:hAnsi="Arial"/>
    </w:rPr>
    <w:tblPr>
      <w:jc w:val="cente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customStyle="1" w:styleId="Art">
    <w:name w:val="Art"/>
    <w:basedOn w:val="BT0BodyText"/>
    <w:rsid w:val="008904AC"/>
    <w:pPr>
      <w:keepLines/>
      <w:spacing w:before="120" w:after="360"/>
      <w:jc w:val="center"/>
    </w:pPr>
  </w:style>
  <w:style w:type="paragraph" w:customStyle="1" w:styleId="BT0BBodyTextBold">
    <w:name w:val="BT0B:Body Text Bold"/>
    <w:basedOn w:val="BT0BodyText"/>
    <w:rsid w:val="008904AC"/>
    <w:rPr>
      <w:b/>
    </w:rPr>
  </w:style>
  <w:style w:type="paragraph" w:customStyle="1" w:styleId="BT0EBodyText0Italics">
    <w:name w:val="BT0E Body Text 0 Italics"/>
    <w:basedOn w:val="BT0BodyText"/>
    <w:rsid w:val="008904AC"/>
    <w:rPr>
      <w:rFonts w:ascii="Times New Roman" w:hAnsi="Times New Roman"/>
      <w:i/>
    </w:rPr>
  </w:style>
  <w:style w:type="paragraph" w:customStyle="1" w:styleId="BT1BBodyTextI1Bold">
    <w:name w:val="BT1B: Body Text I1 Bold"/>
    <w:basedOn w:val="BT1BodyTextI1"/>
    <w:rsid w:val="008904AC"/>
    <w:rPr>
      <w:b/>
    </w:rPr>
  </w:style>
  <w:style w:type="paragraph" w:customStyle="1" w:styleId="BT1EBodyTextI1e">
    <w:name w:val="BT1E Body Text I1e"/>
    <w:basedOn w:val="BT1BodyTextI1"/>
    <w:rsid w:val="008904AC"/>
    <w:rPr>
      <w:rFonts w:ascii="Times New Roman" w:hAnsi="Times New Roman"/>
      <w:i/>
    </w:rPr>
  </w:style>
  <w:style w:type="paragraph" w:customStyle="1" w:styleId="BT1H2Hanging2">
    <w:name w:val="BT1H2: Hanging2"/>
    <w:basedOn w:val="BT1BodyTextI1"/>
    <w:rsid w:val="008904AC"/>
    <w:pPr>
      <w:ind w:left="2880" w:hanging="2160"/>
    </w:pPr>
  </w:style>
  <w:style w:type="paragraph" w:customStyle="1" w:styleId="BT2BodyTextI2">
    <w:name w:val="BT2: Body Text I2"/>
    <w:basedOn w:val="Normal"/>
    <w:rsid w:val="008904AC"/>
    <w:pPr>
      <w:spacing w:after="120"/>
      <w:ind w:left="1440"/>
    </w:pPr>
  </w:style>
  <w:style w:type="paragraph" w:customStyle="1" w:styleId="BT2EBodyTextI2e">
    <w:name w:val="BT2E Body Text I2e"/>
    <w:basedOn w:val="BT1EBodyTextI1e"/>
    <w:rsid w:val="008904AC"/>
    <w:pPr>
      <w:ind w:left="1440"/>
    </w:pPr>
  </w:style>
  <w:style w:type="paragraph" w:customStyle="1" w:styleId="BT2EBodyTextI2e0">
    <w:name w:val="BT2E: Body Text I2e"/>
    <w:basedOn w:val="Normal"/>
    <w:rsid w:val="008904AC"/>
    <w:pPr>
      <w:spacing w:after="120"/>
      <w:ind w:left="1440"/>
    </w:pPr>
    <w:rPr>
      <w:rFonts w:ascii="Times New Roman" w:hAnsi="Times New Roman"/>
      <w:i/>
    </w:rPr>
  </w:style>
  <w:style w:type="paragraph" w:customStyle="1" w:styleId="BT3BodyTextI3">
    <w:name w:val="BT3: Body Text I3"/>
    <w:basedOn w:val="Normal"/>
    <w:rsid w:val="008904AC"/>
    <w:pPr>
      <w:spacing w:after="120"/>
      <w:ind w:left="2160"/>
    </w:pPr>
  </w:style>
  <w:style w:type="paragraph" w:customStyle="1" w:styleId="BT3EBodyTextI3e">
    <w:name w:val="BT3E Body Text I3e"/>
    <w:basedOn w:val="BT2EBodyTextI2e"/>
    <w:rsid w:val="008904AC"/>
    <w:pPr>
      <w:ind w:left="2160"/>
    </w:pPr>
  </w:style>
  <w:style w:type="paragraph" w:customStyle="1" w:styleId="BT4BodyTextI4">
    <w:name w:val="BT4: Body Text I4"/>
    <w:basedOn w:val="BT3BodyTextI3"/>
    <w:rsid w:val="008904AC"/>
    <w:pPr>
      <w:ind w:left="2880"/>
    </w:pPr>
  </w:style>
  <w:style w:type="paragraph" w:customStyle="1" w:styleId="BT4EBodyTextI4e">
    <w:name w:val="BT4E: Body Text I4e"/>
    <w:basedOn w:val="BT3EBodyTextI3e"/>
    <w:rsid w:val="008904AC"/>
    <w:pPr>
      <w:ind w:left="2880"/>
    </w:pPr>
  </w:style>
  <w:style w:type="paragraph" w:customStyle="1" w:styleId="CkBox1">
    <w:name w:val="CkBox1"/>
    <w:rsid w:val="008904AC"/>
    <w:pPr>
      <w:numPr>
        <w:numId w:val="2"/>
      </w:numPr>
      <w:spacing w:after="60" w:line="240" w:lineRule="auto"/>
    </w:pPr>
    <w:rPr>
      <w:rFonts w:ascii="Symbols" w:eastAsia="Times New Roman" w:hAnsi="Symbols" w:cs="Symbols"/>
      <w:sz w:val="24"/>
    </w:rPr>
  </w:style>
  <w:style w:type="paragraph" w:customStyle="1" w:styleId="CkBox2">
    <w:name w:val="CkBox2"/>
    <w:rsid w:val="008904AC"/>
    <w:pPr>
      <w:numPr>
        <w:numId w:val="3"/>
      </w:numPr>
      <w:spacing w:after="60" w:line="288" w:lineRule="atLeast"/>
    </w:pPr>
    <w:rPr>
      <w:rFonts w:ascii="Symbols" w:eastAsia="Times New Roman" w:hAnsi="Symbols" w:cs="Symbols"/>
      <w:sz w:val="24"/>
    </w:rPr>
  </w:style>
  <w:style w:type="paragraph" w:customStyle="1" w:styleId="CkBox3">
    <w:name w:val="CkBox3"/>
    <w:rsid w:val="008904AC"/>
    <w:pPr>
      <w:numPr>
        <w:numId w:val="4"/>
      </w:numPr>
      <w:spacing w:after="60" w:line="240" w:lineRule="auto"/>
    </w:pPr>
    <w:rPr>
      <w:rFonts w:ascii="Symbols" w:eastAsia="Times New Roman" w:hAnsi="Symbols" w:cs="Symbols"/>
      <w:sz w:val="24"/>
    </w:rPr>
  </w:style>
  <w:style w:type="paragraph" w:customStyle="1" w:styleId="CkBox4">
    <w:name w:val="CkBox4"/>
    <w:rsid w:val="008904AC"/>
    <w:pPr>
      <w:numPr>
        <w:numId w:val="5"/>
      </w:numPr>
      <w:spacing w:after="60" w:line="240" w:lineRule="auto"/>
    </w:pPr>
    <w:rPr>
      <w:rFonts w:ascii="Symbols" w:eastAsia="Times New Roman" w:hAnsi="Symbols" w:cs="Symbols"/>
      <w:sz w:val="24"/>
    </w:rPr>
  </w:style>
  <w:style w:type="character" w:styleId="CommentReference">
    <w:name w:val="annotation reference"/>
    <w:basedOn w:val="DefaultParagraphFont"/>
    <w:rsid w:val="008904AC"/>
    <w:rPr>
      <w:sz w:val="16"/>
      <w:szCs w:val="16"/>
    </w:rPr>
  </w:style>
  <w:style w:type="paragraph" w:styleId="CommentText">
    <w:name w:val="annotation text"/>
    <w:basedOn w:val="Normal"/>
    <w:link w:val="CommentTextChar"/>
    <w:rsid w:val="008904AC"/>
    <w:rPr>
      <w:sz w:val="20"/>
      <w:szCs w:val="20"/>
    </w:rPr>
  </w:style>
  <w:style w:type="character" w:customStyle="1" w:styleId="CommentTextChar">
    <w:name w:val="Comment Text Char"/>
    <w:basedOn w:val="DefaultParagraphFont"/>
    <w:link w:val="CommentText"/>
    <w:rsid w:val="008904AC"/>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8904AC"/>
    <w:rPr>
      <w:b/>
      <w:bCs/>
    </w:rPr>
  </w:style>
  <w:style w:type="character" w:customStyle="1" w:styleId="CommentSubjectChar">
    <w:name w:val="Comment Subject Char"/>
    <w:basedOn w:val="CommentTextChar"/>
    <w:link w:val="CommentSubject"/>
    <w:rsid w:val="008904AC"/>
    <w:rPr>
      <w:rFonts w:ascii="Arial" w:eastAsia="Times New Roman" w:hAnsi="Arial" w:cs="Times New Roman"/>
      <w:b/>
      <w:bCs/>
      <w:sz w:val="20"/>
      <w:szCs w:val="20"/>
    </w:rPr>
  </w:style>
  <w:style w:type="paragraph" w:customStyle="1" w:styleId="Default">
    <w:name w:val="Default"/>
    <w:rsid w:val="008904AC"/>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Descriptor">
    <w:name w:val="Descriptor"/>
    <w:rsid w:val="008904AC"/>
    <w:pPr>
      <w:keepNext/>
      <w:keepLines/>
      <w:spacing w:before="120" w:after="120" w:line="240" w:lineRule="auto"/>
      <w:outlineLvl w:val="0"/>
    </w:pPr>
    <w:rPr>
      <w:rFonts w:ascii="Arial Narrow" w:eastAsia="Times New Roman" w:hAnsi="Arial Narrow" w:cs="Arial"/>
      <w:b/>
      <w:bCs/>
      <w:kern w:val="28"/>
      <w:sz w:val="24"/>
      <w:szCs w:val="24"/>
    </w:rPr>
  </w:style>
  <w:style w:type="paragraph" w:customStyle="1" w:styleId="DocNumTemplate">
    <w:name w:val="DocNumTemplate"/>
    <w:basedOn w:val="BT0BodyText"/>
    <w:rsid w:val="008904AC"/>
    <w:pPr>
      <w:spacing w:before="20" w:after="20"/>
    </w:pPr>
    <w:rPr>
      <w:i/>
      <w:sz w:val="14"/>
      <w:szCs w:val="14"/>
    </w:rPr>
  </w:style>
  <w:style w:type="character" w:styleId="Emphasis">
    <w:name w:val="Emphasis"/>
    <w:basedOn w:val="DefaultParagraphFont"/>
    <w:rsid w:val="008904AC"/>
    <w:rPr>
      <w:rFonts w:ascii="Times New Roman" w:hAnsi="Times New Roman"/>
      <w:i/>
      <w:iCs/>
      <w:sz w:val="24"/>
      <w:szCs w:val="24"/>
    </w:rPr>
  </w:style>
  <w:style w:type="paragraph" w:customStyle="1" w:styleId="Example">
    <w:name w:val="Example"/>
    <w:basedOn w:val="Normal"/>
    <w:rsid w:val="008904AC"/>
    <w:pPr>
      <w:ind w:left="1440"/>
    </w:pPr>
    <w:rPr>
      <w:rFonts w:ascii="Courier New" w:hAnsi="Courier New"/>
      <w:noProof/>
      <w:sz w:val="20"/>
      <w:szCs w:val="20"/>
    </w:rPr>
  </w:style>
  <w:style w:type="paragraph" w:customStyle="1" w:styleId="FinePrint">
    <w:name w:val="FinePrint"/>
    <w:basedOn w:val="BT0BodyText"/>
    <w:rsid w:val="008904AC"/>
    <w:pPr>
      <w:spacing w:after="0"/>
    </w:pPr>
    <w:rPr>
      <w:sz w:val="14"/>
      <w:szCs w:val="14"/>
    </w:rPr>
  </w:style>
  <w:style w:type="character" w:customStyle="1" w:styleId="FontRegisters">
    <w:name w:val="FontRegisters"/>
    <w:rsid w:val="008904AC"/>
    <w:rPr>
      <w:rFonts w:ascii="Courier New" w:hAnsi="Courier New"/>
      <w:b/>
      <w:dstrike w:val="0"/>
      <w:vertAlign w:val="baseline"/>
    </w:rPr>
  </w:style>
  <w:style w:type="character" w:customStyle="1" w:styleId="FontSignal">
    <w:name w:val="FontSignal"/>
    <w:rsid w:val="008904AC"/>
    <w:rPr>
      <w:rFonts w:ascii="Arial" w:hAnsi="Arial"/>
      <w:b/>
      <w:smallCaps/>
      <w:dstrike w:val="0"/>
      <w:vertAlign w:val="baseline"/>
    </w:rPr>
  </w:style>
  <w:style w:type="paragraph" w:customStyle="1" w:styleId="FooterCenter">
    <w:name w:val="Footer Center"/>
    <w:basedOn w:val="Header"/>
    <w:rsid w:val="008904AC"/>
    <w:pPr>
      <w:jc w:val="center"/>
    </w:pPr>
  </w:style>
  <w:style w:type="paragraph" w:customStyle="1" w:styleId="FooterRight">
    <w:name w:val="Footer Right"/>
    <w:basedOn w:val="Footer"/>
    <w:rsid w:val="008904AC"/>
    <w:pPr>
      <w:jc w:val="right"/>
    </w:pPr>
  </w:style>
  <w:style w:type="paragraph" w:customStyle="1" w:styleId="H1Appendix">
    <w:name w:val="H 1 Appendix"/>
    <w:basedOn w:val="Heading1"/>
    <w:next w:val="BT1BodyTextI1"/>
    <w:rsid w:val="008904AC"/>
    <w:pPr>
      <w:numPr>
        <w:numId w:val="6"/>
      </w:numPr>
    </w:pPr>
  </w:style>
  <w:style w:type="paragraph" w:customStyle="1" w:styleId="H2Appendix">
    <w:name w:val="H 2 Appendix"/>
    <w:basedOn w:val="Heading2"/>
    <w:next w:val="BT1BodyTextI1"/>
    <w:rsid w:val="008904AC"/>
    <w:pPr>
      <w:numPr>
        <w:numId w:val="6"/>
      </w:numPr>
    </w:pPr>
  </w:style>
  <w:style w:type="paragraph" w:customStyle="1" w:styleId="H3Appendix">
    <w:name w:val="H 3 Appendix"/>
    <w:basedOn w:val="Heading3"/>
    <w:next w:val="BT1BodyTextI1"/>
    <w:rsid w:val="008904AC"/>
    <w:pPr>
      <w:numPr>
        <w:numId w:val="6"/>
      </w:numPr>
    </w:pPr>
  </w:style>
  <w:style w:type="paragraph" w:customStyle="1" w:styleId="H4Appendix">
    <w:name w:val="H 4 Appendix"/>
    <w:basedOn w:val="Heading4"/>
    <w:next w:val="BT1BodyTextI1"/>
    <w:rsid w:val="008904AC"/>
    <w:pPr>
      <w:ind w:left="1260" w:hanging="1260"/>
    </w:pPr>
  </w:style>
  <w:style w:type="paragraph" w:customStyle="1" w:styleId="H5Appendix">
    <w:name w:val="H 5 Appendix"/>
    <w:basedOn w:val="Heading5"/>
    <w:next w:val="BT1BodyTextI1"/>
    <w:rsid w:val="008904AC"/>
    <w:pPr>
      <w:numPr>
        <w:ilvl w:val="0"/>
      </w:numPr>
      <w:ind w:left="1440" w:hanging="1440"/>
    </w:pPr>
  </w:style>
  <w:style w:type="paragraph" w:customStyle="1" w:styleId="H6Appendix">
    <w:name w:val="H 6 Appendix"/>
    <w:basedOn w:val="Heading6"/>
    <w:next w:val="BT1BodyTextI1"/>
    <w:rsid w:val="008904AC"/>
    <w:pPr>
      <w:numPr>
        <w:ilvl w:val="0"/>
      </w:numPr>
      <w:ind w:left="1620" w:hanging="1620"/>
    </w:pPr>
  </w:style>
  <w:style w:type="paragraph" w:customStyle="1" w:styleId="H7Appendix">
    <w:name w:val="H 7 Appendix"/>
    <w:basedOn w:val="Heading7"/>
    <w:next w:val="BT1BodyTextI1"/>
    <w:rsid w:val="008904AC"/>
    <w:pPr>
      <w:numPr>
        <w:ilvl w:val="0"/>
      </w:numPr>
      <w:ind w:left="1800" w:hanging="1800"/>
    </w:pPr>
  </w:style>
  <w:style w:type="paragraph" w:customStyle="1" w:styleId="H8Appendix">
    <w:name w:val="H 8 Appendix"/>
    <w:basedOn w:val="Heading8"/>
    <w:next w:val="BT1BodyTextI1"/>
    <w:rsid w:val="008904AC"/>
    <w:pPr>
      <w:numPr>
        <w:ilvl w:val="0"/>
      </w:numPr>
      <w:ind w:left="1980" w:hanging="1980"/>
    </w:pPr>
  </w:style>
  <w:style w:type="paragraph" w:customStyle="1" w:styleId="H9Appendix">
    <w:name w:val="H 9 Appendix"/>
    <w:basedOn w:val="Heading9"/>
    <w:next w:val="BT1BodyTextI1"/>
    <w:rsid w:val="008904AC"/>
    <w:pPr>
      <w:numPr>
        <w:ilvl w:val="0"/>
      </w:numPr>
      <w:tabs>
        <w:tab w:val="num" w:pos="2160"/>
      </w:tabs>
      <w:ind w:left="2160" w:hanging="2160"/>
    </w:pPr>
  </w:style>
  <w:style w:type="paragraph" w:customStyle="1" w:styleId="HeaderRight">
    <w:name w:val="Header Right"/>
    <w:basedOn w:val="Header"/>
    <w:rsid w:val="008904AC"/>
    <w:pPr>
      <w:keepNext/>
      <w:keepLines/>
      <w:spacing w:line="200" w:lineRule="exact"/>
      <w:jc w:val="right"/>
    </w:pPr>
  </w:style>
  <w:style w:type="character" w:styleId="Hyperlink">
    <w:name w:val="Hyperlink"/>
    <w:basedOn w:val="DefaultParagraphFont"/>
    <w:uiPriority w:val="99"/>
    <w:rsid w:val="008904AC"/>
    <w:rPr>
      <w:color w:val="0000FF"/>
      <w:u w:val="single"/>
    </w:rPr>
  </w:style>
  <w:style w:type="paragraph" w:styleId="Index1">
    <w:name w:val="index 1"/>
    <w:basedOn w:val="Normal"/>
    <w:next w:val="Normal"/>
    <w:autoRedefine/>
    <w:uiPriority w:val="99"/>
    <w:semiHidden/>
    <w:rsid w:val="008904AC"/>
    <w:pPr>
      <w:ind w:left="240" w:hanging="240"/>
    </w:pPr>
  </w:style>
  <w:style w:type="paragraph" w:styleId="Index8">
    <w:name w:val="index 8"/>
    <w:basedOn w:val="Normal"/>
    <w:next w:val="Normal"/>
    <w:autoRedefine/>
    <w:semiHidden/>
    <w:rsid w:val="008904AC"/>
    <w:pPr>
      <w:ind w:left="1920" w:hanging="240"/>
    </w:pPr>
  </w:style>
  <w:style w:type="paragraph" w:customStyle="1" w:styleId="L0List">
    <w:name w:val="L0: List"/>
    <w:rsid w:val="008904AC"/>
    <w:pPr>
      <w:spacing w:after="60" w:line="240" w:lineRule="auto"/>
      <w:ind w:left="720" w:hanging="360"/>
    </w:pPr>
    <w:rPr>
      <w:rFonts w:ascii="Arial" w:eastAsia="Times New Roman" w:hAnsi="Arial" w:cs="Times New Roman"/>
      <w:sz w:val="24"/>
      <w:szCs w:val="24"/>
    </w:rPr>
  </w:style>
  <w:style w:type="paragraph" w:customStyle="1" w:styleId="L1ListI1">
    <w:name w:val="L1: List I1"/>
    <w:rsid w:val="008904AC"/>
    <w:pPr>
      <w:spacing w:after="60" w:line="240" w:lineRule="auto"/>
      <w:ind w:left="1440" w:hanging="360"/>
    </w:pPr>
    <w:rPr>
      <w:rFonts w:ascii="Arial" w:eastAsia="Times New Roman" w:hAnsi="Arial" w:cs="Times New Roman"/>
      <w:sz w:val="24"/>
      <w:szCs w:val="24"/>
    </w:rPr>
  </w:style>
  <w:style w:type="paragraph" w:customStyle="1" w:styleId="L2ListI2">
    <w:name w:val="L2: List I2"/>
    <w:rsid w:val="008904AC"/>
    <w:pPr>
      <w:spacing w:after="60" w:line="240" w:lineRule="auto"/>
      <w:ind w:left="2160" w:hanging="360"/>
    </w:pPr>
    <w:rPr>
      <w:rFonts w:ascii="Arial" w:eastAsia="Times New Roman" w:hAnsi="Arial" w:cs="Times New Roman"/>
      <w:sz w:val="24"/>
      <w:szCs w:val="24"/>
    </w:rPr>
  </w:style>
  <w:style w:type="paragraph" w:customStyle="1" w:styleId="L3ListI3">
    <w:name w:val="L3: List I3"/>
    <w:rsid w:val="008904AC"/>
    <w:pPr>
      <w:spacing w:after="60" w:line="240" w:lineRule="auto"/>
      <w:ind w:left="2880" w:hanging="360"/>
    </w:pPr>
    <w:rPr>
      <w:rFonts w:ascii="Arial" w:eastAsia="Times New Roman" w:hAnsi="Arial" w:cs="Times New Roman"/>
      <w:sz w:val="24"/>
      <w:szCs w:val="24"/>
    </w:rPr>
  </w:style>
  <w:style w:type="paragraph" w:customStyle="1" w:styleId="L4ListI4">
    <w:name w:val="L4: List I4"/>
    <w:rsid w:val="008904AC"/>
    <w:pPr>
      <w:spacing w:after="60" w:line="240" w:lineRule="auto"/>
      <w:ind w:left="3600" w:hanging="360"/>
    </w:pPr>
    <w:rPr>
      <w:rFonts w:ascii="Arial" w:eastAsia="Times New Roman" w:hAnsi="Arial" w:cs="Times New Roman"/>
      <w:sz w:val="24"/>
      <w:szCs w:val="24"/>
    </w:rPr>
  </w:style>
  <w:style w:type="paragraph" w:customStyle="1" w:styleId="Labels">
    <w:name w:val="Labels"/>
    <w:rsid w:val="008904AC"/>
    <w:pPr>
      <w:spacing w:after="0" w:line="240" w:lineRule="exact"/>
    </w:pPr>
    <w:rPr>
      <w:rFonts w:ascii="Arial" w:eastAsia="Times New Roman" w:hAnsi="Arial" w:cs="Times New Roman"/>
      <w:b/>
      <w:sz w:val="20"/>
      <w:szCs w:val="20"/>
    </w:rPr>
  </w:style>
  <w:style w:type="paragraph" w:customStyle="1" w:styleId="LB2ListBulletI2">
    <w:name w:val="LB2: List Bullet I2"/>
    <w:rsid w:val="008904AC"/>
    <w:pPr>
      <w:numPr>
        <w:numId w:val="8"/>
      </w:numPr>
      <w:spacing w:after="60" w:line="240" w:lineRule="auto"/>
    </w:pPr>
    <w:rPr>
      <w:rFonts w:ascii="Arial" w:eastAsia="Times New Roman" w:hAnsi="Arial" w:cs="Times New Roman"/>
    </w:rPr>
  </w:style>
  <w:style w:type="paragraph" w:customStyle="1" w:styleId="LB3ListBulletI3">
    <w:name w:val="LB3: List Bullet I3"/>
    <w:basedOn w:val="LB2ListBulletI2"/>
    <w:rsid w:val="008904AC"/>
    <w:pPr>
      <w:numPr>
        <w:numId w:val="9"/>
      </w:numPr>
    </w:pPr>
  </w:style>
  <w:style w:type="paragraph" w:customStyle="1" w:styleId="LB4ListBulletI4">
    <w:name w:val="LB4: List Bullet I4"/>
    <w:basedOn w:val="LB3ListBulletI3"/>
    <w:rsid w:val="008904AC"/>
    <w:pPr>
      <w:numPr>
        <w:numId w:val="10"/>
      </w:numPr>
    </w:pPr>
  </w:style>
  <w:style w:type="paragraph" w:customStyle="1" w:styleId="LC0ListContinue">
    <w:name w:val="LC0: List Continue"/>
    <w:rsid w:val="008904AC"/>
    <w:pPr>
      <w:spacing w:after="60" w:line="240" w:lineRule="auto"/>
      <w:ind w:left="720"/>
    </w:pPr>
    <w:rPr>
      <w:rFonts w:ascii="Arial" w:eastAsia="Times New Roman" w:hAnsi="Arial" w:cs="Times New Roman"/>
      <w:sz w:val="24"/>
      <w:szCs w:val="24"/>
    </w:rPr>
  </w:style>
  <w:style w:type="paragraph" w:customStyle="1" w:styleId="LC1ListContinueI1">
    <w:name w:val="LC1: List Continue I1"/>
    <w:rsid w:val="008904AC"/>
    <w:pPr>
      <w:spacing w:after="60" w:line="240" w:lineRule="auto"/>
      <w:ind w:left="1440"/>
    </w:pPr>
    <w:rPr>
      <w:rFonts w:ascii="Arial" w:eastAsia="Times New Roman" w:hAnsi="Arial" w:cs="Times New Roman"/>
      <w:sz w:val="24"/>
      <w:szCs w:val="24"/>
    </w:rPr>
  </w:style>
  <w:style w:type="paragraph" w:customStyle="1" w:styleId="LC2ListContinueI2">
    <w:name w:val="LC2: List Continue I2"/>
    <w:rsid w:val="008904AC"/>
    <w:pPr>
      <w:spacing w:after="60" w:line="240" w:lineRule="auto"/>
      <w:ind w:left="2160"/>
    </w:pPr>
    <w:rPr>
      <w:rFonts w:ascii="Arial" w:eastAsia="Times New Roman" w:hAnsi="Arial" w:cs="Times New Roman"/>
      <w:sz w:val="24"/>
      <w:szCs w:val="24"/>
    </w:rPr>
  </w:style>
  <w:style w:type="paragraph" w:customStyle="1" w:styleId="LC3ListContinueI3">
    <w:name w:val="LC3: List Continue I3"/>
    <w:rsid w:val="008904AC"/>
    <w:pPr>
      <w:spacing w:after="60" w:line="240" w:lineRule="auto"/>
      <w:ind w:left="2880"/>
    </w:pPr>
    <w:rPr>
      <w:rFonts w:ascii="Arial" w:eastAsia="Times New Roman" w:hAnsi="Arial" w:cs="Times New Roman"/>
      <w:sz w:val="24"/>
      <w:szCs w:val="24"/>
    </w:rPr>
  </w:style>
  <w:style w:type="paragraph" w:customStyle="1" w:styleId="LC4ListContinueI4">
    <w:name w:val="LC4: List Continue I4"/>
    <w:rsid w:val="008904AC"/>
    <w:pPr>
      <w:spacing w:after="60" w:line="240" w:lineRule="auto"/>
      <w:ind w:left="3600"/>
    </w:pPr>
    <w:rPr>
      <w:rFonts w:ascii="Arial" w:eastAsia="Times New Roman" w:hAnsi="Arial" w:cs="Times New Roman"/>
      <w:sz w:val="24"/>
      <w:szCs w:val="24"/>
    </w:rPr>
  </w:style>
  <w:style w:type="paragraph" w:styleId="List">
    <w:name w:val="List"/>
    <w:basedOn w:val="Normal"/>
    <w:rsid w:val="008904AC"/>
    <w:pPr>
      <w:spacing w:after="60"/>
      <w:ind w:left="360" w:hanging="360"/>
    </w:pPr>
  </w:style>
  <w:style w:type="paragraph" w:styleId="ListBullet">
    <w:name w:val="List Bullet"/>
    <w:basedOn w:val="Normal"/>
    <w:rsid w:val="008904AC"/>
    <w:pPr>
      <w:keepLines/>
      <w:tabs>
        <w:tab w:val="num" w:pos="360"/>
      </w:tabs>
      <w:spacing w:after="60"/>
      <w:ind w:left="360" w:hanging="360"/>
    </w:pPr>
  </w:style>
  <w:style w:type="paragraph" w:styleId="ListContinue">
    <w:name w:val="List Continue"/>
    <w:basedOn w:val="List"/>
    <w:rsid w:val="008904AC"/>
    <w:pPr>
      <w:ind w:firstLine="0"/>
    </w:pPr>
  </w:style>
  <w:style w:type="paragraph" w:customStyle="1" w:styleId="LN0ListNumber">
    <w:name w:val="LN0: List Number"/>
    <w:rsid w:val="008904AC"/>
    <w:pPr>
      <w:numPr>
        <w:numId w:val="11"/>
      </w:numPr>
      <w:spacing w:after="60" w:line="240" w:lineRule="auto"/>
    </w:pPr>
    <w:rPr>
      <w:rFonts w:ascii="Arial" w:eastAsia="Times New Roman" w:hAnsi="Arial" w:cs="Times New Roman"/>
      <w:sz w:val="24"/>
      <w:szCs w:val="24"/>
    </w:rPr>
  </w:style>
  <w:style w:type="paragraph" w:customStyle="1" w:styleId="LN1ListNumberI1">
    <w:name w:val="LN1: List Number I1"/>
    <w:rsid w:val="008904AC"/>
    <w:pPr>
      <w:numPr>
        <w:numId w:val="12"/>
      </w:numPr>
      <w:spacing w:after="60" w:line="240" w:lineRule="auto"/>
    </w:pPr>
    <w:rPr>
      <w:rFonts w:ascii="Arial" w:eastAsia="Times New Roman" w:hAnsi="Arial" w:cs="Times New Roman"/>
      <w:sz w:val="24"/>
      <w:szCs w:val="24"/>
    </w:rPr>
  </w:style>
  <w:style w:type="paragraph" w:customStyle="1" w:styleId="LN1Step">
    <w:name w:val="LN1Step"/>
    <w:rsid w:val="008904AC"/>
    <w:pPr>
      <w:numPr>
        <w:numId w:val="13"/>
      </w:numPr>
      <w:spacing w:after="60" w:line="240" w:lineRule="auto"/>
    </w:pPr>
    <w:rPr>
      <w:rFonts w:ascii="Arial" w:eastAsia="Times New Roman" w:hAnsi="Arial" w:cs="Times New Roman"/>
      <w:sz w:val="24"/>
      <w:szCs w:val="24"/>
    </w:rPr>
  </w:style>
  <w:style w:type="paragraph" w:customStyle="1" w:styleId="LN2ListNumberI2">
    <w:name w:val="LN2: List Number I2"/>
    <w:rsid w:val="008904AC"/>
    <w:pPr>
      <w:numPr>
        <w:numId w:val="14"/>
      </w:numPr>
      <w:spacing w:after="60" w:line="240" w:lineRule="auto"/>
    </w:pPr>
    <w:rPr>
      <w:rFonts w:ascii="Arial" w:eastAsia="Times New Roman" w:hAnsi="Arial" w:cs="Times New Roman"/>
      <w:sz w:val="24"/>
      <w:szCs w:val="24"/>
    </w:rPr>
  </w:style>
  <w:style w:type="paragraph" w:customStyle="1" w:styleId="LN2Step">
    <w:name w:val="LN2Step"/>
    <w:rsid w:val="008904AC"/>
    <w:pPr>
      <w:numPr>
        <w:numId w:val="15"/>
      </w:numPr>
      <w:spacing w:after="60" w:line="240" w:lineRule="auto"/>
    </w:pPr>
    <w:rPr>
      <w:rFonts w:ascii="Arial" w:eastAsia="Times New Roman" w:hAnsi="Arial" w:cs="Times New Roman"/>
      <w:sz w:val="24"/>
      <w:szCs w:val="24"/>
    </w:rPr>
  </w:style>
  <w:style w:type="paragraph" w:customStyle="1" w:styleId="LN3ListNumberI3">
    <w:name w:val="LN3: List Number I3"/>
    <w:rsid w:val="008904AC"/>
    <w:pPr>
      <w:numPr>
        <w:numId w:val="16"/>
      </w:numPr>
      <w:spacing w:after="60" w:line="240" w:lineRule="auto"/>
    </w:pPr>
    <w:rPr>
      <w:rFonts w:ascii="Arial" w:eastAsia="Times New Roman" w:hAnsi="Arial" w:cs="Times New Roman"/>
      <w:sz w:val="24"/>
      <w:szCs w:val="24"/>
    </w:rPr>
  </w:style>
  <w:style w:type="paragraph" w:customStyle="1" w:styleId="LN4ListNumberI4">
    <w:name w:val="LN4: List Number I4"/>
    <w:rsid w:val="008904AC"/>
    <w:pPr>
      <w:numPr>
        <w:numId w:val="17"/>
      </w:numPr>
      <w:spacing w:after="60" w:line="240" w:lineRule="auto"/>
    </w:pPr>
    <w:rPr>
      <w:rFonts w:ascii="Arial" w:eastAsia="Times New Roman" w:hAnsi="Arial" w:cs="Times New Roman"/>
      <w:sz w:val="24"/>
      <w:szCs w:val="24"/>
    </w:rPr>
  </w:style>
  <w:style w:type="character" w:styleId="PlaceholderText">
    <w:name w:val="Placeholder Text"/>
    <w:basedOn w:val="DefaultParagraphFont"/>
    <w:uiPriority w:val="99"/>
    <w:semiHidden/>
    <w:rsid w:val="008904AC"/>
    <w:rPr>
      <w:color w:val="808080"/>
    </w:rPr>
  </w:style>
  <w:style w:type="paragraph" w:customStyle="1" w:styleId="TableBullet">
    <w:name w:val="Table Bullet"/>
    <w:rsid w:val="008904AC"/>
    <w:pPr>
      <w:numPr>
        <w:numId w:val="18"/>
      </w:numPr>
      <w:spacing w:after="0" w:line="240" w:lineRule="auto"/>
    </w:pPr>
    <w:rPr>
      <w:rFonts w:ascii="Arial" w:eastAsia="Times New Roman" w:hAnsi="Arial" w:cs="Times New Roman"/>
      <w:sz w:val="18"/>
      <w:szCs w:val="18"/>
    </w:rPr>
  </w:style>
  <w:style w:type="paragraph" w:customStyle="1" w:styleId="TableEntryApproval">
    <w:name w:val="Table Entry Approval"/>
    <w:rsid w:val="008904AC"/>
    <w:pPr>
      <w:tabs>
        <w:tab w:val="left" w:pos="2016"/>
        <w:tab w:val="right" w:pos="4896"/>
      </w:tabs>
      <w:spacing w:after="0" w:line="240" w:lineRule="auto"/>
    </w:pPr>
    <w:rPr>
      <w:rFonts w:ascii="Arial" w:eastAsia="Times New Roman" w:hAnsi="Arial" w:cs="Times New Roman"/>
      <w:sz w:val="18"/>
      <w:szCs w:val="18"/>
    </w:rPr>
  </w:style>
  <w:style w:type="paragraph" w:customStyle="1" w:styleId="TableEntryMinutes">
    <w:name w:val="Table Entry Minutes"/>
    <w:basedOn w:val="TableEntry"/>
    <w:rsid w:val="008904AC"/>
    <w:pPr>
      <w:spacing w:before="20" w:after="20"/>
      <w:ind w:left="144" w:hanging="144"/>
    </w:pPr>
    <w:rPr>
      <w:rFonts w:ascii="Arial Narrow" w:hAnsi="Arial Narrow"/>
    </w:rPr>
  </w:style>
  <w:style w:type="paragraph" w:customStyle="1" w:styleId="TableEntryNumbered">
    <w:name w:val="Table Entry Numbered"/>
    <w:rsid w:val="008904AC"/>
    <w:pPr>
      <w:numPr>
        <w:numId w:val="19"/>
      </w:numPr>
      <w:spacing w:after="0" w:line="240" w:lineRule="auto"/>
    </w:pPr>
    <w:rPr>
      <w:rFonts w:ascii="Arial" w:eastAsia="Times New Roman" w:hAnsi="Arial" w:cs="Times New Roman"/>
      <w:sz w:val="18"/>
      <w:szCs w:val="18"/>
    </w:rPr>
  </w:style>
  <w:style w:type="paragraph" w:styleId="TableofFigures">
    <w:name w:val="table of figures"/>
    <w:basedOn w:val="Normal"/>
    <w:next w:val="Normal"/>
    <w:uiPriority w:val="99"/>
    <w:rsid w:val="008904AC"/>
    <w:pPr>
      <w:ind w:left="440" w:hanging="440"/>
    </w:pPr>
  </w:style>
  <w:style w:type="paragraph" w:customStyle="1" w:styleId="Tabulation">
    <w:name w:val="Tabulation"/>
    <w:rsid w:val="008904AC"/>
    <w:pPr>
      <w:spacing w:after="0" w:line="240" w:lineRule="auto"/>
      <w:ind w:left="1800" w:hanging="360"/>
    </w:pPr>
    <w:rPr>
      <w:rFonts w:ascii="Courier New" w:eastAsia="Times New Roman" w:hAnsi="Courier New" w:cs="Times New Roman"/>
      <w:sz w:val="18"/>
      <w:szCs w:val="18"/>
    </w:rPr>
  </w:style>
  <w:style w:type="paragraph" w:customStyle="1" w:styleId="Title12">
    <w:name w:val="Title12"/>
    <w:basedOn w:val="Title18"/>
    <w:next w:val="BT1BodyTextI1"/>
    <w:rsid w:val="008904AC"/>
    <w:pPr>
      <w:spacing w:before="80" w:after="80"/>
      <w:outlineLvl w:val="0"/>
    </w:pPr>
    <w:rPr>
      <w:rFonts w:cs="Arial"/>
      <w:bCs/>
      <w:kern w:val="28"/>
      <w:sz w:val="24"/>
      <w:szCs w:val="24"/>
    </w:rPr>
  </w:style>
  <w:style w:type="paragraph" w:customStyle="1" w:styleId="Title18NewPage">
    <w:name w:val="Title18NewPage"/>
    <w:basedOn w:val="Title18"/>
    <w:rsid w:val="008904AC"/>
    <w:pPr>
      <w:pageBreakBefore/>
    </w:pPr>
  </w:style>
  <w:style w:type="paragraph" w:styleId="TOC3">
    <w:name w:val="toc 3"/>
    <w:basedOn w:val="Normal"/>
    <w:next w:val="Normal"/>
    <w:autoRedefine/>
    <w:uiPriority w:val="39"/>
    <w:rsid w:val="00DB3075"/>
    <w:pPr>
      <w:tabs>
        <w:tab w:val="left" w:pos="1320"/>
        <w:tab w:val="right" w:leader="dot" w:pos="12950"/>
      </w:tabs>
      <w:ind w:left="576"/>
    </w:pPr>
    <w:rPr>
      <w:noProof/>
      <w:sz w:val="22"/>
      <w:szCs w:val="22"/>
    </w:rPr>
  </w:style>
  <w:style w:type="paragraph" w:customStyle="1" w:styleId="Yes-No1">
    <w:name w:val="Yes-No1"/>
    <w:rsid w:val="008904AC"/>
    <w:pPr>
      <w:numPr>
        <w:numId w:val="20"/>
      </w:numPr>
      <w:spacing w:before="120" w:after="120" w:line="240" w:lineRule="auto"/>
    </w:pPr>
    <w:rPr>
      <w:rFonts w:ascii="Arial" w:eastAsia="Times New Roman" w:hAnsi="Arial" w:cs="Times New Roman"/>
      <w:sz w:val="24"/>
      <w:szCs w:val="24"/>
    </w:rPr>
  </w:style>
  <w:style w:type="paragraph" w:customStyle="1" w:styleId="Yes-No2">
    <w:name w:val="Yes-No2"/>
    <w:basedOn w:val="BT2BodyTextI2"/>
    <w:rsid w:val="008904AC"/>
    <w:pPr>
      <w:numPr>
        <w:numId w:val="21"/>
      </w:numPr>
      <w:spacing w:before="120"/>
    </w:pPr>
  </w:style>
  <w:style w:type="table" w:customStyle="1" w:styleId="TableGrid600042312">
    <w:name w:val="Table Grid 600042312"/>
    <w:basedOn w:val="TableNormal"/>
    <w:next w:val="TableGrid"/>
    <w:uiPriority w:val="59"/>
    <w:rsid w:val="008904AC"/>
    <w:pPr>
      <w:spacing w:after="0" w:line="240" w:lineRule="auto"/>
    </w:pPr>
    <w:rPr>
      <w:rFonts w:ascii="Arial" w:eastAsia="Calibri" w:hAnsi="Arial" w:cs="Times New Roman"/>
    </w:rPr>
    <w:tblPr>
      <w:jc w:val="cente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jc w:val="center"/>
    </w:trPr>
    <w:tblStylePr w:type="firstRow">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tcPr>
    </w:tblStylePr>
  </w:style>
  <w:style w:type="paragraph" w:customStyle="1" w:styleId="Subtitle1">
    <w:name w:val="Subtitle1"/>
    <w:basedOn w:val="Normal"/>
    <w:rsid w:val="0070180D"/>
    <w:pPr>
      <w:jc w:val="center"/>
    </w:pPr>
    <w:rPr>
      <w:rFonts w:ascii="Times New Roman" w:eastAsiaTheme="minorHAnsi" w:hAnsi="Times New Roman"/>
      <w:b/>
      <w:sz w:val="28"/>
      <w:szCs w:val="28"/>
    </w:rPr>
  </w:style>
  <w:style w:type="paragraph" w:styleId="Revision">
    <w:name w:val="Revision"/>
    <w:hidden/>
    <w:uiPriority w:val="99"/>
    <w:semiHidden/>
    <w:rsid w:val="00613F61"/>
    <w:pPr>
      <w:spacing w:after="0" w:line="240" w:lineRule="auto"/>
    </w:pPr>
    <w:rPr>
      <w:rFonts w:ascii="Arial" w:eastAsia="Times New Roman" w:hAnsi="Arial" w:cs="Times New Roman"/>
      <w:sz w:val="24"/>
      <w:szCs w:val="24"/>
    </w:rPr>
  </w:style>
  <w:style w:type="paragraph" w:customStyle="1" w:styleId="Normal1">
    <w:name w:val="Normal1"/>
    <w:basedOn w:val="Normal"/>
    <w:rsid w:val="00265836"/>
    <w:pPr>
      <w:spacing w:before="120"/>
      <w:jc w:val="both"/>
    </w:pPr>
    <w:rPr>
      <w:rFonts w:ascii="Times New Roman" w:hAnsi="Times New Roman"/>
    </w:rPr>
  </w:style>
  <w:style w:type="character" w:customStyle="1" w:styleId="Single-SpacedCalibri11Char">
    <w:name w:val="Single-Spaced Calibri 11 Char"/>
    <w:link w:val="Single-SpacedCalibri11"/>
    <w:locked/>
    <w:rsid w:val="00B54F54"/>
    <w:rPr>
      <w:rFonts w:ascii="Calibri" w:hAnsi="Calibri" w:cs="Courier New"/>
    </w:rPr>
  </w:style>
  <w:style w:type="paragraph" w:customStyle="1" w:styleId="Single-SpacedCalibri11">
    <w:name w:val="Single-Spaced Calibri 11"/>
    <w:link w:val="Single-SpacedCalibri11Char"/>
    <w:rsid w:val="00B54F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alibri" w:hAnsi="Calibri" w:cs="Courier New"/>
    </w:rPr>
  </w:style>
  <w:style w:type="paragraph" w:customStyle="1" w:styleId="ImageText">
    <w:name w:val="ImageText"/>
    <w:rsid w:val="00F03207"/>
    <w:pPr>
      <w:spacing w:before="40" w:after="40" w:line="240" w:lineRule="auto"/>
    </w:pPr>
    <w:rPr>
      <w:rFonts w:ascii="Arial" w:eastAsia="Times New Roman" w:hAnsi="Arial" w:cs="Times New Roman"/>
      <w:sz w:val="16"/>
      <w:szCs w:val="24"/>
    </w:rPr>
  </w:style>
  <w:style w:type="character" w:customStyle="1" w:styleId="BlueItalics">
    <w:name w:val="Blue Italics"/>
    <w:basedOn w:val="DefaultParagraphFont"/>
    <w:qFormat/>
    <w:rsid w:val="00081392"/>
    <w:rPr>
      <w:i/>
      <w:color w:val="0000FF"/>
    </w:rPr>
  </w:style>
  <w:style w:type="character" w:customStyle="1" w:styleId="BT1BodyTextI1CharChar">
    <w:name w:val="BT1: Body Text I1 Char Char"/>
    <w:locked/>
    <w:rsid w:val="00E935F8"/>
    <w:rPr>
      <w:rFonts w:ascii="Arial" w:hAnsi="Arial" w:cs="Arial"/>
      <w:szCs w:val="24"/>
      <w:lang w:val="x-none" w:eastAsia="x-none"/>
    </w:rPr>
  </w:style>
  <w:style w:type="paragraph" w:styleId="NormalWeb">
    <w:name w:val="Normal (Web)"/>
    <w:basedOn w:val="Normal"/>
    <w:uiPriority w:val="99"/>
    <w:semiHidden/>
    <w:unhideWhenUsed/>
    <w:rsid w:val="00AA12E6"/>
    <w:pPr>
      <w:spacing w:before="100" w:beforeAutospacing="1" w:after="100" w:afterAutospacing="1"/>
    </w:pPr>
    <w:rPr>
      <w:rFonts w:ascii="Times New Roman" w:hAnsi="Times New Roman"/>
    </w:rPr>
  </w:style>
  <w:style w:type="paragraph" w:customStyle="1" w:styleId="StyleVOBNormalCenteredBold">
    <w:name w:val="Style VOB Normal Centered  Bold"/>
    <w:basedOn w:val="Normal"/>
    <w:rsid w:val="006C6016"/>
    <w:pPr>
      <w:jc w:val="center"/>
    </w:pPr>
    <w:rPr>
      <w:b/>
      <w:bCs/>
      <w:color w:val="000000" w:themeColor="text1"/>
      <w:sz w:val="22"/>
      <w:szCs w:val="20"/>
    </w:rPr>
  </w:style>
  <w:style w:type="paragraph" w:customStyle="1" w:styleId="VOBCenteredandBold">
    <w:name w:val="VOB Centered and Bold"/>
    <w:basedOn w:val="Normal"/>
    <w:rsid w:val="006C6016"/>
    <w:pPr>
      <w:jc w:val="center"/>
    </w:pPr>
    <w:rPr>
      <w:rFonts w:eastAsiaTheme="minorHAnsi" w:cs="Arial"/>
      <w:b/>
      <w:color w:val="000000" w:themeColor="text1"/>
      <w:sz w:val="22"/>
    </w:rPr>
  </w:style>
  <w:style w:type="table" w:customStyle="1" w:styleId="TableGrid1">
    <w:name w:val="Table Grid1"/>
    <w:basedOn w:val="TableNormal"/>
    <w:uiPriority w:val="59"/>
    <w:rsid w:val="003D738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896682">
      <w:bodyDiv w:val="1"/>
      <w:marLeft w:val="0"/>
      <w:marRight w:val="0"/>
      <w:marTop w:val="0"/>
      <w:marBottom w:val="0"/>
      <w:divBdr>
        <w:top w:val="none" w:sz="0" w:space="0" w:color="auto"/>
        <w:left w:val="none" w:sz="0" w:space="0" w:color="auto"/>
        <w:bottom w:val="none" w:sz="0" w:space="0" w:color="auto"/>
        <w:right w:val="none" w:sz="0" w:space="0" w:color="auto"/>
      </w:divBdr>
    </w:div>
    <w:div w:id="194345809">
      <w:bodyDiv w:val="1"/>
      <w:marLeft w:val="390"/>
      <w:marRight w:val="390"/>
      <w:marTop w:val="0"/>
      <w:marBottom w:val="0"/>
      <w:divBdr>
        <w:top w:val="none" w:sz="0" w:space="0" w:color="auto"/>
        <w:left w:val="none" w:sz="0" w:space="0" w:color="auto"/>
        <w:bottom w:val="none" w:sz="0" w:space="0" w:color="auto"/>
        <w:right w:val="none" w:sz="0" w:space="0" w:color="auto"/>
      </w:divBdr>
      <w:divsChild>
        <w:div w:id="14770587">
          <w:marLeft w:val="0"/>
          <w:marRight w:val="0"/>
          <w:marTop w:val="0"/>
          <w:marBottom w:val="0"/>
          <w:divBdr>
            <w:top w:val="none" w:sz="0" w:space="0" w:color="auto"/>
            <w:left w:val="none" w:sz="0" w:space="0" w:color="auto"/>
            <w:bottom w:val="none" w:sz="0" w:space="0" w:color="auto"/>
            <w:right w:val="none" w:sz="0" w:space="0" w:color="auto"/>
          </w:divBdr>
        </w:div>
      </w:divsChild>
    </w:div>
    <w:div w:id="302462882">
      <w:bodyDiv w:val="1"/>
      <w:marLeft w:val="0"/>
      <w:marRight w:val="0"/>
      <w:marTop w:val="0"/>
      <w:marBottom w:val="0"/>
      <w:divBdr>
        <w:top w:val="none" w:sz="0" w:space="0" w:color="auto"/>
        <w:left w:val="none" w:sz="0" w:space="0" w:color="auto"/>
        <w:bottom w:val="none" w:sz="0" w:space="0" w:color="auto"/>
        <w:right w:val="none" w:sz="0" w:space="0" w:color="auto"/>
      </w:divBdr>
    </w:div>
    <w:div w:id="368721943">
      <w:bodyDiv w:val="1"/>
      <w:marLeft w:val="0"/>
      <w:marRight w:val="0"/>
      <w:marTop w:val="0"/>
      <w:marBottom w:val="0"/>
      <w:divBdr>
        <w:top w:val="none" w:sz="0" w:space="0" w:color="auto"/>
        <w:left w:val="none" w:sz="0" w:space="0" w:color="auto"/>
        <w:bottom w:val="none" w:sz="0" w:space="0" w:color="auto"/>
        <w:right w:val="none" w:sz="0" w:space="0" w:color="auto"/>
      </w:divBdr>
    </w:div>
    <w:div w:id="463548629">
      <w:bodyDiv w:val="1"/>
      <w:marLeft w:val="0"/>
      <w:marRight w:val="0"/>
      <w:marTop w:val="0"/>
      <w:marBottom w:val="0"/>
      <w:divBdr>
        <w:top w:val="none" w:sz="0" w:space="0" w:color="auto"/>
        <w:left w:val="none" w:sz="0" w:space="0" w:color="auto"/>
        <w:bottom w:val="none" w:sz="0" w:space="0" w:color="auto"/>
        <w:right w:val="none" w:sz="0" w:space="0" w:color="auto"/>
      </w:divBdr>
    </w:div>
    <w:div w:id="561912298">
      <w:bodyDiv w:val="1"/>
      <w:marLeft w:val="0"/>
      <w:marRight w:val="0"/>
      <w:marTop w:val="0"/>
      <w:marBottom w:val="0"/>
      <w:divBdr>
        <w:top w:val="none" w:sz="0" w:space="0" w:color="auto"/>
        <w:left w:val="none" w:sz="0" w:space="0" w:color="auto"/>
        <w:bottom w:val="none" w:sz="0" w:space="0" w:color="auto"/>
        <w:right w:val="none" w:sz="0" w:space="0" w:color="auto"/>
      </w:divBdr>
    </w:div>
    <w:div w:id="730466323">
      <w:bodyDiv w:val="1"/>
      <w:marLeft w:val="0"/>
      <w:marRight w:val="0"/>
      <w:marTop w:val="0"/>
      <w:marBottom w:val="0"/>
      <w:divBdr>
        <w:top w:val="none" w:sz="0" w:space="0" w:color="auto"/>
        <w:left w:val="none" w:sz="0" w:space="0" w:color="auto"/>
        <w:bottom w:val="none" w:sz="0" w:space="0" w:color="auto"/>
        <w:right w:val="none" w:sz="0" w:space="0" w:color="auto"/>
      </w:divBdr>
    </w:div>
    <w:div w:id="744570253">
      <w:bodyDiv w:val="1"/>
      <w:marLeft w:val="0"/>
      <w:marRight w:val="0"/>
      <w:marTop w:val="0"/>
      <w:marBottom w:val="0"/>
      <w:divBdr>
        <w:top w:val="none" w:sz="0" w:space="0" w:color="auto"/>
        <w:left w:val="none" w:sz="0" w:space="0" w:color="auto"/>
        <w:bottom w:val="none" w:sz="0" w:space="0" w:color="auto"/>
        <w:right w:val="none" w:sz="0" w:space="0" w:color="auto"/>
      </w:divBdr>
    </w:div>
    <w:div w:id="874927975">
      <w:bodyDiv w:val="1"/>
      <w:marLeft w:val="0"/>
      <w:marRight w:val="0"/>
      <w:marTop w:val="0"/>
      <w:marBottom w:val="0"/>
      <w:divBdr>
        <w:top w:val="none" w:sz="0" w:space="0" w:color="auto"/>
        <w:left w:val="none" w:sz="0" w:space="0" w:color="auto"/>
        <w:bottom w:val="none" w:sz="0" w:space="0" w:color="auto"/>
        <w:right w:val="none" w:sz="0" w:space="0" w:color="auto"/>
      </w:divBdr>
    </w:div>
    <w:div w:id="900605060">
      <w:bodyDiv w:val="1"/>
      <w:marLeft w:val="0"/>
      <w:marRight w:val="0"/>
      <w:marTop w:val="0"/>
      <w:marBottom w:val="0"/>
      <w:divBdr>
        <w:top w:val="none" w:sz="0" w:space="0" w:color="auto"/>
        <w:left w:val="none" w:sz="0" w:space="0" w:color="auto"/>
        <w:bottom w:val="none" w:sz="0" w:space="0" w:color="auto"/>
        <w:right w:val="none" w:sz="0" w:space="0" w:color="auto"/>
      </w:divBdr>
    </w:div>
    <w:div w:id="949507388">
      <w:bodyDiv w:val="1"/>
      <w:marLeft w:val="0"/>
      <w:marRight w:val="0"/>
      <w:marTop w:val="0"/>
      <w:marBottom w:val="0"/>
      <w:divBdr>
        <w:top w:val="none" w:sz="0" w:space="0" w:color="auto"/>
        <w:left w:val="none" w:sz="0" w:space="0" w:color="auto"/>
        <w:bottom w:val="none" w:sz="0" w:space="0" w:color="auto"/>
        <w:right w:val="none" w:sz="0" w:space="0" w:color="auto"/>
      </w:divBdr>
    </w:div>
    <w:div w:id="1064181103">
      <w:bodyDiv w:val="1"/>
      <w:marLeft w:val="0"/>
      <w:marRight w:val="0"/>
      <w:marTop w:val="0"/>
      <w:marBottom w:val="0"/>
      <w:divBdr>
        <w:top w:val="none" w:sz="0" w:space="0" w:color="auto"/>
        <w:left w:val="none" w:sz="0" w:space="0" w:color="auto"/>
        <w:bottom w:val="none" w:sz="0" w:space="0" w:color="auto"/>
        <w:right w:val="none" w:sz="0" w:space="0" w:color="auto"/>
      </w:divBdr>
    </w:div>
    <w:div w:id="1445878384">
      <w:bodyDiv w:val="1"/>
      <w:marLeft w:val="0"/>
      <w:marRight w:val="0"/>
      <w:marTop w:val="0"/>
      <w:marBottom w:val="0"/>
      <w:divBdr>
        <w:top w:val="none" w:sz="0" w:space="0" w:color="auto"/>
        <w:left w:val="none" w:sz="0" w:space="0" w:color="auto"/>
        <w:bottom w:val="none" w:sz="0" w:space="0" w:color="auto"/>
        <w:right w:val="none" w:sz="0" w:space="0" w:color="auto"/>
      </w:divBdr>
    </w:div>
    <w:div w:id="1463041781">
      <w:bodyDiv w:val="1"/>
      <w:marLeft w:val="0"/>
      <w:marRight w:val="0"/>
      <w:marTop w:val="0"/>
      <w:marBottom w:val="0"/>
      <w:divBdr>
        <w:top w:val="none" w:sz="0" w:space="0" w:color="auto"/>
        <w:left w:val="none" w:sz="0" w:space="0" w:color="auto"/>
        <w:bottom w:val="none" w:sz="0" w:space="0" w:color="auto"/>
        <w:right w:val="none" w:sz="0" w:space="0" w:color="auto"/>
      </w:divBdr>
    </w:div>
    <w:div w:id="1622375637">
      <w:bodyDiv w:val="1"/>
      <w:marLeft w:val="0"/>
      <w:marRight w:val="0"/>
      <w:marTop w:val="0"/>
      <w:marBottom w:val="0"/>
      <w:divBdr>
        <w:top w:val="none" w:sz="0" w:space="0" w:color="auto"/>
        <w:left w:val="none" w:sz="0" w:space="0" w:color="auto"/>
        <w:bottom w:val="none" w:sz="0" w:space="0" w:color="auto"/>
        <w:right w:val="none" w:sz="0" w:space="0" w:color="auto"/>
      </w:divBdr>
    </w:div>
    <w:div w:id="1653942145">
      <w:bodyDiv w:val="1"/>
      <w:marLeft w:val="0"/>
      <w:marRight w:val="0"/>
      <w:marTop w:val="0"/>
      <w:marBottom w:val="0"/>
      <w:divBdr>
        <w:top w:val="none" w:sz="0" w:space="0" w:color="auto"/>
        <w:left w:val="none" w:sz="0" w:space="0" w:color="auto"/>
        <w:bottom w:val="none" w:sz="0" w:space="0" w:color="auto"/>
        <w:right w:val="none" w:sz="0" w:space="0" w:color="auto"/>
      </w:divBdr>
    </w:div>
    <w:div w:id="1655062647">
      <w:bodyDiv w:val="1"/>
      <w:marLeft w:val="0"/>
      <w:marRight w:val="0"/>
      <w:marTop w:val="0"/>
      <w:marBottom w:val="0"/>
      <w:divBdr>
        <w:top w:val="none" w:sz="0" w:space="0" w:color="auto"/>
        <w:left w:val="none" w:sz="0" w:space="0" w:color="auto"/>
        <w:bottom w:val="none" w:sz="0" w:space="0" w:color="auto"/>
        <w:right w:val="none" w:sz="0" w:space="0" w:color="auto"/>
      </w:divBdr>
    </w:div>
    <w:div w:id="1691104351">
      <w:bodyDiv w:val="1"/>
      <w:marLeft w:val="0"/>
      <w:marRight w:val="0"/>
      <w:marTop w:val="0"/>
      <w:marBottom w:val="0"/>
      <w:divBdr>
        <w:top w:val="none" w:sz="0" w:space="0" w:color="auto"/>
        <w:left w:val="none" w:sz="0" w:space="0" w:color="auto"/>
        <w:bottom w:val="none" w:sz="0" w:space="0" w:color="auto"/>
        <w:right w:val="none" w:sz="0" w:space="0" w:color="auto"/>
      </w:divBdr>
    </w:div>
    <w:div w:id="1853571396">
      <w:bodyDiv w:val="1"/>
      <w:marLeft w:val="0"/>
      <w:marRight w:val="0"/>
      <w:marTop w:val="0"/>
      <w:marBottom w:val="0"/>
      <w:divBdr>
        <w:top w:val="none" w:sz="0" w:space="0" w:color="auto"/>
        <w:left w:val="none" w:sz="0" w:space="0" w:color="auto"/>
        <w:bottom w:val="none" w:sz="0" w:space="0" w:color="auto"/>
        <w:right w:val="none" w:sz="0" w:space="0" w:color="auto"/>
      </w:divBdr>
    </w:div>
    <w:div w:id="1949849597">
      <w:bodyDiv w:val="1"/>
      <w:marLeft w:val="0"/>
      <w:marRight w:val="0"/>
      <w:marTop w:val="0"/>
      <w:marBottom w:val="0"/>
      <w:divBdr>
        <w:top w:val="none" w:sz="0" w:space="0" w:color="auto"/>
        <w:left w:val="none" w:sz="0" w:space="0" w:color="auto"/>
        <w:bottom w:val="none" w:sz="0" w:space="0" w:color="auto"/>
        <w:right w:val="none" w:sz="0" w:space="0" w:color="auto"/>
      </w:divBdr>
    </w:div>
    <w:div w:id="2093890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cc8af522-7ce8-4cf5-bf84-f989b261db53">HWNW4J3AAJPH-701664838-94390</_dlc_DocId>
    <_dlc_DocIdUrl xmlns="cc8af522-7ce8-4cf5-bf84-f989b261db53">
      <Url>https://abbott.sharepoint.com/teams/CATD/Meddevreg/CEROperations/_layouts/15/DocIdRedir.aspx?ID=HWNW4J3AAJPH-701664838-94390</Url>
      <Description>HWNW4J3AAJPH-701664838-94390</Description>
    </_dlc_DocIdUrl>
    <Comments xmlns="46993d0e-3cb9-4b3f-ae99-4c83f83b14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FFB629DCEDFFF45AE802BA6391D9B83" ma:contentTypeVersion="2006" ma:contentTypeDescription="Create a new document." ma:contentTypeScope="" ma:versionID="bfd6b2fa98903b79e5d12e47cae588f0">
  <xsd:schema xmlns:xsd="http://www.w3.org/2001/XMLSchema" xmlns:xs="http://www.w3.org/2001/XMLSchema" xmlns:p="http://schemas.microsoft.com/office/2006/metadata/properties" xmlns:ns2="cc8af522-7ce8-4cf5-bf84-f989b261db53" xmlns:ns3="46993d0e-3cb9-4b3f-ae99-4c83f83b14ed" xmlns:ns4="a00604cc-5f98-4156-a38d-acbd0e431216" targetNamespace="http://schemas.microsoft.com/office/2006/metadata/properties" ma:root="true" ma:fieldsID="b68fd61d661ed60dcfa595f5b9906545" ns2:_="" ns3:_="" ns4:_="">
    <xsd:import namespace="cc8af522-7ce8-4cf5-bf84-f989b261db53"/>
    <xsd:import namespace="46993d0e-3cb9-4b3f-ae99-4c83f83b14ed"/>
    <xsd:import namespace="a00604cc-5f98-4156-a38d-acbd0e431216"/>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3:MediaServiceEventHashCode" minOccurs="0"/>
                <xsd:element ref="ns3:MediaServiceGenerationTime" minOccurs="0"/>
                <xsd:element ref="ns3:Comments"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8af522-7ce8-4cf5-bf84-f989b261db53"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6993d0e-3cb9-4b3f-ae99-4c83f83b14e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Comments" ma:index="19" nillable="true" ma:displayName="Comments" ma:description="For Historical use" ma:format="Dropdown" ma:internalName="Comments">
      <xsd:simpleType>
        <xsd:restriction base="dms:Text">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00604cc-5f98-4156-a38d-acbd0e43121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B19AFBA-0424-4240-AFA8-7DC47B162C09}">
  <ds:schemaRefs>
    <ds:schemaRef ds:uri="http://schemas.microsoft.com/office/2006/metadata/properties"/>
    <ds:schemaRef ds:uri="http://schemas.microsoft.com/office/infopath/2007/PartnerControls"/>
    <ds:schemaRef ds:uri="cc8af522-7ce8-4cf5-bf84-f989b261db53"/>
    <ds:schemaRef ds:uri="46993d0e-3cb9-4b3f-ae99-4c83f83b14ed"/>
  </ds:schemaRefs>
</ds:datastoreItem>
</file>

<file path=customXml/itemProps2.xml><?xml version="1.0" encoding="utf-8"?>
<ds:datastoreItem xmlns:ds="http://schemas.openxmlformats.org/officeDocument/2006/customXml" ds:itemID="{B24E5C83-6959-497E-8E5F-00865C486C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8af522-7ce8-4cf5-bf84-f989b261db53"/>
    <ds:schemaRef ds:uri="46993d0e-3cb9-4b3f-ae99-4c83f83b14ed"/>
    <ds:schemaRef ds:uri="a00604cc-5f98-4156-a38d-acbd0e4312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B13A91-1858-4088-BC92-9F97CA1EC0BD}">
  <ds:schemaRefs>
    <ds:schemaRef ds:uri="http://schemas.openxmlformats.org/officeDocument/2006/bibliography"/>
  </ds:schemaRefs>
</ds:datastoreItem>
</file>

<file path=customXml/itemProps4.xml><?xml version="1.0" encoding="utf-8"?>
<ds:datastoreItem xmlns:ds="http://schemas.openxmlformats.org/officeDocument/2006/customXml" ds:itemID="{27630E34-5FD6-4B4A-AB05-E400DD7589D5}">
  <ds:schemaRefs>
    <ds:schemaRef ds:uri="http://schemas.microsoft.com/sharepoint/v3/contenttype/forms"/>
  </ds:schemaRefs>
</ds:datastoreItem>
</file>

<file path=customXml/itemProps5.xml><?xml version="1.0" encoding="utf-8"?>
<ds:datastoreItem xmlns:ds="http://schemas.openxmlformats.org/officeDocument/2006/customXml" ds:itemID="{8932B4EF-9E50-43AD-8C93-6D67A0682D41}">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1286</TotalTime>
  <Pages>57</Pages>
  <Words>8110</Words>
  <Characters>46230</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St. Jude Medical</Company>
  <LinksUpToDate>false</LinksUpToDate>
  <CharactersWithSpaces>54232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Clinical Evaluation Report</dc:subject>
  <dc:creator>SJM</dc:creator>
  <dc:description>Clinical Evaluation Report</dc:description>
  <cp:lastModifiedBy>Madhura Ramojwar</cp:lastModifiedBy>
  <cp:revision>15</cp:revision>
  <cp:lastPrinted>2020-08-16T05:27:00Z</cp:lastPrinted>
  <dcterms:created xsi:type="dcterms:W3CDTF">2021-03-17T05:15:00Z</dcterms:created>
  <dcterms:modified xsi:type="dcterms:W3CDTF">2021-04-20T07:47:00Z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43a690db-a757-4253-b90d-8db31a0d75c3</vt:lpwstr>
  </property>
  <property fmtid="{D5CDD505-2E9C-101B-9397-08002B2CF9AE}" pid="3" name="ContentTypeId">
    <vt:lpwstr>0x0101007FFB629DCEDFFF45AE802BA6391D9B83</vt:lpwstr>
  </property>
  <property fmtid="{D5CDD505-2E9C-101B-9397-08002B2CF9AE}" pid="4" name="MSIP_Label_4b5591f2-6b23-403d-aa5f-b6d577f5e572_Enabled">
    <vt:lpwstr>true</vt:lpwstr>
  </property>
  <property fmtid="{D5CDD505-2E9C-101B-9397-08002B2CF9AE}" pid="5" name="MSIP_Label_4b5591f2-6b23-403d-aa5f-b6d577f5e572_SetDate">
    <vt:lpwstr>2021-03-16T09:05:26Z</vt:lpwstr>
  </property>
  <property fmtid="{D5CDD505-2E9C-101B-9397-08002B2CF9AE}" pid="6" name="MSIP_Label_4b5591f2-6b23-403d-aa5f-b6d577f5e572_Method">
    <vt:lpwstr>Standard</vt:lpwstr>
  </property>
  <property fmtid="{D5CDD505-2E9C-101B-9397-08002B2CF9AE}" pid="7" name="MSIP_Label_4b5591f2-6b23-403d-aa5f-b6d577f5e572_Name">
    <vt:lpwstr>4b5591f2-6b23-403d-aa5f-b6d577f5e572</vt:lpwstr>
  </property>
  <property fmtid="{D5CDD505-2E9C-101B-9397-08002B2CF9AE}" pid="8" name="MSIP_Label_4b5591f2-6b23-403d-aa5f-b6d577f5e572_SiteId">
    <vt:lpwstr>311b3378-8e8a-4b5e-a33f-e80a3d8ba60a</vt:lpwstr>
  </property>
  <property fmtid="{D5CDD505-2E9C-101B-9397-08002B2CF9AE}" pid="9" name="MSIP_Label_4b5591f2-6b23-403d-aa5f-b6d577f5e572_ActionId">
    <vt:lpwstr>89acd460-2c98-4744-9fff-00005b6d4973</vt:lpwstr>
  </property>
  <property fmtid="{D5CDD505-2E9C-101B-9397-08002B2CF9AE}" pid="10" name="MSIP_Label_4b5591f2-6b23-403d-aa5f-b6d577f5e572_ContentBits">
    <vt:lpwstr>0</vt:lpwstr>
  </property>
</Properties>
</file>